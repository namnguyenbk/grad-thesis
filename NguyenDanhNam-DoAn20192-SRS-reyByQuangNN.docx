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F9842" w14:textId="77777777" w:rsidR="00236FC2" w:rsidRPr="00D73A80" w:rsidRDefault="00236FC2" w:rsidP="00421549">
      <w:pPr>
        <w:tabs>
          <w:tab w:val="left" w:pos="2490"/>
        </w:tabs>
        <w:spacing w:line="276" w:lineRule="auto"/>
        <w:jc w:val="center"/>
        <w:rPr>
          <w:rFonts w:ascii="Times New Roman" w:eastAsia="Times New Roman" w:hAnsi="Times New Roman" w:cs="Times New Roman"/>
          <w:b/>
          <w:sz w:val="32"/>
          <w:szCs w:val="32"/>
        </w:rPr>
      </w:pPr>
      <w:r w:rsidRPr="00D73A80">
        <w:rPr>
          <w:rFonts w:ascii="Times New Roman" w:eastAsia="Times New Roman" w:hAnsi="Times New Roman" w:cs="Times New Roman"/>
          <w:b/>
          <w:sz w:val="32"/>
          <w:szCs w:val="32"/>
        </w:rPr>
        <w:t>ĐẠI HỌC BÁCH KHOA HÀ NỘI</w:t>
      </w:r>
    </w:p>
    <w:p w14:paraId="4230EABA" w14:textId="77777777" w:rsidR="00236FC2" w:rsidRPr="00D73A80" w:rsidRDefault="00236FC2" w:rsidP="00421549">
      <w:pPr>
        <w:tabs>
          <w:tab w:val="left" w:pos="2490"/>
        </w:tabs>
        <w:spacing w:line="276" w:lineRule="auto"/>
        <w:jc w:val="center"/>
        <w:rPr>
          <w:rFonts w:ascii="Times New Roman" w:eastAsia="Times New Roman" w:hAnsi="Times New Roman" w:cs="Times New Roman"/>
          <w:sz w:val="28"/>
          <w:szCs w:val="32"/>
        </w:rPr>
      </w:pPr>
      <w:r w:rsidRPr="00D73A80">
        <w:rPr>
          <w:rFonts w:ascii="Times New Roman" w:eastAsia="Times New Roman" w:hAnsi="Times New Roman" w:cs="Times New Roman"/>
          <w:sz w:val="28"/>
          <w:szCs w:val="32"/>
        </w:rPr>
        <w:t>VIỆN CÔNG NGHỆ THÔNG TIN &amp; TRUYỀN THÔNG</w:t>
      </w:r>
    </w:p>
    <w:p w14:paraId="69A9B7BC" w14:textId="77777777" w:rsidR="00236FC2" w:rsidRPr="00D73A80" w:rsidRDefault="00236FC2" w:rsidP="00421549">
      <w:pPr>
        <w:tabs>
          <w:tab w:val="center" w:pos="3420"/>
        </w:tabs>
        <w:spacing w:line="276" w:lineRule="auto"/>
        <w:ind w:right="-51"/>
        <w:jc w:val="center"/>
        <w:rPr>
          <w:rFonts w:ascii="Times New Roman" w:eastAsia="Times New Roman" w:hAnsi="Times New Roman" w:cs="Times New Roman"/>
          <w:sz w:val="28"/>
          <w:szCs w:val="28"/>
        </w:rPr>
      </w:pPr>
      <w:r w:rsidRPr="00D73A80">
        <w:rPr>
          <w:rFonts w:ascii="Times New Roman" w:eastAsia="Times New Roman" w:hAnsi="Times New Roman" w:cs="Times New Roman"/>
          <w:sz w:val="28"/>
          <w:szCs w:val="28"/>
        </w:rPr>
        <w:t>-----</w:t>
      </w:r>
      <w:r w:rsidRPr="00D73A80">
        <w:rPr>
          <w:rFonts w:ascii="Times New Roman" w:eastAsia="Times New Roman" w:hAnsi="Times New Roman" w:cs="Times New Roman"/>
          <w:sz w:val="28"/>
          <w:szCs w:val="28"/>
        </w:rPr>
        <w:sym w:font="Wingdings" w:char="F09A"/>
      </w:r>
      <w:r w:rsidRPr="00D73A80">
        <w:rPr>
          <w:rFonts w:ascii="Times New Roman" w:eastAsia="Times New Roman" w:hAnsi="Times New Roman" w:cs="Times New Roman"/>
          <w:sz w:val="28"/>
          <w:szCs w:val="28"/>
        </w:rPr>
        <w:sym w:font="Wingdings" w:char="F09B"/>
      </w:r>
      <w:r w:rsidRPr="00D73A80">
        <w:rPr>
          <w:rFonts w:ascii="Times New Roman" w:eastAsia="Times New Roman" w:hAnsi="Times New Roman" w:cs="Times New Roman"/>
          <w:sz w:val="28"/>
          <w:szCs w:val="28"/>
        </w:rPr>
        <w:sym w:font="Wingdings" w:char="F026"/>
      </w:r>
      <w:r w:rsidRPr="00D73A80">
        <w:rPr>
          <w:rFonts w:ascii="Times New Roman" w:eastAsia="Times New Roman" w:hAnsi="Times New Roman" w:cs="Times New Roman"/>
          <w:sz w:val="28"/>
          <w:szCs w:val="28"/>
        </w:rPr>
        <w:sym w:font="Wingdings" w:char="F09A"/>
      </w:r>
      <w:r w:rsidRPr="00D73A80">
        <w:rPr>
          <w:rFonts w:ascii="Times New Roman" w:eastAsia="Times New Roman" w:hAnsi="Times New Roman" w:cs="Times New Roman"/>
          <w:sz w:val="28"/>
          <w:szCs w:val="28"/>
        </w:rPr>
        <w:sym w:font="Wingdings" w:char="F09B"/>
      </w:r>
      <w:r w:rsidRPr="00D73A80">
        <w:rPr>
          <w:rFonts w:ascii="Times New Roman" w:eastAsia="Times New Roman" w:hAnsi="Times New Roman" w:cs="Times New Roman"/>
          <w:sz w:val="28"/>
          <w:szCs w:val="28"/>
        </w:rPr>
        <w:t>-----</w:t>
      </w:r>
    </w:p>
    <w:p w14:paraId="7589E6FE" w14:textId="42D792B7" w:rsidR="00236FC2" w:rsidRDefault="00236FC2" w:rsidP="00421549">
      <w:pPr>
        <w:spacing w:after="120" w:line="276" w:lineRule="auto"/>
        <w:jc w:val="center"/>
        <w:rPr>
          <w:rFonts w:ascii="Times New Roman" w:eastAsia="Times New Roman" w:hAnsi="Times New Roman" w:cs="Times New Roman"/>
          <w:b/>
          <w:sz w:val="50"/>
          <w:szCs w:val="50"/>
        </w:rPr>
      </w:pPr>
    </w:p>
    <w:p w14:paraId="63245556" w14:textId="03EAC2CD" w:rsidR="00236FC2" w:rsidRDefault="00236FC2" w:rsidP="00421549">
      <w:pPr>
        <w:spacing w:after="120" w:line="276" w:lineRule="auto"/>
        <w:jc w:val="center"/>
        <w:rPr>
          <w:rFonts w:ascii="Times New Roman" w:eastAsia="Times New Roman" w:hAnsi="Times New Roman" w:cs="Times New Roman"/>
          <w:b/>
          <w:sz w:val="50"/>
          <w:szCs w:val="50"/>
        </w:rPr>
      </w:pPr>
    </w:p>
    <w:p w14:paraId="603FDDEE" w14:textId="6333533B" w:rsidR="00236FC2" w:rsidRDefault="00236FC2" w:rsidP="00421549">
      <w:pPr>
        <w:spacing w:after="120" w:line="276" w:lineRule="auto"/>
        <w:jc w:val="center"/>
        <w:rPr>
          <w:rFonts w:ascii="Times New Roman" w:eastAsia="Times New Roman" w:hAnsi="Times New Roman" w:cs="Times New Roman"/>
          <w:b/>
          <w:sz w:val="50"/>
          <w:szCs w:val="50"/>
        </w:rPr>
      </w:pPr>
      <w:r w:rsidRPr="00D73A80">
        <w:rPr>
          <w:rFonts w:ascii="Times New Roman" w:eastAsia="Times New Roman" w:hAnsi="Times New Roman" w:cs="Times New Roman"/>
          <w:b/>
          <w:noProof/>
          <w:sz w:val="30"/>
          <w:szCs w:val="30"/>
        </w:rPr>
        <w:drawing>
          <wp:inline distT="0" distB="0" distL="0" distR="0" wp14:anchorId="430CF01A" wp14:editId="6263DDF9">
            <wp:extent cx="1318260" cy="1934845"/>
            <wp:effectExtent l="0" t="0" r="0" b="8255"/>
            <wp:docPr id="18"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260" cy="1934845"/>
                    </a:xfrm>
                    <a:prstGeom prst="rect">
                      <a:avLst/>
                    </a:prstGeom>
                    <a:noFill/>
                    <a:ln>
                      <a:noFill/>
                    </a:ln>
                  </pic:spPr>
                </pic:pic>
              </a:graphicData>
            </a:graphic>
          </wp:inline>
        </w:drawing>
      </w:r>
    </w:p>
    <w:p w14:paraId="26789C73" w14:textId="77777777" w:rsidR="00236FC2" w:rsidRDefault="00236FC2" w:rsidP="00421549">
      <w:pPr>
        <w:spacing w:after="120" w:line="276" w:lineRule="auto"/>
        <w:rPr>
          <w:rFonts w:ascii="Times New Roman" w:eastAsia="Times New Roman" w:hAnsi="Times New Roman" w:cs="Times New Roman"/>
          <w:b/>
          <w:sz w:val="50"/>
          <w:szCs w:val="50"/>
        </w:rPr>
      </w:pPr>
    </w:p>
    <w:p w14:paraId="1DCFBB41" w14:textId="2873978E" w:rsidR="00236FC2" w:rsidRPr="00D73A80" w:rsidRDefault="00236FC2" w:rsidP="00421549">
      <w:pPr>
        <w:spacing w:after="120" w:line="276" w:lineRule="auto"/>
        <w:jc w:val="center"/>
        <w:rPr>
          <w:rFonts w:ascii="Times New Roman" w:eastAsia="Times New Roman" w:hAnsi="Times New Roman" w:cs="Times New Roman"/>
          <w:b/>
          <w:sz w:val="50"/>
          <w:szCs w:val="50"/>
        </w:rPr>
      </w:pPr>
      <w:r w:rsidRPr="00D73A80">
        <w:rPr>
          <w:rFonts w:ascii="Times New Roman" w:eastAsia="Times New Roman" w:hAnsi="Times New Roman" w:cs="Times New Roman"/>
          <w:b/>
          <w:sz w:val="50"/>
          <w:szCs w:val="50"/>
        </w:rPr>
        <w:t>PHÂN TÍCH YÊU CẦU</w:t>
      </w:r>
    </w:p>
    <w:p w14:paraId="454F6D5A" w14:textId="46584922" w:rsidR="00236FC2" w:rsidRDefault="00236FC2" w:rsidP="00421549">
      <w:pPr>
        <w:spacing w:after="120" w:line="276" w:lineRule="auto"/>
        <w:jc w:val="center"/>
        <w:rPr>
          <w:rFonts w:ascii="Times New Roman" w:eastAsia="Times New Roman" w:hAnsi="Times New Roman" w:cs="Times New Roman"/>
          <w:sz w:val="36"/>
          <w:szCs w:val="42"/>
        </w:rPr>
      </w:pPr>
      <w:r w:rsidRPr="00D73A80">
        <w:rPr>
          <w:rFonts w:ascii="Times New Roman" w:eastAsia="Times New Roman" w:hAnsi="Times New Roman" w:cs="Times New Roman"/>
          <w:sz w:val="36"/>
          <w:szCs w:val="42"/>
        </w:rPr>
        <w:t xml:space="preserve">HỌC PHẦN: </w:t>
      </w:r>
      <w:r>
        <w:rPr>
          <w:rFonts w:ascii="Times New Roman" w:eastAsia="Times New Roman" w:hAnsi="Times New Roman" w:cs="Times New Roman"/>
          <w:sz w:val="36"/>
          <w:szCs w:val="42"/>
        </w:rPr>
        <w:t>ĐỒ ÁN TỐT NGHIỆP CỬ NHÂN</w:t>
      </w:r>
    </w:p>
    <w:p w14:paraId="352BCD0A" w14:textId="77777777" w:rsidR="00236FC2" w:rsidRDefault="00236FC2" w:rsidP="00421549">
      <w:pPr>
        <w:spacing w:after="120" w:line="276" w:lineRule="auto"/>
        <w:rPr>
          <w:rFonts w:ascii="Times New Roman" w:eastAsia="Times New Roman" w:hAnsi="Times New Roman" w:cs="Times New Roman"/>
          <w:sz w:val="36"/>
          <w:szCs w:val="42"/>
        </w:rPr>
      </w:pPr>
    </w:p>
    <w:p w14:paraId="494DFF1B" w14:textId="0F5B133D" w:rsidR="00236FC2" w:rsidRDefault="00236FC2" w:rsidP="00421549">
      <w:pPr>
        <w:spacing w:after="120" w:line="276" w:lineRule="auto"/>
        <w:jc w:val="center"/>
        <w:rPr>
          <w:rFonts w:ascii="Times New Roman" w:eastAsia="Times New Roman" w:hAnsi="Times New Roman" w:cs="Times New Roman"/>
          <w:sz w:val="36"/>
          <w:szCs w:val="42"/>
          <w:lang w:val="vi-VN"/>
        </w:rPr>
      </w:pPr>
      <w:r>
        <w:rPr>
          <w:rFonts w:ascii="Times New Roman" w:eastAsia="Times New Roman" w:hAnsi="Times New Roman" w:cs="Times New Roman"/>
          <w:sz w:val="36"/>
          <w:szCs w:val="42"/>
        </w:rPr>
        <w:t>ĐỀ TÀI</w:t>
      </w:r>
      <w:r>
        <w:rPr>
          <w:rFonts w:ascii="Times New Roman" w:eastAsia="Times New Roman" w:hAnsi="Times New Roman" w:cs="Times New Roman"/>
          <w:sz w:val="36"/>
          <w:szCs w:val="42"/>
          <w:lang w:val="vi-VN"/>
        </w:rPr>
        <w:t xml:space="preserve">: XÂY DỰNG HỆ THỐNG XEM PHIM </w:t>
      </w:r>
      <w:del w:id="1" w:author="quang.nguyen@aitokyolab.com" w:date="2020-02-12T11:42:00Z">
        <w:r w:rsidDel="00667C0E">
          <w:rPr>
            <w:rFonts w:ascii="Times New Roman" w:eastAsia="Times New Roman" w:hAnsi="Times New Roman" w:cs="Times New Roman"/>
            <w:sz w:val="36"/>
            <w:szCs w:val="42"/>
            <w:lang w:val="vi-VN"/>
          </w:rPr>
          <w:delText xml:space="preserve">ONLINE </w:delText>
        </w:r>
      </w:del>
      <w:ins w:id="2" w:author="quang.nguyen@aitokyolab.com" w:date="2020-02-12T11:42:00Z">
        <w:r w:rsidR="00667C0E">
          <w:rPr>
            <w:rFonts w:ascii="Times New Roman" w:eastAsia="Times New Roman" w:hAnsi="Times New Roman" w:cs="Times New Roman"/>
            <w:sz w:val="36"/>
            <w:szCs w:val="42"/>
          </w:rPr>
          <w:t>TRỰC TUYẾN</w:t>
        </w:r>
        <w:r w:rsidR="00667C0E">
          <w:rPr>
            <w:rFonts w:ascii="Times New Roman" w:eastAsia="Times New Roman" w:hAnsi="Times New Roman" w:cs="Times New Roman"/>
            <w:sz w:val="36"/>
            <w:szCs w:val="42"/>
            <w:lang w:val="vi-VN"/>
          </w:rPr>
          <w:t xml:space="preserve"> </w:t>
        </w:r>
      </w:ins>
      <w:r>
        <w:rPr>
          <w:rFonts w:ascii="Times New Roman" w:eastAsia="Times New Roman" w:hAnsi="Times New Roman" w:cs="Times New Roman"/>
          <w:sz w:val="36"/>
          <w:szCs w:val="42"/>
          <w:lang w:val="vi-VN"/>
        </w:rPr>
        <w:t xml:space="preserve">TÍCH HỢP </w:t>
      </w:r>
      <w:del w:id="3" w:author="quang.nguyen@aitokyolab.com" w:date="2020-02-12T11:43:00Z">
        <w:r w:rsidDel="00667C0E">
          <w:rPr>
            <w:rFonts w:ascii="Times New Roman" w:eastAsia="Times New Roman" w:hAnsi="Times New Roman" w:cs="Times New Roman"/>
            <w:sz w:val="36"/>
            <w:szCs w:val="42"/>
            <w:lang w:val="vi-VN"/>
          </w:rPr>
          <w:delText xml:space="preserve">VỚI </w:delText>
        </w:r>
      </w:del>
      <w:del w:id="4" w:author="quang.nguyen@aitokyolab.com" w:date="2020-02-12T11:42:00Z">
        <w:r w:rsidDel="00667C0E">
          <w:rPr>
            <w:rFonts w:ascii="Times New Roman" w:eastAsia="Times New Roman" w:hAnsi="Times New Roman" w:cs="Times New Roman"/>
            <w:sz w:val="36"/>
            <w:szCs w:val="42"/>
            <w:lang w:val="vi-VN"/>
          </w:rPr>
          <w:delText>HỆ THỐNG</w:delText>
        </w:r>
      </w:del>
      <w:ins w:id="5" w:author="quang.nguyen@aitokyolab.com" w:date="2020-02-12T11:42:00Z">
        <w:r w:rsidR="00667C0E">
          <w:rPr>
            <w:rFonts w:ascii="Times New Roman" w:eastAsia="Times New Roman" w:hAnsi="Times New Roman" w:cs="Times New Roman"/>
            <w:sz w:val="36"/>
            <w:szCs w:val="42"/>
          </w:rPr>
          <w:t>CHỨC NĂNG</w:t>
        </w:r>
      </w:ins>
      <w:r>
        <w:rPr>
          <w:rFonts w:ascii="Times New Roman" w:eastAsia="Times New Roman" w:hAnsi="Times New Roman" w:cs="Times New Roman"/>
          <w:sz w:val="36"/>
          <w:szCs w:val="42"/>
          <w:lang w:val="vi-VN"/>
        </w:rPr>
        <w:t xml:space="preserve"> GỢI Ý</w:t>
      </w:r>
    </w:p>
    <w:p w14:paraId="13AEB20F" w14:textId="2FF1B834" w:rsidR="00236FC2" w:rsidRDefault="00236FC2" w:rsidP="00421549">
      <w:pPr>
        <w:spacing w:after="120" w:line="276" w:lineRule="auto"/>
        <w:jc w:val="center"/>
        <w:rPr>
          <w:rFonts w:ascii="Times New Roman" w:eastAsia="Times New Roman" w:hAnsi="Times New Roman" w:cs="Times New Roman"/>
          <w:sz w:val="36"/>
          <w:szCs w:val="42"/>
          <w:lang w:val="vi-VN"/>
        </w:rPr>
      </w:pPr>
    </w:p>
    <w:p w14:paraId="6734610F" w14:textId="5F7C7B60" w:rsidR="00236FC2" w:rsidRDefault="00236FC2" w:rsidP="00421549">
      <w:pPr>
        <w:spacing w:after="120" w:line="276" w:lineRule="auto"/>
        <w:rPr>
          <w:rFonts w:ascii="Times New Roman" w:eastAsia="Times New Roman" w:hAnsi="Times New Roman" w:cs="Times New Roman"/>
          <w:sz w:val="36"/>
          <w:szCs w:val="42"/>
          <w:lang w:val="vi-VN"/>
        </w:rPr>
      </w:pPr>
    </w:p>
    <w:p w14:paraId="4596068A" w14:textId="498AFEFA" w:rsidR="00236FC2" w:rsidRDefault="00236FC2" w:rsidP="00421549">
      <w:pPr>
        <w:spacing w:after="120" w:line="276" w:lineRule="auto"/>
        <w:jc w:val="center"/>
        <w:rPr>
          <w:rFonts w:ascii="Times New Roman" w:eastAsia="Times New Roman" w:hAnsi="Times New Roman" w:cs="Times New Roman"/>
          <w:sz w:val="36"/>
          <w:szCs w:val="42"/>
          <w:lang w:val="vi-VN"/>
        </w:rPr>
      </w:pPr>
      <w:r>
        <w:rPr>
          <w:rFonts w:ascii="Times New Roman" w:eastAsia="Times New Roman" w:hAnsi="Times New Roman" w:cs="Times New Roman"/>
          <w:sz w:val="36"/>
          <w:szCs w:val="42"/>
          <w:lang w:val="vi-VN"/>
        </w:rPr>
        <w:t>Sinh viên: Nguyễn Danh Nam</w:t>
      </w:r>
    </w:p>
    <w:p w14:paraId="30EF80E0" w14:textId="0546D26E" w:rsidR="00236FC2" w:rsidRDefault="00236FC2" w:rsidP="00421549">
      <w:pPr>
        <w:spacing w:after="120" w:line="276" w:lineRule="auto"/>
        <w:jc w:val="center"/>
        <w:rPr>
          <w:rFonts w:ascii="Times New Roman" w:eastAsia="Times New Roman" w:hAnsi="Times New Roman" w:cs="Times New Roman"/>
          <w:sz w:val="36"/>
          <w:szCs w:val="42"/>
          <w:lang w:val="vi-VN"/>
        </w:rPr>
      </w:pPr>
      <w:r>
        <w:rPr>
          <w:rFonts w:ascii="Times New Roman" w:eastAsia="Times New Roman" w:hAnsi="Times New Roman" w:cs="Times New Roman"/>
          <w:sz w:val="36"/>
          <w:szCs w:val="42"/>
          <w:lang w:val="vi-VN"/>
        </w:rPr>
        <w:t>MSSV: 20166477  CN-CNTT K61</w:t>
      </w:r>
    </w:p>
    <w:p w14:paraId="36865697" w14:textId="7661BFF5" w:rsidR="00236FC2" w:rsidRPr="00D91121" w:rsidRDefault="00236FC2" w:rsidP="00421549">
      <w:pPr>
        <w:spacing w:after="120" w:line="276" w:lineRule="auto"/>
        <w:jc w:val="center"/>
        <w:rPr>
          <w:rFonts w:ascii="Times New Roman" w:eastAsia="Times New Roman" w:hAnsi="Times New Roman" w:cs="Times New Roman"/>
          <w:sz w:val="36"/>
          <w:szCs w:val="42"/>
          <w:lang w:val="vi-VN"/>
        </w:rPr>
      </w:pPr>
      <w:r>
        <w:rPr>
          <w:rFonts w:ascii="Times New Roman" w:eastAsia="Times New Roman" w:hAnsi="Times New Roman" w:cs="Times New Roman"/>
          <w:sz w:val="36"/>
          <w:szCs w:val="42"/>
          <w:lang w:val="vi-VN"/>
        </w:rPr>
        <w:t>Giảng viên hướng dẫn: TS. Nguyễn Nhật Qua</w:t>
      </w:r>
      <w:r w:rsidR="00D91121">
        <w:rPr>
          <w:rFonts w:ascii="Times New Roman" w:eastAsia="Times New Roman" w:hAnsi="Times New Roman" w:cs="Times New Roman"/>
          <w:sz w:val="36"/>
          <w:szCs w:val="42"/>
          <w:lang w:val="vi-VN"/>
        </w:rPr>
        <w:t>ng</w:t>
      </w:r>
    </w:p>
    <w:sdt>
      <w:sdtPr>
        <w:rPr>
          <w:rFonts w:asciiTheme="minorHAnsi" w:eastAsiaTheme="minorHAnsi" w:hAnsiTheme="minorHAnsi" w:cstheme="minorBidi"/>
          <w:b w:val="0"/>
          <w:bCs w:val="0"/>
          <w:color w:val="auto"/>
          <w:sz w:val="24"/>
          <w:szCs w:val="24"/>
        </w:rPr>
        <w:id w:val="373362532"/>
        <w:docPartObj>
          <w:docPartGallery w:val="Table of Contents"/>
          <w:docPartUnique/>
        </w:docPartObj>
      </w:sdtPr>
      <w:sdtEndPr>
        <w:rPr>
          <w:noProof/>
        </w:rPr>
      </w:sdtEndPr>
      <w:sdtContent>
        <w:p w14:paraId="648632B9" w14:textId="77777777" w:rsidR="00236FC2" w:rsidRDefault="00236FC2" w:rsidP="00421549">
          <w:pPr>
            <w:pStyle w:val="TOCHeading"/>
          </w:pPr>
        </w:p>
        <w:p w14:paraId="3D957CB5" w14:textId="5256BC64" w:rsidR="00236FC2" w:rsidRPr="00421549" w:rsidRDefault="00236FC2" w:rsidP="00421549">
          <w:pPr>
            <w:pStyle w:val="TOCHeading"/>
            <w:rPr>
              <w:rFonts w:ascii="Times New Roman" w:hAnsi="Times New Roman" w:cs="Times New Roman"/>
              <w:color w:val="000000" w:themeColor="text1"/>
            </w:rPr>
          </w:pPr>
          <w:r w:rsidRPr="00421549">
            <w:rPr>
              <w:rFonts w:ascii="Times New Roman" w:hAnsi="Times New Roman" w:cs="Times New Roman"/>
              <w:color w:val="000000" w:themeColor="text1"/>
            </w:rPr>
            <w:t>Mục lục</w:t>
          </w:r>
        </w:p>
        <w:p w14:paraId="61F8994E" w14:textId="44CF5545" w:rsidR="00236FC2" w:rsidRDefault="00236FC2" w:rsidP="00421549">
          <w:pPr>
            <w:pStyle w:val="TOC1"/>
            <w:tabs>
              <w:tab w:val="right" w:leader="dot" w:pos="9350"/>
            </w:tabs>
            <w:spacing w:line="276" w:lineRule="auto"/>
            <w:rPr>
              <w:noProof/>
            </w:rPr>
          </w:pPr>
          <w:r>
            <w:rPr>
              <w:b w:val="0"/>
              <w:bCs w:val="0"/>
            </w:rPr>
            <w:fldChar w:fldCharType="begin"/>
          </w:r>
          <w:r>
            <w:instrText xml:space="preserve"> TOC \o "1-3" \h \z \u </w:instrText>
          </w:r>
          <w:r>
            <w:rPr>
              <w:b w:val="0"/>
              <w:bCs w:val="0"/>
            </w:rPr>
            <w:fldChar w:fldCharType="separate"/>
          </w:r>
          <w:r w:rsidR="005945D6">
            <w:rPr>
              <w:noProof/>
            </w:rPr>
            <w:fldChar w:fldCharType="begin"/>
          </w:r>
          <w:r w:rsidR="005945D6">
            <w:rPr>
              <w:noProof/>
            </w:rPr>
            <w:instrText xml:space="preserve"> HYPERLINK \l "_Toc31843424" </w:instrText>
          </w:r>
          <w:ins w:id="6" w:author="Nguyen Danh Nam 20166477" w:date="2020-02-15T17:47:00Z">
            <w:r w:rsidR="006854A2">
              <w:rPr>
                <w:noProof/>
              </w:rPr>
            </w:r>
          </w:ins>
          <w:r w:rsidR="005945D6">
            <w:rPr>
              <w:noProof/>
            </w:rPr>
            <w:fldChar w:fldCharType="separate"/>
          </w:r>
          <w:r w:rsidRPr="001965A8">
            <w:rPr>
              <w:rStyle w:val="Hyperlink"/>
              <w:rFonts w:ascii="Times New Roman" w:hAnsi="Times New Roman" w:cs="Times New Roman"/>
              <w:noProof/>
            </w:rPr>
            <w:t>1. Giới thiệu</w:t>
          </w:r>
          <w:r>
            <w:rPr>
              <w:noProof/>
              <w:webHidden/>
            </w:rPr>
            <w:tab/>
          </w:r>
          <w:r>
            <w:rPr>
              <w:noProof/>
              <w:webHidden/>
            </w:rPr>
            <w:fldChar w:fldCharType="begin"/>
          </w:r>
          <w:r>
            <w:rPr>
              <w:noProof/>
              <w:webHidden/>
            </w:rPr>
            <w:instrText xml:space="preserve"> PAGEREF _Toc31843424 \h </w:instrText>
          </w:r>
          <w:r>
            <w:rPr>
              <w:noProof/>
              <w:webHidden/>
            </w:rPr>
          </w:r>
          <w:r>
            <w:rPr>
              <w:noProof/>
              <w:webHidden/>
            </w:rPr>
            <w:fldChar w:fldCharType="separate"/>
          </w:r>
          <w:ins w:id="7" w:author="Nguyen Danh Nam 20166477" w:date="2020-02-15T17:47:00Z">
            <w:r w:rsidR="006854A2">
              <w:rPr>
                <w:noProof/>
                <w:webHidden/>
              </w:rPr>
              <w:t>5</w:t>
            </w:r>
          </w:ins>
          <w:del w:id="8" w:author="Nguyen Danh Nam 20166477" w:date="2020-02-15T17:47:00Z">
            <w:r w:rsidDel="006854A2">
              <w:rPr>
                <w:noProof/>
                <w:webHidden/>
              </w:rPr>
              <w:delText>1</w:delText>
            </w:r>
          </w:del>
          <w:r>
            <w:rPr>
              <w:noProof/>
              <w:webHidden/>
            </w:rPr>
            <w:fldChar w:fldCharType="end"/>
          </w:r>
          <w:r w:rsidR="005945D6">
            <w:rPr>
              <w:noProof/>
            </w:rPr>
            <w:fldChar w:fldCharType="end"/>
          </w:r>
        </w:p>
        <w:p w14:paraId="191E3E6D" w14:textId="69158E21" w:rsidR="00236FC2" w:rsidRDefault="005945D6" w:rsidP="006854A2">
          <w:pPr>
            <w:pStyle w:val="TOC2"/>
            <w:rPr>
              <w:noProof/>
            </w:rPr>
            <w:pPrChange w:id="9"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"_Toc31843425" </w:instrText>
          </w:r>
          <w:ins w:id="10"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 xml:space="preserve">1.1 </w:t>
          </w:r>
          <w:r w:rsidR="00236FC2" w:rsidRPr="001965A8">
            <w:rPr>
              <w:rStyle w:val="Hyperlink"/>
              <w:rFonts w:ascii="Times New Roman" w:hAnsi="Times New Roman" w:cs="Times New Roman"/>
              <w:noProof/>
            </w:rPr>
            <w:t>M</w:t>
          </w:r>
          <w:r w:rsidR="00236FC2" w:rsidRPr="001965A8">
            <w:rPr>
              <w:rStyle w:val="Hyperlink"/>
              <w:rFonts w:ascii="Times New Roman" w:hAnsi="Times New Roman" w:cs="Times New Roman"/>
              <w:noProof/>
              <w:lang w:val="vi-VN"/>
            </w:rPr>
            <w:t>ục đích</w:t>
          </w:r>
          <w:r w:rsidR="00236FC2">
            <w:rPr>
              <w:noProof/>
              <w:webHidden/>
            </w:rPr>
            <w:tab/>
          </w:r>
          <w:r w:rsidR="00236FC2">
            <w:rPr>
              <w:noProof/>
              <w:webHidden/>
            </w:rPr>
            <w:fldChar w:fldCharType="begin"/>
          </w:r>
          <w:r w:rsidR="00236FC2">
            <w:rPr>
              <w:noProof/>
              <w:webHidden/>
            </w:rPr>
            <w:instrText xml:space="preserve"> PAGEREF _Toc31843425 \h </w:instrText>
          </w:r>
          <w:r w:rsidR="00236FC2">
            <w:rPr>
              <w:noProof/>
              <w:webHidden/>
            </w:rPr>
          </w:r>
          <w:r w:rsidR="00236FC2">
            <w:rPr>
              <w:noProof/>
              <w:webHidden/>
            </w:rPr>
            <w:fldChar w:fldCharType="separate"/>
          </w:r>
          <w:ins w:id="11" w:author="Nguyen Danh Nam 20166477" w:date="2020-02-15T17:47:00Z">
            <w:r w:rsidR="006854A2">
              <w:rPr>
                <w:noProof/>
                <w:webHidden/>
              </w:rPr>
              <w:t>5</w:t>
            </w:r>
          </w:ins>
          <w:del w:id="12"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384D888E" w14:textId="768445C6" w:rsidR="00236FC2" w:rsidRDefault="005945D6" w:rsidP="006854A2">
          <w:pPr>
            <w:pStyle w:val="TOC2"/>
            <w:rPr>
              <w:noProof/>
            </w:rPr>
            <w:pPrChange w:id="13"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"_Toc31843426" </w:instrText>
          </w:r>
          <w:ins w:id="14"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1.2 Phạm vi</w:t>
          </w:r>
          <w:r w:rsidR="00236FC2">
            <w:rPr>
              <w:noProof/>
              <w:webHidden/>
            </w:rPr>
            <w:tab/>
          </w:r>
          <w:r w:rsidR="00236FC2">
            <w:rPr>
              <w:noProof/>
              <w:webHidden/>
            </w:rPr>
            <w:fldChar w:fldCharType="begin"/>
          </w:r>
          <w:r w:rsidR="00236FC2">
            <w:rPr>
              <w:noProof/>
              <w:webHidden/>
            </w:rPr>
            <w:instrText xml:space="preserve"> PAGEREF _Toc31843426 \h </w:instrText>
          </w:r>
          <w:r w:rsidR="00236FC2">
            <w:rPr>
              <w:noProof/>
              <w:webHidden/>
            </w:rPr>
          </w:r>
          <w:r w:rsidR="00236FC2">
            <w:rPr>
              <w:noProof/>
              <w:webHidden/>
            </w:rPr>
            <w:fldChar w:fldCharType="separate"/>
          </w:r>
          <w:ins w:id="15" w:author="Nguyen Danh Nam 20166477" w:date="2020-02-15T17:47:00Z">
            <w:r w:rsidR="006854A2">
              <w:rPr>
                <w:noProof/>
                <w:webHidden/>
              </w:rPr>
              <w:t>5</w:t>
            </w:r>
          </w:ins>
          <w:del w:id="16"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117C88D4" w14:textId="7E10DCAA" w:rsidR="00236FC2" w:rsidRDefault="005945D6" w:rsidP="006854A2">
          <w:pPr>
            <w:pStyle w:val="TOC2"/>
            <w:rPr>
              <w:noProof/>
            </w:rPr>
            <w:pPrChange w:id="17"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"_Toc31843427" </w:instrText>
          </w:r>
          <w:ins w:id="18"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1.3 Định nghĩa</w:t>
          </w:r>
          <w:r w:rsidR="00236FC2">
            <w:rPr>
              <w:noProof/>
              <w:webHidden/>
            </w:rPr>
            <w:tab/>
          </w:r>
          <w:r w:rsidR="00236FC2">
            <w:rPr>
              <w:noProof/>
              <w:webHidden/>
            </w:rPr>
            <w:fldChar w:fldCharType="begin"/>
          </w:r>
          <w:r w:rsidR="00236FC2">
            <w:rPr>
              <w:noProof/>
              <w:webHidden/>
            </w:rPr>
            <w:instrText xml:space="preserve"> PAGEREF _Toc31843427 \h </w:instrText>
          </w:r>
          <w:r w:rsidR="00236FC2">
            <w:rPr>
              <w:noProof/>
              <w:webHidden/>
            </w:rPr>
          </w:r>
          <w:r w:rsidR="00236FC2">
            <w:rPr>
              <w:noProof/>
              <w:webHidden/>
            </w:rPr>
            <w:fldChar w:fldCharType="separate"/>
          </w:r>
          <w:ins w:id="19" w:author="Nguyen Danh Nam 20166477" w:date="2020-02-15T17:47:00Z">
            <w:r w:rsidR="006854A2">
              <w:rPr>
                <w:noProof/>
                <w:webHidden/>
              </w:rPr>
              <w:t>5</w:t>
            </w:r>
          </w:ins>
          <w:del w:id="20"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7199ED4D" w14:textId="4079B827" w:rsidR="00236FC2" w:rsidRDefault="005945D6" w:rsidP="006854A2">
          <w:pPr>
            <w:pStyle w:val="TOC2"/>
            <w:rPr>
              <w:noProof/>
            </w:rPr>
            <w:pPrChange w:id="21"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"_Toc31843428" </w:instrText>
          </w:r>
          <w:ins w:id="22"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1.4 Tài liệu tham khảo</w:t>
          </w:r>
          <w:r w:rsidR="00236FC2">
            <w:rPr>
              <w:noProof/>
              <w:webHidden/>
            </w:rPr>
            <w:tab/>
          </w:r>
          <w:r w:rsidR="00236FC2">
            <w:rPr>
              <w:noProof/>
              <w:webHidden/>
            </w:rPr>
            <w:fldChar w:fldCharType="begin"/>
          </w:r>
          <w:r w:rsidR="00236FC2">
            <w:rPr>
              <w:noProof/>
              <w:webHidden/>
            </w:rPr>
            <w:instrText xml:space="preserve"> PAGEREF _Toc31843428 \h </w:instrText>
          </w:r>
          <w:r w:rsidR="00236FC2">
            <w:rPr>
              <w:noProof/>
              <w:webHidden/>
            </w:rPr>
          </w:r>
          <w:r w:rsidR="00236FC2">
            <w:rPr>
              <w:noProof/>
              <w:webHidden/>
            </w:rPr>
            <w:fldChar w:fldCharType="separate"/>
          </w:r>
          <w:ins w:id="23" w:author="Nguyen Danh Nam 20166477" w:date="2020-02-15T17:47:00Z">
            <w:r w:rsidR="006854A2">
              <w:rPr>
                <w:noProof/>
                <w:webHidden/>
              </w:rPr>
              <w:t>5</w:t>
            </w:r>
          </w:ins>
          <w:del w:id="24"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39319D55" w14:textId="786E85C5" w:rsidR="00236FC2" w:rsidRDefault="005945D6" w:rsidP="006854A2">
          <w:pPr>
            <w:pStyle w:val="TOC2"/>
            <w:rPr>
              <w:noProof/>
            </w:rPr>
            <w:pPrChange w:id="25"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"_Toc31843429" </w:instrText>
          </w:r>
          <w:ins w:id="26"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1.5 Cấu trúc tài liệu</w:t>
          </w:r>
          <w:r w:rsidR="00236FC2">
            <w:rPr>
              <w:noProof/>
              <w:webHidden/>
            </w:rPr>
            <w:tab/>
          </w:r>
          <w:r w:rsidR="00236FC2">
            <w:rPr>
              <w:noProof/>
              <w:webHidden/>
            </w:rPr>
            <w:fldChar w:fldCharType="begin"/>
          </w:r>
          <w:r w:rsidR="00236FC2">
            <w:rPr>
              <w:noProof/>
              <w:webHidden/>
            </w:rPr>
            <w:instrText xml:space="preserve"> PAGEREF _Toc31843429 \h </w:instrText>
          </w:r>
          <w:r w:rsidR="00236FC2">
            <w:rPr>
              <w:noProof/>
              <w:webHidden/>
            </w:rPr>
          </w:r>
          <w:r w:rsidR="00236FC2">
            <w:rPr>
              <w:noProof/>
              <w:webHidden/>
            </w:rPr>
            <w:fldChar w:fldCharType="separate"/>
          </w:r>
          <w:ins w:id="27" w:author="Nguyen Danh Nam 20166477" w:date="2020-02-15T17:47:00Z">
            <w:r w:rsidR="006854A2">
              <w:rPr>
                <w:noProof/>
                <w:webHidden/>
              </w:rPr>
              <w:t>5</w:t>
            </w:r>
          </w:ins>
          <w:del w:id="28"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3F6D912F" w14:textId="2B82F30B" w:rsidR="00236FC2" w:rsidRDefault="005945D6" w:rsidP="00421549">
          <w:pPr>
            <w:pStyle w:val="TOC1"/>
            <w:tabs>
              <w:tab w:val="right" w:leader="dot" w:pos="9350"/>
            </w:tabs>
            <w:spacing w:line="276" w:lineRule="auto"/>
            <w:rPr>
              <w:noProof/>
            </w:rPr>
          </w:pPr>
          <w:r>
            <w:rPr>
              <w:noProof/>
            </w:rPr>
            <w:fldChar w:fldCharType="begin"/>
          </w:r>
          <w:r>
            <w:rPr>
              <w:noProof/>
            </w:rPr>
            <w:instrText xml:space="preserve"> HYPERLINK \l "_Toc31843430" </w:instrText>
          </w:r>
          <w:ins w:id="29"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2. Yêu cầu chi tiết</w:t>
          </w:r>
          <w:r w:rsidR="00236FC2">
            <w:rPr>
              <w:noProof/>
              <w:webHidden/>
            </w:rPr>
            <w:tab/>
          </w:r>
          <w:r w:rsidR="00236FC2">
            <w:rPr>
              <w:noProof/>
              <w:webHidden/>
            </w:rPr>
            <w:fldChar w:fldCharType="begin"/>
          </w:r>
          <w:r w:rsidR="00236FC2">
            <w:rPr>
              <w:noProof/>
              <w:webHidden/>
            </w:rPr>
            <w:instrText xml:space="preserve"> PAGEREF _Toc31843430 \h </w:instrText>
          </w:r>
          <w:r w:rsidR="00236FC2">
            <w:rPr>
              <w:noProof/>
              <w:webHidden/>
            </w:rPr>
          </w:r>
          <w:r w:rsidR="00236FC2">
            <w:rPr>
              <w:noProof/>
              <w:webHidden/>
            </w:rPr>
            <w:fldChar w:fldCharType="separate"/>
          </w:r>
          <w:ins w:id="30" w:author="Nguyen Danh Nam 20166477" w:date="2020-02-15T17:47:00Z">
            <w:r w:rsidR="006854A2">
              <w:rPr>
                <w:noProof/>
                <w:webHidden/>
              </w:rPr>
              <w:t>6</w:t>
            </w:r>
          </w:ins>
          <w:del w:id="31"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6967809A" w14:textId="35B1A8E5" w:rsidR="00236FC2" w:rsidRDefault="005945D6" w:rsidP="006854A2">
          <w:pPr>
            <w:pStyle w:val="TOC2"/>
            <w:rPr>
              <w:noProof/>
            </w:rPr>
            <w:pPrChange w:id="32" w:author="Nguyen Danh Nam 20166477" w:date="2020-02-15T17:47:00Z">
              <w:pPr>
                <w:pStyle w:val="TOC2"/>
                <w:tabs>
                  <w:tab w:val="right" w:leader="dot" w:pos="9350"/>
                </w:tabs>
                <w:spacing w:line="276" w:lineRule="auto"/>
              </w:pPr>
            </w:pPrChange>
          </w:pPr>
          <w:r>
            <w:rPr>
              <w:noProof/>
            </w:rPr>
            <w:fldChar w:fldCharType="begin"/>
          </w:r>
          <w:r>
            <w:rPr>
              <w:noProof/>
            </w:rPr>
            <w:instrText xml:space="preserve"> HYPERLINK \l "_Toc31843431" </w:instrText>
          </w:r>
          <w:ins w:id="33"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2</w:t>
          </w:r>
          <w:r w:rsidR="00236FC2" w:rsidRPr="001965A8">
            <w:rPr>
              <w:rStyle w:val="Hyperlink"/>
              <w:rFonts w:ascii="Times New Roman" w:hAnsi="Times New Roman" w:cs="Times New Roman"/>
              <w:noProof/>
            </w:rPr>
            <w:t>.1 Yêu cầu chức năng</w:t>
          </w:r>
          <w:r w:rsidR="00236FC2">
            <w:rPr>
              <w:noProof/>
              <w:webHidden/>
            </w:rPr>
            <w:tab/>
          </w:r>
          <w:r w:rsidR="00236FC2">
            <w:rPr>
              <w:noProof/>
              <w:webHidden/>
            </w:rPr>
            <w:fldChar w:fldCharType="begin"/>
          </w:r>
          <w:r w:rsidR="00236FC2">
            <w:rPr>
              <w:noProof/>
              <w:webHidden/>
            </w:rPr>
            <w:instrText xml:space="preserve"> PAGEREF _Toc31843431 \h </w:instrText>
          </w:r>
          <w:r w:rsidR="00236FC2">
            <w:rPr>
              <w:noProof/>
              <w:webHidden/>
            </w:rPr>
          </w:r>
          <w:r w:rsidR="00236FC2">
            <w:rPr>
              <w:noProof/>
              <w:webHidden/>
            </w:rPr>
            <w:fldChar w:fldCharType="separate"/>
          </w:r>
          <w:ins w:id="34" w:author="Nguyen Danh Nam 20166477" w:date="2020-02-15T17:47:00Z">
            <w:r w:rsidR="006854A2">
              <w:rPr>
                <w:noProof/>
                <w:webHidden/>
              </w:rPr>
              <w:t>6</w:t>
            </w:r>
          </w:ins>
          <w:del w:id="35" w:author="Nguyen Danh Nam 20166477" w:date="2020-02-15T17:47:00Z">
            <w:r w:rsidR="00236FC2" w:rsidDel="006854A2">
              <w:rPr>
                <w:noProof/>
                <w:webHidden/>
              </w:rPr>
              <w:delText>1</w:delText>
            </w:r>
          </w:del>
          <w:r w:rsidR="00236FC2">
            <w:rPr>
              <w:noProof/>
              <w:webHidden/>
            </w:rPr>
            <w:fldChar w:fldCharType="end"/>
          </w:r>
          <w:r>
            <w:rPr>
              <w:noProof/>
            </w:rPr>
            <w:fldChar w:fldCharType="end"/>
          </w:r>
        </w:p>
        <w:p w14:paraId="53EB428B" w14:textId="2581E6CC" w:rsidR="00D91121" w:rsidRPr="00D91121" w:rsidRDefault="005945D6" w:rsidP="006854A2">
          <w:pPr>
            <w:pStyle w:val="TOC2"/>
            <w:rPr>
              <w:noProof/>
              <w:color w:val="0563C1" w:themeColor="hyperlink"/>
              <w:u w:val="single"/>
            </w:rPr>
            <w:pPrChange w:id="36" w:author="Nguyen Danh Nam 20166477" w:date="2020-02-15T17:47:00Z">
              <w:pPr>
                <w:pStyle w:val="TOC2"/>
                <w:tabs>
                  <w:tab w:val="left" w:pos="960"/>
                  <w:tab w:val="right" w:leader="dot" w:pos="9350"/>
                </w:tabs>
                <w:spacing w:line="276" w:lineRule="auto"/>
              </w:pPr>
            </w:pPrChange>
          </w:pPr>
          <w:r>
            <w:rPr>
              <w:noProof/>
            </w:rPr>
            <w:fldChar w:fldCharType="begin"/>
          </w:r>
          <w:r>
            <w:rPr>
              <w:noProof/>
            </w:rPr>
            <w:instrText xml:space="preserve"> HYPERLINK \l "_Toc31843432" </w:instrText>
          </w:r>
          <w:ins w:id="37" w:author="Nguyen Danh Nam 20166477" w:date="2020-02-15T17:47:00Z">
            <w:r w:rsidR="006854A2">
              <w:rPr>
                <w:noProof/>
              </w:rPr>
            </w:r>
          </w:ins>
          <w:r>
            <w:rPr>
              <w:noProof/>
            </w:rPr>
            <w:fldChar w:fldCharType="separate"/>
          </w:r>
          <w:r w:rsidR="00236FC2" w:rsidRPr="001965A8">
            <w:rPr>
              <w:rStyle w:val="Hyperlink"/>
              <w:rFonts w:ascii="Times New Roman" w:hAnsi="Times New Roman" w:cs="Times New Roman"/>
              <w:noProof/>
              <w:lang w:val="vi-VN"/>
            </w:rPr>
            <w:t>2.2</w:t>
          </w:r>
          <w:r w:rsidR="00236FC2">
            <w:rPr>
              <w:noProof/>
            </w:rPr>
            <w:tab/>
          </w:r>
          <w:r w:rsidR="00236FC2" w:rsidRPr="001965A8">
            <w:rPr>
              <w:rStyle w:val="Hyperlink"/>
              <w:rFonts w:ascii="Times New Roman" w:hAnsi="Times New Roman" w:cs="Times New Roman"/>
              <w:noProof/>
              <w:lang w:val="vi-VN"/>
            </w:rPr>
            <w:t>Yêu cầu phi chức năng</w:t>
          </w:r>
          <w:r w:rsidR="00236FC2">
            <w:rPr>
              <w:noProof/>
              <w:webHidden/>
            </w:rPr>
            <w:tab/>
          </w:r>
          <w:r w:rsidR="00236FC2">
            <w:rPr>
              <w:noProof/>
              <w:webHidden/>
            </w:rPr>
            <w:fldChar w:fldCharType="begin"/>
          </w:r>
          <w:r w:rsidR="00236FC2">
            <w:rPr>
              <w:noProof/>
              <w:webHidden/>
            </w:rPr>
            <w:instrText xml:space="preserve"> PAGEREF _Toc31843432 \h </w:instrText>
          </w:r>
          <w:r w:rsidR="00236FC2">
            <w:rPr>
              <w:noProof/>
              <w:webHidden/>
            </w:rPr>
          </w:r>
          <w:r w:rsidR="00236FC2">
            <w:rPr>
              <w:noProof/>
              <w:webHidden/>
            </w:rPr>
            <w:fldChar w:fldCharType="separate"/>
          </w:r>
          <w:ins w:id="38" w:author="Nguyen Danh Nam 20166477" w:date="2020-02-15T17:47:00Z">
            <w:r w:rsidR="006854A2">
              <w:rPr>
                <w:noProof/>
                <w:webHidden/>
              </w:rPr>
              <w:t>39</w:t>
            </w:r>
          </w:ins>
          <w:del w:id="39" w:author="Nguyen Danh Nam 20166477" w:date="2020-02-15T17:47:00Z">
            <w:r w:rsidR="00236FC2" w:rsidDel="006854A2">
              <w:rPr>
                <w:noProof/>
                <w:webHidden/>
              </w:rPr>
              <w:delText>23</w:delText>
            </w:r>
          </w:del>
          <w:r w:rsidR="00236FC2">
            <w:rPr>
              <w:noProof/>
              <w:webHidden/>
            </w:rPr>
            <w:fldChar w:fldCharType="end"/>
          </w:r>
          <w:r>
            <w:rPr>
              <w:noProof/>
            </w:rPr>
            <w:fldChar w:fldCharType="end"/>
          </w:r>
        </w:p>
        <w:p w14:paraId="2ADDF077" w14:textId="539D1B8F" w:rsidR="00236FC2" w:rsidRDefault="00236FC2" w:rsidP="00421549">
          <w:pPr>
            <w:spacing w:line="276" w:lineRule="auto"/>
          </w:pPr>
          <w:r>
            <w:rPr>
              <w:b/>
              <w:bCs/>
              <w:noProof/>
            </w:rPr>
            <w:fldChar w:fldCharType="end"/>
          </w:r>
        </w:p>
      </w:sdtContent>
    </w:sdt>
    <w:p w14:paraId="751D7951" w14:textId="77777777" w:rsidR="00F34084" w:rsidRDefault="00F34084" w:rsidP="00421549">
      <w:pPr>
        <w:pStyle w:val="TableofFigures"/>
        <w:tabs>
          <w:tab w:val="right" w:leader="dot" w:pos="9350"/>
        </w:tabs>
        <w:spacing w:line="276" w:lineRule="auto"/>
        <w:rPr>
          <w:lang w:val="vi-VN"/>
        </w:rPr>
      </w:pPr>
    </w:p>
    <w:p w14:paraId="2D339BC1" w14:textId="77777777" w:rsidR="00F34084" w:rsidRDefault="00F34084" w:rsidP="00421549">
      <w:pPr>
        <w:pStyle w:val="TableofFigures"/>
        <w:tabs>
          <w:tab w:val="right" w:leader="dot" w:pos="9350"/>
        </w:tabs>
        <w:spacing w:line="276" w:lineRule="auto"/>
        <w:rPr>
          <w:lang w:val="vi-VN"/>
        </w:rPr>
      </w:pPr>
    </w:p>
    <w:p w14:paraId="639BFF58" w14:textId="77777777" w:rsidR="00F34084" w:rsidRDefault="00F34084" w:rsidP="00421549">
      <w:pPr>
        <w:pStyle w:val="TableofFigures"/>
        <w:tabs>
          <w:tab w:val="right" w:leader="dot" w:pos="9350"/>
        </w:tabs>
        <w:spacing w:line="276" w:lineRule="auto"/>
        <w:rPr>
          <w:lang w:val="vi-VN"/>
        </w:rPr>
      </w:pPr>
    </w:p>
    <w:p w14:paraId="74C91AF1" w14:textId="77777777" w:rsidR="00F34084" w:rsidRDefault="00F34084" w:rsidP="00421549">
      <w:pPr>
        <w:pStyle w:val="TableofFigures"/>
        <w:tabs>
          <w:tab w:val="right" w:leader="dot" w:pos="9350"/>
        </w:tabs>
        <w:spacing w:line="276" w:lineRule="auto"/>
        <w:rPr>
          <w:lang w:val="vi-VN"/>
        </w:rPr>
      </w:pPr>
    </w:p>
    <w:p w14:paraId="57132919" w14:textId="77777777" w:rsidR="00F34084" w:rsidRDefault="00F34084" w:rsidP="00421549">
      <w:pPr>
        <w:pStyle w:val="TableofFigures"/>
        <w:tabs>
          <w:tab w:val="right" w:leader="dot" w:pos="9350"/>
        </w:tabs>
        <w:spacing w:line="276" w:lineRule="auto"/>
        <w:rPr>
          <w:lang w:val="vi-VN"/>
        </w:rPr>
      </w:pPr>
    </w:p>
    <w:p w14:paraId="0542086E" w14:textId="77777777" w:rsidR="00F34084" w:rsidRDefault="00F34084" w:rsidP="00421549">
      <w:pPr>
        <w:pStyle w:val="TableofFigures"/>
        <w:tabs>
          <w:tab w:val="right" w:leader="dot" w:pos="9350"/>
        </w:tabs>
        <w:spacing w:line="276" w:lineRule="auto"/>
        <w:rPr>
          <w:lang w:val="vi-VN"/>
        </w:rPr>
      </w:pPr>
    </w:p>
    <w:p w14:paraId="23384C70" w14:textId="77777777" w:rsidR="00F34084" w:rsidRDefault="00F34084" w:rsidP="00421549">
      <w:pPr>
        <w:pStyle w:val="TableofFigures"/>
        <w:tabs>
          <w:tab w:val="right" w:leader="dot" w:pos="9350"/>
        </w:tabs>
        <w:spacing w:line="276" w:lineRule="auto"/>
        <w:rPr>
          <w:lang w:val="vi-VN"/>
        </w:rPr>
      </w:pPr>
    </w:p>
    <w:p w14:paraId="43D0CEC7" w14:textId="77777777" w:rsidR="00F34084" w:rsidRDefault="00F34084" w:rsidP="00421549">
      <w:pPr>
        <w:pStyle w:val="TableofFigures"/>
        <w:tabs>
          <w:tab w:val="right" w:leader="dot" w:pos="9350"/>
        </w:tabs>
        <w:spacing w:line="276" w:lineRule="auto"/>
        <w:rPr>
          <w:lang w:val="vi-VN"/>
        </w:rPr>
      </w:pPr>
    </w:p>
    <w:p w14:paraId="69D9F03C" w14:textId="77777777" w:rsidR="00F34084" w:rsidRDefault="00F34084" w:rsidP="00421549">
      <w:pPr>
        <w:pStyle w:val="TableofFigures"/>
        <w:tabs>
          <w:tab w:val="right" w:leader="dot" w:pos="9350"/>
        </w:tabs>
        <w:spacing w:line="276" w:lineRule="auto"/>
        <w:rPr>
          <w:lang w:val="vi-VN"/>
        </w:rPr>
      </w:pPr>
    </w:p>
    <w:p w14:paraId="4579454A" w14:textId="77777777" w:rsidR="00F34084" w:rsidRDefault="00F34084" w:rsidP="00421549">
      <w:pPr>
        <w:pStyle w:val="TableofFigures"/>
        <w:tabs>
          <w:tab w:val="right" w:leader="dot" w:pos="9350"/>
        </w:tabs>
        <w:spacing w:line="276" w:lineRule="auto"/>
        <w:rPr>
          <w:lang w:val="vi-VN"/>
        </w:rPr>
      </w:pPr>
    </w:p>
    <w:p w14:paraId="0D44632C" w14:textId="77777777" w:rsidR="00F34084" w:rsidRDefault="00F34084" w:rsidP="00421549">
      <w:pPr>
        <w:pStyle w:val="TableofFigures"/>
        <w:tabs>
          <w:tab w:val="right" w:leader="dot" w:pos="9350"/>
        </w:tabs>
        <w:spacing w:line="276" w:lineRule="auto"/>
        <w:rPr>
          <w:lang w:val="vi-VN"/>
        </w:rPr>
      </w:pPr>
    </w:p>
    <w:p w14:paraId="110EB16F" w14:textId="77777777" w:rsidR="00F34084" w:rsidRDefault="00F34084" w:rsidP="00421549">
      <w:pPr>
        <w:pStyle w:val="TableofFigures"/>
        <w:tabs>
          <w:tab w:val="right" w:leader="dot" w:pos="9350"/>
        </w:tabs>
        <w:spacing w:line="276" w:lineRule="auto"/>
        <w:rPr>
          <w:lang w:val="vi-VN"/>
        </w:rPr>
      </w:pPr>
    </w:p>
    <w:p w14:paraId="1BAA4405" w14:textId="77777777" w:rsidR="00F34084" w:rsidRDefault="00F34084" w:rsidP="00421549">
      <w:pPr>
        <w:pStyle w:val="TableofFigures"/>
        <w:tabs>
          <w:tab w:val="right" w:leader="dot" w:pos="9350"/>
        </w:tabs>
        <w:spacing w:line="276" w:lineRule="auto"/>
        <w:rPr>
          <w:lang w:val="vi-VN"/>
        </w:rPr>
      </w:pPr>
    </w:p>
    <w:p w14:paraId="1643C1AE" w14:textId="77777777" w:rsidR="00F34084" w:rsidRDefault="00F34084" w:rsidP="00421549">
      <w:pPr>
        <w:pStyle w:val="TableofFigures"/>
        <w:tabs>
          <w:tab w:val="right" w:leader="dot" w:pos="9350"/>
        </w:tabs>
        <w:spacing w:line="276" w:lineRule="auto"/>
        <w:rPr>
          <w:lang w:val="vi-VN"/>
        </w:rPr>
      </w:pPr>
    </w:p>
    <w:p w14:paraId="45E7ED2B" w14:textId="77777777" w:rsidR="00F34084" w:rsidRDefault="00F34084" w:rsidP="00421549">
      <w:pPr>
        <w:pStyle w:val="TableofFigures"/>
        <w:tabs>
          <w:tab w:val="right" w:leader="dot" w:pos="9350"/>
        </w:tabs>
        <w:spacing w:line="276" w:lineRule="auto"/>
        <w:rPr>
          <w:lang w:val="vi-VN"/>
        </w:rPr>
      </w:pPr>
    </w:p>
    <w:p w14:paraId="3C9188D8" w14:textId="449705C9" w:rsidR="00F34084" w:rsidRDefault="00F34084" w:rsidP="00421549">
      <w:pPr>
        <w:pStyle w:val="TableofFigures"/>
        <w:tabs>
          <w:tab w:val="right" w:leader="dot" w:pos="9350"/>
        </w:tabs>
        <w:spacing w:line="276" w:lineRule="auto"/>
        <w:rPr>
          <w:lang w:val="vi-VN"/>
        </w:rPr>
      </w:pPr>
    </w:p>
    <w:p w14:paraId="70C5D745" w14:textId="70E05771" w:rsidR="00ED2E0C" w:rsidRDefault="00ED2E0C" w:rsidP="00ED2E0C">
      <w:pPr>
        <w:rPr>
          <w:lang w:val="vi-VN"/>
        </w:rPr>
      </w:pPr>
    </w:p>
    <w:p w14:paraId="6987811C" w14:textId="0E710124" w:rsidR="00ED2E0C" w:rsidRDefault="00ED2E0C" w:rsidP="00ED2E0C">
      <w:pPr>
        <w:rPr>
          <w:lang w:val="vi-VN"/>
        </w:rPr>
      </w:pPr>
    </w:p>
    <w:p w14:paraId="2045801F" w14:textId="2550E806" w:rsidR="00ED2E0C" w:rsidRDefault="00ED2E0C" w:rsidP="00ED2E0C">
      <w:pPr>
        <w:rPr>
          <w:lang w:val="vi-VN"/>
        </w:rPr>
      </w:pPr>
    </w:p>
    <w:p w14:paraId="2BE201F3" w14:textId="1871A3F7" w:rsidR="00ED2E0C" w:rsidRDefault="00ED2E0C" w:rsidP="00ED2E0C">
      <w:pPr>
        <w:rPr>
          <w:lang w:val="vi-VN"/>
        </w:rPr>
      </w:pPr>
    </w:p>
    <w:p w14:paraId="5AAC08A8" w14:textId="14D4EB47" w:rsidR="00ED2E0C" w:rsidRDefault="00ED2E0C" w:rsidP="00ED2E0C">
      <w:pPr>
        <w:rPr>
          <w:lang w:val="vi-VN"/>
        </w:rPr>
      </w:pPr>
    </w:p>
    <w:p w14:paraId="4752B8E4" w14:textId="77777777" w:rsidR="00ED2E0C" w:rsidRPr="00ED2E0C" w:rsidRDefault="00ED2E0C" w:rsidP="00ED2E0C">
      <w:pPr>
        <w:rPr>
          <w:lang w:val="vi-VN"/>
        </w:rPr>
      </w:pPr>
    </w:p>
    <w:p w14:paraId="27AD11F1" w14:textId="77777777" w:rsidR="00F34084" w:rsidRDefault="00F34084" w:rsidP="00421549">
      <w:pPr>
        <w:pStyle w:val="TableofFigures"/>
        <w:tabs>
          <w:tab w:val="right" w:leader="dot" w:pos="9350"/>
        </w:tabs>
        <w:spacing w:line="276" w:lineRule="auto"/>
        <w:rPr>
          <w:lang w:val="vi-VN"/>
        </w:rPr>
      </w:pPr>
    </w:p>
    <w:p w14:paraId="5BA2E623" w14:textId="27FBFBAE" w:rsidR="00F34084" w:rsidRPr="00F34084" w:rsidRDefault="00F34084" w:rsidP="00421549">
      <w:pPr>
        <w:pStyle w:val="TableofFigures"/>
        <w:tabs>
          <w:tab w:val="right" w:leader="dot" w:pos="9350"/>
        </w:tabs>
        <w:spacing w:line="276" w:lineRule="auto"/>
        <w:jc w:val="center"/>
        <w:rPr>
          <w:rFonts w:ascii="Times New Roman" w:hAnsi="Times New Roman" w:cs="Times New Roman"/>
          <w:b/>
          <w:bCs/>
          <w:color w:val="000000" w:themeColor="text1"/>
          <w:sz w:val="26"/>
          <w:szCs w:val="26"/>
          <w:lang w:val="vi-VN"/>
        </w:rPr>
      </w:pPr>
      <w:r w:rsidRPr="00F34084">
        <w:rPr>
          <w:rFonts w:ascii="Times New Roman" w:hAnsi="Times New Roman" w:cs="Times New Roman"/>
          <w:b/>
          <w:bCs/>
          <w:color w:val="000000" w:themeColor="text1"/>
          <w:sz w:val="26"/>
          <w:szCs w:val="26"/>
          <w:lang w:val="vi-VN"/>
        </w:rPr>
        <w:t>Danh mục hình ảnh</w:t>
      </w:r>
    </w:p>
    <w:p w14:paraId="5B931247" w14:textId="01C6A697" w:rsidR="00F34084" w:rsidRPr="00F34084" w:rsidRDefault="00F34084" w:rsidP="00421549">
      <w:pPr>
        <w:pStyle w:val="TableofFigures"/>
        <w:tabs>
          <w:tab w:val="right" w:leader="dot" w:pos="9350"/>
        </w:tabs>
        <w:spacing w:line="276" w:lineRule="auto"/>
        <w:rPr>
          <w:rFonts w:ascii="Times New Roman" w:eastAsiaTheme="minorEastAsia" w:hAnsi="Times New Roman" w:cs="Times New Roman"/>
          <w:noProof/>
          <w:sz w:val="26"/>
          <w:szCs w:val="26"/>
        </w:rPr>
      </w:pPr>
      <w:r w:rsidRPr="00F34084">
        <w:rPr>
          <w:rFonts w:ascii="Times New Roman" w:hAnsi="Times New Roman" w:cs="Times New Roman"/>
          <w:sz w:val="26"/>
          <w:szCs w:val="26"/>
          <w:lang w:val="vi-VN"/>
        </w:rPr>
        <w:fldChar w:fldCharType="begin"/>
      </w:r>
      <w:r w:rsidRPr="00F34084">
        <w:rPr>
          <w:rFonts w:ascii="Times New Roman" w:hAnsi="Times New Roman" w:cs="Times New Roman"/>
          <w:sz w:val="26"/>
          <w:szCs w:val="26"/>
          <w:lang w:val="vi-VN"/>
        </w:rPr>
        <w:instrText xml:space="preserve"> TOC \h \z \c "Hình" </w:instrText>
      </w:r>
      <w:r w:rsidRPr="00F34084">
        <w:rPr>
          <w:rFonts w:ascii="Times New Roman" w:hAnsi="Times New Roman" w:cs="Times New Roman"/>
          <w:sz w:val="26"/>
          <w:szCs w:val="26"/>
          <w:lang w:val="vi-VN"/>
        </w:rPr>
        <w:fldChar w:fldCharType="separate"/>
      </w:r>
      <w:r w:rsidR="005945D6">
        <w:rPr>
          <w:noProof/>
        </w:rPr>
        <w:fldChar w:fldCharType="begin"/>
      </w:r>
      <w:r w:rsidR="005945D6">
        <w:rPr>
          <w:noProof/>
        </w:rPr>
        <w:instrText xml:space="preserve"> HYPERLINK \l "_Toc31844348" </w:instrText>
      </w:r>
      <w:ins w:id="40" w:author="Nguyen Danh Nam 20166477" w:date="2020-02-15T17:46:00Z">
        <w:r w:rsidR="006854A2">
          <w:rPr>
            <w:noProof/>
          </w:rPr>
        </w:r>
      </w:ins>
      <w:r w:rsidR="005945D6">
        <w:rPr>
          <w:noProof/>
        </w:rPr>
        <w:fldChar w:fldCharType="separate"/>
      </w:r>
      <w:r w:rsidRPr="00F34084">
        <w:rPr>
          <w:rStyle w:val="Hyperlink"/>
          <w:rFonts w:ascii="Times New Roman" w:hAnsi="Times New Roman" w:cs="Times New Roman"/>
          <w:noProof/>
          <w:sz w:val="26"/>
          <w:szCs w:val="26"/>
        </w:rPr>
        <w:t>Hình 1</w:t>
      </w:r>
      <w:r w:rsidRPr="00F34084">
        <w:rPr>
          <w:rStyle w:val="Hyperlink"/>
          <w:rFonts w:ascii="Times New Roman" w:hAnsi="Times New Roman" w:cs="Times New Roman"/>
          <w:noProof/>
          <w:sz w:val="26"/>
          <w:szCs w:val="26"/>
          <w:lang w:val="vi-VN"/>
        </w:rPr>
        <w:t>. Biểu đồ usecase t</w:t>
      </w:r>
      <w:r w:rsidRPr="00F34084">
        <w:rPr>
          <w:rStyle w:val="Hyperlink"/>
          <w:rFonts w:ascii="Times New Roman" w:hAnsi="Times New Roman" w:cs="Times New Roman"/>
          <w:noProof/>
          <w:sz w:val="26"/>
          <w:szCs w:val="26"/>
          <w:lang w:val="vi-VN"/>
        </w:rPr>
        <w:t>ổ</w:t>
      </w:r>
      <w:r w:rsidRPr="00F34084">
        <w:rPr>
          <w:rStyle w:val="Hyperlink"/>
          <w:rFonts w:ascii="Times New Roman" w:hAnsi="Times New Roman" w:cs="Times New Roman"/>
          <w:noProof/>
          <w:sz w:val="26"/>
          <w:szCs w:val="26"/>
          <w:lang w:val="vi-VN"/>
        </w:rPr>
        <w:t>ng quan</w:t>
      </w:r>
      <w:r w:rsidRPr="00F34084">
        <w:rPr>
          <w:rFonts w:ascii="Times New Roman" w:hAnsi="Times New Roman" w:cs="Times New Roman"/>
          <w:noProof/>
          <w:webHidden/>
          <w:sz w:val="26"/>
          <w:szCs w:val="26"/>
        </w:rPr>
        <w:tab/>
      </w:r>
      <w:r w:rsidRPr="00F34084">
        <w:rPr>
          <w:rFonts w:ascii="Times New Roman" w:hAnsi="Times New Roman" w:cs="Times New Roman"/>
          <w:noProof/>
          <w:webHidden/>
          <w:sz w:val="26"/>
          <w:szCs w:val="26"/>
        </w:rPr>
        <w:fldChar w:fldCharType="begin"/>
      </w:r>
      <w:r w:rsidRPr="00F34084">
        <w:rPr>
          <w:rFonts w:ascii="Times New Roman" w:hAnsi="Times New Roman" w:cs="Times New Roman"/>
          <w:noProof/>
          <w:webHidden/>
          <w:sz w:val="26"/>
          <w:szCs w:val="26"/>
        </w:rPr>
        <w:instrText xml:space="preserve"> PAGEREF _Toc31844348 \h </w:instrText>
      </w:r>
      <w:r w:rsidRPr="00F34084">
        <w:rPr>
          <w:rFonts w:ascii="Times New Roman" w:hAnsi="Times New Roman" w:cs="Times New Roman"/>
          <w:noProof/>
          <w:webHidden/>
          <w:sz w:val="26"/>
          <w:szCs w:val="26"/>
        </w:rPr>
      </w:r>
      <w:r w:rsidRPr="00F34084">
        <w:rPr>
          <w:rFonts w:ascii="Times New Roman" w:hAnsi="Times New Roman" w:cs="Times New Roman"/>
          <w:noProof/>
          <w:webHidden/>
          <w:sz w:val="26"/>
          <w:szCs w:val="26"/>
        </w:rPr>
        <w:fldChar w:fldCharType="separate"/>
      </w:r>
      <w:ins w:id="41" w:author="Nguyen Danh Nam 20166477" w:date="2020-02-15T17:46:00Z">
        <w:r w:rsidR="006854A2">
          <w:rPr>
            <w:rFonts w:ascii="Times New Roman" w:hAnsi="Times New Roman" w:cs="Times New Roman"/>
            <w:noProof/>
            <w:webHidden/>
            <w:sz w:val="26"/>
            <w:szCs w:val="26"/>
          </w:rPr>
          <w:t>6</w:t>
        </w:r>
      </w:ins>
      <w:del w:id="42" w:author="Nguyen Danh Nam 20166477" w:date="2020-02-15T17:46:00Z">
        <w:r w:rsidRPr="00F34084" w:rsidDel="006854A2">
          <w:rPr>
            <w:rFonts w:ascii="Times New Roman" w:hAnsi="Times New Roman" w:cs="Times New Roman"/>
            <w:noProof/>
            <w:webHidden/>
            <w:sz w:val="26"/>
            <w:szCs w:val="26"/>
          </w:rPr>
          <w:delText>5</w:delText>
        </w:r>
      </w:del>
      <w:r w:rsidRPr="00F34084">
        <w:rPr>
          <w:rFonts w:ascii="Times New Roman" w:hAnsi="Times New Roman" w:cs="Times New Roman"/>
          <w:noProof/>
          <w:webHidden/>
          <w:sz w:val="26"/>
          <w:szCs w:val="26"/>
        </w:rPr>
        <w:fldChar w:fldCharType="end"/>
      </w:r>
      <w:r w:rsidR="005945D6">
        <w:rPr>
          <w:rFonts w:ascii="Times New Roman" w:hAnsi="Times New Roman" w:cs="Times New Roman"/>
          <w:noProof/>
          <w:sz w:val="26"/>
          <w:szCs w:val="26"/>
        </w:rPr>
        <w:fldChar w:fldCharType="end"/>
      </w:r>
    </w:p>
    <w:p w14:paraId="3431277A" w14:textId="1BFBF36B"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"_Toc31844349" </w:instrText>
      </w:r>
      <w:ins w:id="43"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2</w:t>
      </w:r>
      <w:r w:rsidR="00F34084" w:rsidRPr="00F34084">
        <w:rPr>
          <w:rStyle w:val="Hyperlink"/>
          <w:rFonts w:ascii="Times New Roman" w:hAnsi="Times New Roman" w:cs="Times New Roman"/>
          <w:noProof/>
          <w:sz w:val="26"/>
          <w:szCs w:val="26"/>
          <w:lang w:val="vi-VN"/>
        </w:rPr>
        <w:t>. Biểu đồ phân rã usecase Khám phá kho phim</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_Toc31844349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44" w:author="Nguyen Danh Nam 20166477" w:date="2020-02-15T17:46:00Z">
        <w:r w:rsidR="006854A2">
          <w:rPr>
            <w:rFonts w:ascii="Times New Roman" w:hAnsi="Times New Roman" w:cs="Times New Roman"/>
            <w:noProof/>
            <w:webHidden/>
            <w:sz w:val="26"/>
            <w:szCs w:val="26"/>
          </w:rPr>
          <w:t>12</w:t>
        </w:r>
      </w:ins>
      <w:del w:id="45" w:author="Nguyen Danh Nam 20166477" w:date="2020-02-15T17:46:00Z">
        <w:r w:rsidR="00F34084" w:rsidRPr="00F34084" w:rsidDel="006854A2">
          <w:rPr>
            <w:rFonts w:ascii="Times New Roman" w:hAnsi="Times New Roman" w:cs="Times New Roman"/>
            <w:noProof/>
            <w:webHidden/>
            <w:sz w:val="26"/>
            <w:szCs w:val="26"/>
          </w:rPr>
          <w:delText>9</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5CC44C8F" w14:textId="042EF687"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"_Toc31844350" </w:instrText>
      </w:r>
      <w:ins w:id="46"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3</w:t>
      </w:r>
      <w:r w:rsidR="00F34084" w:rsidRPr="00F34084">
        <w:rPr>
          <w:rStyle w:val="Hyperlink"/>
          <w:rFonts w:ascii="Times New Roman" w:hAnsi="Times New Roman" w:cs="Times New Roman"/>
          <w:noProof/>
          <w:sz w:val="26"/>
          <w:szCs w:val="26"/>
          <w:lang w:val="vi-VN"/>
        </w:rPr>
        <w:t>. Biểu đồ phân ra usecase Quản lí phim</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_Toc31844350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47" w:author="Nguyen Danh Nam 20166477" w:date="2020-02-15T17:46:00Z">
        <w:r w:rsidR="006854A2">
          <w:rPr>
            <w:rFonts w:ascii="Times New Roman" w:hAnsi="Times New Roman" w:cs="Times New Roman"/>
            <w:noProof/>
            <w:webHidden/>
            <w:sz w:val="26"/>
            <w:szCs w:val="26"/>
          </w:rPr>
          <w:t>20</w:t>
        </w:r>
      </w:ins>
      <w:del w:id="48" w:author="Nguyen Danh Nam 20166477" w:date="2020-02-15T17:46:00Z">
        <w:r w:rsidR="00F34084" w:rsidRPr="00F34084" w:rsidDel="006854A2">
          <w:rPr>
            <w:rFonts w:ascii="Times New Roman" w:hAnsi="Times New Roman" w:cs="Times New Roman"/>
            <w:noProof/>
            <w:webHidden/>
            <w:sz w:val="26"/>
            <w:szCs w:val="26"/>
          </w:rPr>
          <w:delText>15</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71B9F099" w14:textId="5A01E3CE"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"_Toc31844351" </w:instrText>
      </w:r>
      <w:ins w:id="49"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4</w:t>
      </w:r>
      <w:r w:rsidR="00F34084" w:rsidRPr="00F34084">
        <w:rPr>
          <w:rStyle w:val="Hyperlink"/>
          <w:rFonts w:ascii="Times New Roman" w:hAnsi="Times New Roman" w:cs="Times New Roman"/>
          <w:noProof/>
          <w:sz w:val="26"/>
          <w:szCs w:val="26"/>
          <w:lang w:val="vi-VN"/>
        </w:rPr>
        <w:t>. Biểu đồ phân rã usecase Quản lí thể loại phim</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_Toc31844351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50" w:author="Nguyen Danh Nam 20166477" w:date="2020-02-15T17:46:00Z">
        <w:r w:rsidR="006854A2">
          <w:rPr>
            <w:rFonts w:ascii="Times New Roman" w:hAnsi="Times New Roman" w:cs="Times New Roman"/>
            <w:noProof/>
            <w:webHidden/>
            <w:sz w:val="26"/>
            <w:szCs w:val="26"/>
          </w:rPr>
          <w:t>24</w:t>
        </w:r>
      </w:ins>
      <w:del w:id="51" w:author="Nguyen Danh Nam 20166477" w:date="2020-02-15T17:46:00Z">
        <w:r w:rsidR="00F34084" w:rsidRPr="00F34084" w:rsidDel="006854A2">
          <w:rPr>
            <w:rFonts w:ascii="Times New Roman" w:hAnsi="Times New Roman" w:cs="Times New Roman"/>
            <w:noProof/>
            <w:webHidden/>
            <w:sz w:val="26"/>
            <w:szCs w:val="26"/>
          </w:rPr>
          <w:delText>18</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055017F2" w14:textId="63D8381D"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"_Toc31844352" </w:instrText>
      </w:r>
      <w:ins w:id="52"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5</w:t>
      </w:r>
      <w:r w:rsidR="00F34084" w:rsidRPr="00F34084">
        <w:rPr>
          <w:rStyle w:val="Hyperlink"/>
          <w:rFonts w:ascii="Times New Roman" w:hAnsi="Times New Roman" w:cs="Times New Roman"/>
          <w:noProof/>
          <w:sz w:val="26"/>
          <w:szCs w:val="26"/>
          <w:lang w:val="vi-VN"/>
        </w:rPr>
        <w:t>. Biểu đồ phân ra usecase Quản lí người dùng</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_Toc31844352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53" w:author="Nguyen Danh Nam 20166477" w:date="2020-02-15T17:46:00Z">
        <w:r w:rsidR="006854A2">
          <w:rPr>
            <w:rFonts w:ascii="Times New Roman" w:hAnsi="Times New Roman" w:cs="Times New Roman"/>
            <w:noProof/>
            <w:webHidden/>
            <w:sz w:val="26"/>
            <w:szCs w:val="26"/>
          </w:rPr>
          <w:t>28</w:t>
        </w:r>
      </w:ins>
      <w:del w:id="54" w:author="Nguyen Danh Nam 20166477" w:date="2020-02-15T17:46:00Z">
        <w:r w:rsidR="00F34084" w:rsidRPr="00F34084" w:rsidDel="006854A2">
          <w:rPr>
            <w:rFonts w:ascii="Times New Roman" w:hAnsi="Times New Roman" w:cs="Times New Roman"/>
            <w:noProof/>
            <w:webHidden/>
            <w:sz w:val="26"/>
            <w:szCs w:val="26"/>
          </w:rPr>
          <w:delText>21</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6CB343DA" w14:textId="4E9157A3"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"_Toc31844353" </w:instrText>
      </w:r>
      <w:ins w:id="55"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6</w:t>
      </w:r>
      <w:r w:rsidR="00F34084" w:rsidRPr="00F34084">
        <w:rPr>
          <w:rStyle w:val="Hyperlink"/>
          <w:rFonts w:ascii="Times New Roman" w:hAnsi="Times New Roman" w:cs="Times New Roman"/>
          <w:noProof/>
          <w:sz w:val="26"/>
          <w:szCs w:val="26"/>
          <w:lang w:val="vi-VN"/>
        </w:rPr>
        <w:t>. Biểu đồ phân rã usecase Quản lí bình luận</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_Toc31844353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56" w:author="Nguyen Danh Nam 20166477" w:date="2020-02-15T17:46:00Z">
        <w:r w:rsidR="006854A2">
          <w:rPr>
            <w:rFonts w:ascii="Times New Roman" w:hAnsi="Times New Roman" w:cs="Times New Roman"/>
            <w:noProof/>
            <w:webHidden/>
            <w:sz w:val="26"/>
            <w:szCs w:val="26"/>
          </w:rPr>
          <w:t>34</w:t>
        </w:r>
      </w:ins>
      <w:del w:id="57" w:author="Nguyen Danh Nam 20166477" w:date="2020-02-15T17:46:00Z">
        <w:r w:rsidR="00F34084" w:rsidRPr="00F34084" w:rsidDel="006854A2">
          <w:rPr>
            <w:rFonts w:ascii="Times New Roman" w:hAnsi="Times New Roman" w:cs="Times New Roman"/>
            <w:noProof/>
            <w:webHidden/>
            <w:sz w:val="26"/>
            <w:szCs w:val="26"/>
          </w:rPr>
          <w:delText>24</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343EF117" w14:textId="684DAFCE" w:rsidR="00F34084" w:rsidRPr="00F34084" w:rsidRDefault="005945D6" w:rsidP="00421549">
      <w:pPr>
        <w:pStyle w:val="TableofFigures"/>
        <w:tabs>
          <w:tab w:val="right" w:leader="dot" w:pos="9350"/>
        </w:tabs>
        <w:spacing w:line="276" w:lineRule="auto"/>
        <w:rPr>
          <w:rFonts w:ascii="Times New Roman" w:eastAsiaTheme="minorEastAsia" w:hAnsi="Times New Roman" w:cs="Times New Roman"/>
          <w:noProof/>
          <w:sz w:val="26"/>
          <w:szCs w:val="26"/>
        </w:rPr>
      </w:pPr>
      <w:r>
        <w:rPr>
          <w:noProof/>
        </w:rPr>
        <w:fldChar w:fldCharType="begin"/>
      </w:r>
      <w:r>
        <w:rPr>
          <w:noProof/>
        </w:rPr>
        <w:instrText xml:space="preserve"> HYPERLINK \l "_Toc31844354" </w:instrText>
      </w:r>
      <w:ins w:id="58" w:author="Nguyen Danh Nam 20166477" w:date="2020-02-15T17:46:00Z">
        <w:r w:rsidR="006854A2">
          <w:rPr>
            <w:noProof/>
          </w:rPr>
        </w:r>
      </w:ins>
      <w:r>
        <w:rPr>
          <w:noProof/>
        </w:rPr>
        <w:fldChar w:fldCharType="separate"/>
      </w:r>
      <w:r w:rsidR="00F34084" w:rsidRPr="00F34084">
        <w:rPr>
          <w:rStyle w:val="Hyperlink"/>
          <w:rFonts w:ascii="Times New Roman" w:hAnsi="Times New Roman" w:cs="Times New Roman"/>
          <w:noProof/>
          <w:sz w:val="26"/>
          <w:szCs w:val="26"/>
        </w:rPr>
        <w:t>Hình 7</w:t>
      </w:r>
      <w:r w:rsidR="00F34084" w:rsidRPr="00F34084">
        <w:rPr>
          <w:rStyle w:val="Hyperlink"/>
          <w:rFonts w:ascii="Times New Roman" w:hAnsi="Times New Roman" w:cs="Times New Roman"/>
          <w:noProof/>
          <w:sz w:val="26"/>
          <w:szCs w:val="26"/>
          <w:lang w:val="vi-VN"/>
        </w:rPr>
        <w:t>. Biểu đồ phân rã usecase Quản trị trang web</w:t>
      </w:r>
      <w:r w:rsidR="00F34084" w:rsidRPr="00F34084">
        <w:rPr>
          <w:rFonts w:ascii="Times New Roman" w:hAnsi="Times New Roman" w:cs="Times New Roman"/>
          <w:noProof/>
          <w:webHidden/>
          <w:sz w:val="26"/>
          <w:szCs w:val="26"/>
        </w:rPr>
        <w:tab/>
      </w:r>
      <w:r w:rsidR="00F34084" w:rsidRPr="00F34084">
        <w:rPr>
          <w:rFonts w:ascii="Times New Roman" w:hAnsi="Times New Roman" w:cs="Times New Roman"/>
          <w:noProof/>
          <w:webHidden/>
          <w:sz w:val="26"/>
          <w:szCs w:val="26"/>
        </w:rPr>
        <w:fldChar w:fldCharType="begin"/>
      </w:r>
      <w:r w:rsidR="00F34084" w:rsidRPr="00F34084">
        <w:rPr>
          <w:rFonts w:ascii="Times New Roman" w:hAnsi="Times New Roman" w:cs="Times New Roman"/>
          <w:noProof/>
          <w:webHidden/>
          <w:sz w:val="26"/>
          <w:szCs w:val="26"/>
        </w:rPr>
        <w:instrText xml:space="preserve"> PAGEREF _Toc31844354 \h </w:instrText>
      </w:r>
      <w:r w:rsidR="00F34084" w:rsidRPr="00F34084">
        <w:rPr>
          <w:rFonts w:ascii="Times New Roman" w:hAnsi="Times New Roman" w:cs="Times New Roman"/>
          <w:noProof/>
          <w:webHidden/>
          <w:sz w:val="26"/>
          <w:szCs w:val="26"/>
        </w:rPr>
      </w:r>
      <w:r w:rsidR="00F34084" w:rsidRPr="00F34084">
        <w:rPr>
          <w:rFonts w:ascii="Times New Roman" w:hAnsi="Times New Roman" w:cs="Times New Roman"/>
          <w:noProof/>
          <w:webHidden/>
          <w:sz w:val="26"/>
          <w:szCs w:val="26"/>
        </w:rPr>
        <w:fldChar w:fldCharType="separate"/>
      </w:r>
      <w:ins w:id="59" w:author="Nguyen Danh Nam 20166477" w:date="2020-02-15T17:46:00Z">
        <w:r w:rsidR="006854A2">
          <w:rPr>
            <w:rFonts w:ascii="Times New Roman" w:hAnsi="Times New Roman" w:cs="Times New Roman"/>
            <w:noProof/>
            <w:webHidden/>
            <w:sz w:val="26"/>
            <w:szCs w:val="26"/>
          </w:rPr>
          <w:t>36</w:t>
        </w:r>
      </w:ins>
      <w:del w:id="60" w:author="Nguyen Danh Nam 20166477" w:date="2020-02-15T17:46:00Z">
        <w:r w:rsidR="00F34084" w:rsidRPr="00F34084" w:rsidDel="006854A2">
          <w:rPr>
            <w:rFonts w:ascii="Times New Roman" w:hAnsi="Times New Roman" w:cs="Times New Roman"/>
            <w:noProof/>
            <w:webHidden/>
            <w:sz w:val="26"/>
            <w:szCs w:val="26"/>
          </w:rPr>
          <w:delText>25</w:delText>
        </w:r>
      </w:del>
      <w:r w:rsidR="00F34084" w:rsidRPr="00F34084">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p>
    <w:p w14:paraId="78CD5985" w14:textId="6DB3D299" w:rsidR="00D91121" w:rsidRPr="00F34084" w:rsidRDefault="00F34084" w:rsidP="00421549">
      <w:pPr>
        <w:spacing w:line="276" w:lineRule="auto"/>
        <w:rPr>
          <w:lang w:val="vi-VN"/>
        </w:rPr>
      </w:pPr>
      <w:r w:rsidRPr="00F34084">
        <w:rPr>
          <w:rFonts w:ascii="Times New Roman" w:hAnsi="Times New Roman" w:cs="Times New Roman"/>
          <w:sz w:val="26"/>
          <w:szCs w:val="26"/>
          <w:lang w:val="vi-VN"/>
        </w:rPr>
        <w:fldChar w:fldCharType="end"/>
      </w:r>
    </w:p>
    <w:p w14:paraId="7BED1636" w14:textId="19A12B48" w:rsidR="00D91121" w:rsidRDefault="00D91121" w:rsidP="00421549">
      <w:pPr>
        <w:spacing w:line="276" w:lineRule="auto"/>
        <w:rPr>
          <w:rFonts w:ascii="Times New Roman" w:hAnsi="Times New Roman" w:cs="Times New Roman"/>
          <w:color w:val="000000" w:themeColor="text1"/>
          <w:sz w:val="26"/>
          <w:szCs w:val="26"/>
        </w:rPr>
      </w:pPr>
    </w:p>
    <w:p w14:paraId="5706276C" w14:textId="5C1D77F6" w:rsidR="00D91121" w:rsidRDefault="00D91121" w:rsidP="00421549">
      <w:pPr>
        <w:spacing w:line="276" w:lineRule="auto"/>
        <w:rPr>
          <w:rFonts w:ascii="Times New Roman" w:hAnsi="Times New Roman" w:cs="Times New Roman"/>
          <w:color w:val="000000" w:themeColor="text1"/>
          <w:sz w:val="26"/>
          <w:szCs w:val="26"/>
        </w:rPr>
      </w:pPr>
    </w:p>
    <w:p w14:paraId="71900217" w14:textId="5C1D895D" w:rsidR="00D91121" w:rsidRDefault="00D91121" w:rsidP="00421549">
      <w:pPr>
        <w:spacing w:line="276" w:lineRule="auto"/>
        <w:rPr>
          <w:rFonts w:ascii="Times New Roman" w:hAnsi="Times New Roman" w:cs="Times New Roman"/>
          <w:color w:val="000000" w:themeColor="text1"/>
          <w:sz w:val="26"/>
          <w:szCs w:val="26"/>
        </w:rPr>
      </w:pPr>
    </w:p>
    <w:p w14:paraId="742B8CF9" w14:textId="67C52043" w:rsidR="00D91121" w:rsidRDefault="00D91121" w:rsidP="00421549">
      <w:pPr>
        <w:spacing w:line="276" w:lineRule="auto"/>
        <w:rPr>
          <w:rFonts w:ascii="Times New Roman" w:hAnsi="Times New Roman" w:cs="Times New Roman"/>
          <w:color w:val="000000" w:themeColor="text1"/>
          <w:sz w:val="26"/>
          <w:szCs w:val="26"/>
        </w:rPr>
      </w:pPr>
    </w:p>
    <w:p w14:paraId="10739D35" w14:textId="322A83F1" w:rsidR="00D91121" w:rsidRDefault="00D91121" w:rsidP="00421549">
      <w:pPr>
        <w:spacing w:line="276" w:lineRule="auto"/>
        <w:rPr>
          <w:rFonts w:ascii="Times New Roman" w:hAnsi="Times New Roman" w:cs="Times New Roman"/>
          <w:color w:val="000000" w:themeColor="text1"/>
          <w:sz w:val="26"/>
          <w:szCs w:val="26"/>
        </w:rPr>
      </w:pPr>
    </w:p>
    <w:p w14:paraId="241483D4" w14:textId="4212163C" w:rsidR="00F34084" w:rsidRDefault="00F34084" w:rsidP="00421549">
      <w:pPr>
        <w:spacing w:line="276" w:lineRule="auto"/>
        <w:rPr>
          <w:rFonts w:ascii="Times New Roman" w:hAnsi="Times New Roman" w:cs="Times New Roman"/>
          <w:color w:val="000000" w:themeColor="text1"/>
          <w:sz w:val="26"/>
          <w:szCs w:val="26"/>
        </w:rPr>
      </w:pPr>
    </w:p>
    <w:p w14:paraId="4AEBDACE" w14:textId="5535F6F6" w:rsidR="00F34084" w:rsidRDefault="00F34084" w:rsidP="00421549">
      <w:pPr>
        <w:spacing w:line="276" w:lineRule="auto"/>
        <w:rPr>
          <w:rFonts w:ascii="Times New Roman" w:hAnsi="Times New Roman" w:cs="Times New Roman"/>
          <w:color w:val="000000" w:themeColor="text1"/>
          <w:sz w:val="26"/>
          <w:szCs w:val="26"/>
        </w:rPr>
      </w:pPr>
    </w:p>
    <w:p w14:paraId="12502B50" w14:textId="289A5DC7" w:rsidR="00F34084" w:rsidRDefault="00F34084" w:rsidP="00421549">
      <w:pPr>
        <w:spacing w:line="276" w:lineRule="auto"/>
        <w:rPr>
          <w:rFonts w:ascii="Times New Roman" w:hAnsi="Times New Roman" w:cs="Times New Roman"/>
          <w:color w:val="000000" w:themeColor="text1"/>
          <w:sz w:val="26"/>
          <w:szCs w:val="26"/>
        </w:rPr>
      </w:pPr>
    </w:p>
    <w:p w14:paraId="450C5A3C" w14:textId="05EE7975" w:rsidR="00F34084" w:rsidRDefault="00F34084" w:rsidP="00421549">
      <w:pPr>
        <w:spacing w:line="276" w:lineRule="auto"/>
        <w:rPr>
          <w:rFonts w:ascii="Times New Roman" w:hAnsi="Times New Roman" w:cs="Times New Roman"/>
          <w:color w:val="000000" w:themeColor="text1"/>
          <w:sz w:val="26"/>
          <w:szCs w:val="26"/>
        </w:rPr>
      </w:pPr>
    </w:p>
    <w:p w14:paraId="28B61FD3" w14:textId="6DEF9C78" w:rsidR="00F34084" w:rsidRDefault="00F34084" w:rsidP="00421549">
      <w:pPr>
        <w:spacing w:line="276" w:lineRule="auto"/>
        <w:rPr>
          <w:rFonts w:ascii="Times New Roman" w:hAnsi="Times New Roman" w:cs="Times New Roman"/>
          <w:color w:val="000000" w:themeColor="text1"/>
          <w:sz w:val="26"/>
          <w:szCs w:val="26"/>
        </w:rPr>
      </w:pPr>
    </w:p>
    <w:p w14:paraId="6756835A" w14:textId="7CFA0270" w:rsidR="00F34084" w:rsidRDefault="00F34084" w:rsidP="00421549">
      <w:pPr>
        <w:spacing w:line="276" w:lineRule="auto"/>
        <w:rPr>
          <w:rFonts w:ascii="Times New Roman" w:hAnsi="Times New Roman" w:cs="Times New Roman"/>
          <w:color w:val="000000" w:themeColor="text1"/>
          <w:sz w:val="26"/>
          <w:szCs w:val="26"/>
        </w:rPr>
      </w:pPr>
    </w:p>
    <w:p w14:paraId="1E3C6E5D" w14:textId="0F629A03" w:rsidR="00F34084" w:rsidRDefault="00F34084" w:rsidP="00421549">
      <w:pPr>
        <w:spacing w:line="276" w:lineRule="auto"/>
        <w:rPr>
          <w:rFonts w:ascii="Times New Roman" w:hAnsi="Times New Roman" w:cs="Times New Roman"/>
          <w:color w:val="000000" w:themeColor="text1"/>
          <w:sz w:val="26"/>
          <w:szCs w:val="26"/>
        </w:rPr>
      </w:pPr>
    </w:p>
    <w:p w14:paraId="54BB2FB8" w14:textId="2C227C63" w:rsidR="00F34084" w:rsidRDefault="00F34084" w:rsidP="00421549">
      <w:pPr>
        <w:spacing w:line="276" w:lineRule="auto"/>
        <w:rPr>
          <w:rFonts w:ascii="Times New Roman" w:hAnsi="Times New Roman" w:cs="Times New Roman"/>
          <w:color w:val="000000" w:themeColor="text1"/>
          <w:sz w:val="26"/>
          <w:szCs w:val="26"/>
        </w:rPr>
      </w:pPr>
    </w:p>
    <w:p w14:paraId="420AB3F0" w14:textId="2FA5CD17" w:rsidR="00F34084" w:rsidRDefault="00F34084" w:rsidP="00421549">
      <w:pPr>
        <w:spacing w:line="276" w:lineRule="auto"/>
        <w:rPr>
          <w:rFonts w:ascii="Times New Roman" w:hAnsi="Times New Roman" w:cs="Times New Roman"/>
          <w:color w:val="000000" w:themeColor="text1"/>
          <w:sz w:val="26"/>
          <w:szCs w:val="26"/>
        </w:rPr>
      </w:pPr>
    </w:p>
    <w:p w14:paraId="06B9A91A" w14:textId="1B98F156" w:rsidR="00F34084" w:rsidRDefault="00F34084" w:rsidP="00421549">
      <w:pPr>
        <w:spacing w:line="276" w:lineRule="auto"/>
        <w:rPr>
          <w:rFonts w:ascii="Times New Roman" w:hAnsi="Times New Roman" w:cs="Times New Roman"/>
          <w:color w:val="000000" w:themeColor="text1"/>
          <w:sz w:val="26"/>
          <w:szCs w:val="26"/>
        </w:rPr>
      </w:pPr>
    </w:p>
    <w:p w14:paraId="556F2E22" w14:textId="2549A98B" w:rsidR="00F34084" w:rsidRDefault="00F34084" w:rsidP="00421549">
      <w:pPr>
        <w:spacing w:line="276" w:lineRule="auto"/>
        <w:rPr>
          <w:rFonts w:ascii="Times New Roman" w:hAnsi="Times New Roman" w:cs="Times New Roman"/>
          <w:color w:val="000000" w:themeColor="text1"/>
          <w:sz w:val="26"/>
          <w:szCs w:val="26"/>
        </w:rPr>
      </w:pPr>
    </w:p>
    <w:p w14:paraId="15F9EF26" w14:textId="727ABA24" w:rsidR="00F34084" w:rsidRDefault="00F34084" w:rsidP="00421549">
      <w:pPr>
        <w:spacing w:line="276" w:lineRule="auto"/>
        <w:rPr>
          <w:rFonts w:ascii="Times New Roman" w:hAnsi="Times New Roman" w:cs="Times New Roman"/>
          <w:color w:val="000000" w:themeColor="text1"/>
          <w:sz w:val="26"/>
          <w:szCs w:val="26"/>
        </w:rPr>
      </w:pPr>
    </w:p>
    <w:p w14:paraId="6943F57B" w14:textId="6F2D5A01" w:rsidR="00D67F1B" w:rsidRDefault="00D67F1B" w:rsidP="00421549">
      <w:pPr>
        <w:spacing w:line="276" w:lineRule="auto"/>
        <w:rPr>
          <w:rFonts w:ascii="Times New Roman" w:hAnsi="Times New Roman" w:cs="Times New Roman"/>
          <w:color w:val="000000" w:themeColor="text1"/>
          <w:sz w:val="26"/>
          <w:szCs w:val="26"/>
        </w:rPr>
      </w:pPr>
    </w:p>
    <w:p w14:paraId="39E2CEE7" w14:textId="4D28352E" w:rsidR="00D67F1B" w:rsidRDefault="00D67F1B" w:rsidP="00421549">
      <w:pPr>
        <w:spacing w:line="276" w:lineRule="auto"/>
        <w:rPr>
          <w:rFonts w:ascii="Times New Roman" w:hAnsi="Times New Roman" w:cs="Times New Roman"/>
          <w:color w:val="000000" w:themeColor="text1"/>
          <w:sz w:val="26"/>
          <w:szCs w:val="26"/>
        </w:rPr>
      </w:pPr>
    </w:p>
    <w:p w14:paraId="1A8D0792" w14:textId="2F68280F" w:rsidR="00D67F1B" w:rsidRDefault="00D67F1B" w:rsidP="00421549">
      <w:pPr>
        <w:spacing w:line="276" w:lineRule="auto"/>
        <w:rPr>
          <w:rFonts w:ascii="Times New Roman" w:hAnsi="Times New Roman" w:cs="Times New Roman"/>
          <w:color w:val="000000" w:themeColor="text1"/>
          <w:sz w:val="26"/>
          <w:szCs w:val="26"/>
        </w:rPr>
      </w:pPr>
    </w:p>
    <w:p w14:paraId="49D58DE2" w14:textId="20B0E70D" w:rsidR="00D67F1B" w:rsidRDefault="00D67F1B" w:rsidP="00421549">
      <w:pPr>
        <w:spacing w:line="276" w:lineRule="auto"/>
        <w:rPr>
          <w:rFonts w:ascii="Times New Roman" w:hAnsi="Times New Roman" w:cs="Times New Roman"/>
          <w:color w:val="000000" w:themeColor="text1"/>
          <w:sz w:val="26"/>
          <w:szCs w:val="26"/>
        </w:rPr>
      </w:pPr>
    </w:p>
    <w:p w14:paraId="3D9CB04B" w14:textId="3F240D88" w:rsidR="00D67F1B" w:rsidRDefault="00D67F1B" w:rsidP="00421549">
      <w:pPr>
        <w:spacing w:line="276" w:lineRule="auto"/>
        <w:rPr>
          <w:rFonts w:ascii="Times New Roman" w:hAnsi="Times New Roman" w:cs="Times New Roman"/>
          <w:color w:val="000000" w:themeColor="text1"/>
          <w:sz w:val="26"/>
          <w:szCs w:val="26"/>
        </w:rPr>
      </w:pPr>
    </w:p>
    <w:p w14:paraId="6527DD8A" w14:textId="456AEDBF" w:rsidR="00D67F1B" w:rsidRDefault="00D67F1B" w:rsidP="00421549">
      <w:pPr>
        <w:spacing w:line="276" w:lineRule="auto"/>
        <w:rPr>
          <w:rFonts w:ascii="Times New Roman" w:hAnsi="Times New Roman" w:cs="Times New Roman"/>
          <w:color w:val="000000" w:themeColor="text1"/>
          <w:sz w:val="26"/>
          <w:szCs w:val="26"/>
        </w:rPr>
      </w:pPr>
    </w:p>
    <w:p w14:paraId="322F8078" w14:textId="63604B64" w:rsidR="00D67F1B" w:rsidRDefault="00D67F1B" w:rsidP="00421549">
      <w:pPr>
        <w:spacing w:line="276" w:lineRule="auto"/>
        <w:rPr>
          <w:rFonts w:ascii="Times New Roman" w:hAnsi="Times New Roman" w:cs="Times New Roman"/>
          <w:color w:val="000000" w:themeColor="text1"/>
          <w:sz w:val="26"/>
          <w:szCs w:val="26"/>
        </w:rPr>
      </w:pPr>
    </w:p>
    <w:p w14:paraId="00392654" w14:textId="2B8026AE" w:rsidR="00D67F1B" w:rsidRDefault="00D67F1B" w:rsidP="00421549">
      <w:pPr>
        <w:spacing w:line="276" w:lineRule="auto"/>
        <w:rPr>
          <w:rFonts w:ascii="Times New Roman" w:hAnsi="Times New Roman" w:cs="Times New Roman"/>
          <w:color w:val="000000" w:themeColor="text1"/>
          <w:sz w:val="26"/>
          <w:szCs w:val="26"/>
        </w:rPr>
      </w:pPr>
    </w:p>
    <w:p w14:paraId="6E58A399" w14:textId="77777777" w:rsidR="00D67F1B" w:rsidRDefault="00D67F1B" w:rsidP="00421549">
      <w:pPr>
        <w:spacing w:line="276" w:lineRule="auto"/>
        <w:rPr>
          <w:rFonts w:ascii="Times New Roman" w:hAnsi="Times New Roman" w:cs="Times New Roman"/>
          <w:color w:val="000000" w:themeColor="text1"/>
          <w:sz w:val="26"/>
          <w:szCs w:val="26"/>
        </w:rPr>
      </w:pPr>
    </w:p>
    <w:p w14:paraId="43C47035" w14:textId="62117A58" w:rsidR="00F34084" w:rsidRDefault="00F34084" w:rsidP="00421549">
      <w:pPr>
        <w:spacing w:line="276" w:lineRule="auto"/>
        <w:rPr>
          <w:rFonts w:ascii="Times New Roman" w:hAnsi="Times New Roman" w:cs="Times New Roman"/>
          <w:color w:val="000000" w:themeColor="text1"/>
          <w:sz w:val="26"/>
          <w:szCs w:val="26"/>
        </w:rPr>
      </w:pPr>
    </w:p>
    <w:p w14:paraId="538F5AAF" w14:textId="3D96C7D0" w:rsidR="00F34084" w:rsidRDefault="00F34084" w:rsidP="00421549">
      <w:pPr>
        <w:spacing w:line="276" w:lineRule="auto"/>
        <w:rPr>
          <w:rFonts w:ascii="Times New Roman" w:hAnsi="Times New Roman" w:cs="Times New Roman"/>
          <w:color w:val="000000" w:themeColor="text1"/>
          <w:sz w:val="26"/>
          <w:szCs w:val="26"/>
        </w:rPr>
      </w:pPr>
    </w:p>
    <w:p w14:paraId="6C41ED28" w14:textId="0689C078" w:rsidR="00F34084" w:rsidRPr="00421549" w:rsidRDefault="00F34084" w:rsidP="00421549">
      <w:pPr>
        <w:spacing w:line="276" w:lineRule="auto"/>
        <w:jc w:val="center"/>
        <w:rPr>
          <w:rFonts w:ascii="Times New Roman" w:hAnsi="Times New Roman" w:cs="Times New Roman"/>
          <w:b/>
          <w:bCs/>
          <w:color w:val="000000" w:themeColor="text1"/>
          <w:sz w:val="26"/>
          <w:szCs w:val="26"/>
          <w:lang w:val="vi-VN"/>
        </w:rPr>
      </w:pPr>
      <w:r w:rsidRPr="00421549">
        <w:rPr>
          <w:rFonts w:ascii="Times New Roman" w:hAnsi="Times New Roman" w:cs="Times New Roman"/>
          <w:b/>
          <w:bCs/>
          <w:color w:val="000000" w:themeColor="text1"/>
          <w:sz w:val="26"/>
          <w:szCs w:val="26"/>
        </w:rPr>
        <w:t>Danh mục</w:t>
      </w:r>
      <w:r w:rsidRPr="00421549">
        <w:rPr>
          <w:rFonts w:ascii="Times New Roman" w:hAnsi="Times New Roman" w:cs="Times New Roman"/>
          <w:b/>
          <w:bCs/>
          <w:color w:val="000000" w:themeColor="text1"/>
          <w:sz w:val="26"/>
          <w:szCs w:val="26"/>
          <w:lang w:val="vi-VN"/>
        </w:rPr>
        <w:t xml:space="preserve"> bảng biểu</w:t>
      </w:r>
    </w:p>
    <w:p w14:paraId="1B6AB7A6" w14:textId="434073E7" w:rsidR="00D91121" w:rsidRPr="00421549" w:rsidRDefault="00D91121" w:rsidP="00421549">
      <w:pPr>
        <w:spacing w:line="276" w:lineRule="auto"/>
        <w:rPr>
          <w:rFonts w:ascii="Times New Roman" w:hAnsi="Times New Roman" w:cs="Times New Roman"/>
          <w:color w:val="000000" w:themeColor="text1"/>
          <w:sz w:val="26"/>
          <w:szCs w:val="26"/>
        </w:rPr>
      </w:pPr>
    </w:p>
    <w:p w14:paraId="279509E4" w14:textId="065D3C96" w:rsidR="006854A2" w:rsidRDefault="00421549">
      <w:pPr>
        <w:pStyle w:val="TableofFigures"/>
        <w:tabs>
          <w:tab w:val="right" w:leader="dot" w:pos="9350"/>
        </w:tabs>
        <w:rPr>
          <w:ins w:id="61" w:author="Nguyen Danh Nam 20166477" w:date="2020-02-15T17:46:00Z"/>
          <w:rFonts w:eastAsiaTheme="minorEastAsia"/>
          <w:noProof/>
        </w:rPr>
      </w:pPr>
      <w:r w:rsidRPr="00421549">
        <w:rPr>
          <w:rFonts w:ascii="Times New Roman" w:hAnsi="Times New Roman" w:cs="Times New Roman"/>
          <w:color w:val="000000" w:themeColor="text1"/>
          <w:sz w:val="26"/>
          <w:szCs w:val="26"/>
        </w:rPr>
        <w:fldChar w:fldCharType="begin"/>
      </w:r>
      <w:r w:rsidRPr="00421549">
        <w:rPr>
          <w:rFonts w:ascii="Times New Roman" w:hAnsi="Times New Roman" w:cs="Times New Roman"/>
          <w:color w:val="000000" w:themeColor="text1"/>
          <w:sz w:val="26"/>
          <w:szCs w:val="26"/>
        </w:rPr>
        <w:instrText xml:space="preserve"> TOC \h \z \c "Bảng" </w:instrText>
      </w:r>
      <w:r w:rsidRPr="00421549">
        <w:rPr>
          <w:rFonts w:ascii="Times New Roman" w:hAnsi="Times New Roman" w:cs="Times New Roman"/>
          <w:color w:val="000000" w:themeColor="text1"/>
          <w:sz w:val="26"/>
          <w:szCs w:val="26"/>
        </w:rPr>
        <w:fldChar w:fldCharType="separate"/>
      </w:r>
      <w:ins w:id="62" w:author="Nguyen Danh Nam 20166477" w:date="2020-02-15T17:46:00Z">
        <w:r w:rsidR="006854A2" w:rsidRPr="00D51501">
          <w:rPr>
            <w:rStyle w:val="Hyperlink"/>
            <w:noProof/>
          </w:rPr>
          <w:fldChar w:fldCharType="begin"/>
        </w:r>
        <w:r w:rsidR="006854A2" w:rsidRPr="00D51501">
          <w:rPr>
            <w:rStyle w:val="Hyperlink"/>
            <w:noProof/>
          </w:rPr>
          <w:instrText xml:space="preserve"> </w:instrText>
        </w:r>
        <w:r w:rsidR="006854A2">
          <w:rPr>
            <w:noProof/>
          </w:rPr>
          <w:instrText>HYPERLINK \l "_Toc32681215"</w:instrText>
        </w:r>
        <w:r w:rsidR="006854A2" w:rsidRPr="00D51501">
          <w:rPr>
            <w:rStyle w:val="Hyperlink"/>
            <w:noProof/>
          </w:rPr>
          <w:instrText xml:space="preserve"> </w:instrText>
        </w:r>
        <w:r w:rsidR="006854A2" w:rsidRPr="00D51501">
          <w:rPr>
            <w:rStyle w:val="Hyperlink"/>
            <w:noProof/>
          </w:rPr>
        </w:r>
        <w:r w:rsidR="006854A2" w:rsidRPr="00D51501">
          <w:rPr>
            <w:rStyle w:val="Hyperlink"/>
            <w:noProof/>
          </w:rPr>
          <w:fldChar w:fldCharType="separate"/>
        </w:r>
        <w:r w:rsidR="006854A2" w:rsidRPr="00D51501">
          <w:rPr>
            <w:rStyle w:val="Hyperlink"/>
            <w:noProof/>
          </w:rPr>
          <w:t>Bảng 1</w:t>
        </w:r>
        <w:r w:rsidR="006854A2" w:rsidRPr="00D51501">
          <w:rPr>
            <w:rStyle w:val="Hyperlink"/>
            <w:noProof/>
            <w:lang w:val="vi-VN"/>
          </w:rPr>
          <w:t>. Đặc tả usecase Đăng ký</w:t>
        </w:r>
        <w:r w:rsidR="006854A2">
          <w:rPr>
            <w:noProof/>
            <w:webHidden/>
          </w:rPr>
          <w:tab/>
        </w:r>
        <w:r w:rsidR="006854A2">
          <w:rPr>
            <w:noProof/>
            <w:webHidden/>
          </w:rPr>
          <w:fldChar w:fldCharType="begin"/>
        </w:r>
        <w:r w:rsidR="006854A2">
          <w:rPr>
            <w:noProof/>
            <w:webHidden/>
          </w:rPr>
          <w:instrText xml:space="preserve"> PAGEREF _Toc32681215 \h </w:instrText>
        </w:r>
        <w:r w:rsidR="006854A2">
          <w:rPr>
            <w:noProof/>
            <w:webHidden/>
          </w:rPr>
        </w:r>
      </w:ins>
      <w:r w:rsidR="006854A2">
        <w:rPr>
          <w:noProof/>
          <w:webHidden/>
        </w:rPr>
        <w:fldChar w:fldCharType="separate"/>
      </w:r>
      <w:ins w:id="63" w:author="Nguyen Danh Nam 20166477" w:date="2020-02-15T17:46:00Z">
        <w:r w:rsidR="006854A2">
          <w:rPr>
            <w:noProof/>
            <w:webHidden/>
          </w:rPr>
          <w:t>8</w:t>
        </w:r>
        <w:r w:rsidR="006854A2">
          <w:rPr>
            <w:noProof/>
            <w:webHidden/>
          </w:rPr>
          <w:fldChar w:fldCharType="end"/>
        </w:r>
        <w:r w:rsidR="006854A2" w:rsidRPr="00D51501">
          <w:rPr>
            <w:rStyle w:val="Hyperlink"/>
            <w:noProof/>
          </w:rPr>
          <w:fldChar w:fldCharType="end"/>
        </w:r>
      </w:ins>
    </w:p>
    <w:p w14:paraId="1BA92840" w14:textId="759739E0" w:rsidR="006854A2" w:rsidRDefault="006854A2">
      <w:pPr>
        <w:pStyle w:val="TableofFigures"/>
        <w:tabs>
          <w:tab w:val="right" w:leader="dot" w:pos="9350"/>
        </w:tabs>
        <w:rPr>
          <w:ins w:id="64" w:author="Nguyen Danh Nam 20166477" w:date="2020-02-15T17:46:00Z"/>
          <w:rFonts w:eastAsiaTheme="minorEastAsia"/>
          <w:noProof/>
        </w:rPr>
      </w:pPr>
      <w:ins w:id="65"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"_Toc32681216"</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w:t>
        </w:r>
        <w:r w:rsidRPr="00D51501">
          <w:rPr>
            <w:rStyle w:val="Hyperlink"/>
            <w:noProof/>
            <w:lang w:val="vi-VN"/>
          </w:rPr>
          <w:t>. Đặc tả usecase Đăng nhập</w:t>
        </w:r>
        <w:r>
          <w:rPr>
            <w:noProof/>
            <w:webHidden/>
          </w:rPr>
          <w:tab/>
        </w:r>
        <w:r>
          <w:rPr>
            <w:noProof/>
            <w:webHidden/>
          </w:rPr>
          <w:fldChar w:fldCharType="begin"/>
        </w:r>
        <w:r>
          <w:rPr>
            <w:noProof/>
            <w:webHidden/>
          </w:rPr>
          <w:instrText xml:space="preserve"> PAGEREF _Toc32681216 \h </w:instrText>
        </w:r>
        <w:r>
          <w:rPr>
            <w:noProof/>
            <w:webHidden/>
          </w:rPr>
        </w:r>
      </w:ins>
      <w:r>
        <w:rPr>
          <w:noProof/>
          <w:webHidden/>
        </w:rPr>
        <w:fldChar w:fldCharType="separate"/>
      </w:r>
      <w:ins w:id="66" w:author="Nguyen Danh Nam 20166477" w:date="2020-02-15T17:46:00Z">
        <w:r>
          <w:rPr>
            <w:noProof/>
            <w:webHidden/>
          </w:rPr>
          <w:t>9</w:t>
        </w:r>
        <w:r>
          <w:rPr>
            <w:noProof/>
            <w:webHidden/>
          </w:rPr>
          <w:fldChar w:fldCharType="end"/>
        </w:r>
        <w:r w:rsidRPr="00D51501">
          <w:rPr>
            <w:rStyle w:val="Hyperlink"/>
            <w:noProof/>
          </w:rPr>
          <w:fldChar w:fldCharType="end"/>
        </w:r>
      </w:ins>
    </w:p>
    <w:p w14:paraId="4379F079" w14:textId="4464ECE4" w:rsidR="006854A2" w:rsidRDefault="006854A2">
      <w:pPr>
        <w:pStyle w:val="TableofFigures"/>
        <w:tabs>
          <w:tab w:val="right" w:leader="dot" w:pos="9350"/>
        </w:tabs>
        <w:rPr>
          <w:ins w:id="67" w:author="Nguyen Danh Nam 20166477" w:date="2020-02-15T17:46:00Z"/>
          <w:rFonts w:eastAsiaTheme="minorEastAsia"/>
          <w:noProof/>
        </w:rPr>
      </w:pPr>
      <w:ins w:id="68"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"_Toc32681217"</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w:t>
        </w:r>
        <w:r w:rsidRPr="00D51501">
          <w:rPr>
            <w:rStyle w:val="Hyperlink"/>
            <w:noProof/>
            <w:lang w:val="vi-VN"/>
          </w:rPr>
          <w:t>. Đặc tả usecase Đăng xuất</w:t>
        </w:r>
        <w:r>
          <w:rPr>
            <w:noProof/>
            <w:webHidden/>
          </w:rPr>
          <w:tab/>
        </w:r>
        <w:r>
          <w:rPr>
            <w:noProof/>
            <w:webHidden/>
          </w:rPr>
          <w:fldChar w:fldCharType="begin"/>
        </w:r>
        <w:r>
          <w:rPr>
            <w:noProof/>
            <w:webHidden/>
          </w:rPr>
          <w:instrText xml:space="preserve"> PAGEREF _Toc32681217 \h </w:instrText>
        </w:r>
        <w:r>
          <w:rPr>
            <w:noProof/>
            <w:webHidden/>
          </w:rPr>
        </w:r>
      </w:ins>
      <w:r>
        <w:rPr>
          <w:noProof/>
          <w:webHidden/>
        </w:rPr>
        <w:fldChar w:fldCharType="separate"/>
      </w:r>
      <w:ins w:id="69" w:author="Nguyen Danh Nam 20166477" w:date="2020-02-15T17:46:00Z">
        <w:r>
          <w:rPr>
            <w:noProof/>
            <w:webHidden/>
          </w:rPr>
          <w:t>9</w:t>
        </w:r>
        <w:r>
          <w:rPr>
            <w:noProof/>
            <w:webHidden/>
          </w:rPr>
          <w:fldChar w:fldCharType="end"/>
        </w:r>
        <w:r w:rsidRPr="00D51501">
          <w:rPr>
            <w:rStyle w:val="Hyperlink"/>
            <w:noProof/>
          </w:rPr>
          <w:fldChar w:fldCharType="end"/>
        </w:r>
      </w:ins>
    </w:p>
    <w:p w14:paraId="380B27E7" w14:textId="249AD960" w:rsidR="006854A2" w:rsidRDefault="006854A2">
      <w:pPr>
        <w:pStyle w:val="TableofFigures"/>
        <w:tabs>
          <w:tab w:val="right" w:leader="dot" w:pos="9350"/>
        </w:tabs>
        <w:rPr>
          <w:ins w:id="70" w:author="Nguyen Danh Nam 20166477" w:date="2020-02-15T17:46:00Z"/>
          <w:rFonts w:eastAsiaTheme="minorEastAsia"/>
          <w:noProof/>
        </w:rPr>
      </w:pPr>
      <w:ins w:id="71"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"_Toc32681218"</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4</w:t>
        </w:r>
        <w:r w:rsidRPr="00D51501">
          <w:rPr>
            <w:rStyle w:val="Hyperlink"/>
            <w:noProof/>
            <w:lang w:val="vi-VN"/>
          </w:rPr>
          <w:t>. Đặc tả usecase Lấy lại mật khẩu</w:t>
        </w:r>
        <w:r>
          <w:rPr>
            <w:noProof/>
            <w:webHidden/>
          </w:rPr>
          <w:tab/>
        </w:r>
        <w:r>
          <w:rPr>
            <w:noProof/>
            <w:webHidden/>
          </w:rPr>
          <w:fldChar w:fldCharType="begin"/>
        </w:r>
        <w:r>
          <w:rPr>
            <w:noProof/>
            <w:webHidden/>
          </w:rPr>
          <w:instrText xml:space="preserve"> PAGEREF _Toc32681218 \h </w:instrText>
        </w:r>
        <w:r>
          <w:rPr>
            <w:noProof/>
            <w:webHidden/>
          </w:rPr>
        </w:r>
      </w:ins>
      <w:r>
        <w:rPr>
          <w:noProof/>
          <w:webHidden/>
        </w:rPr>
        <w:fldChar w:fldCharType="separate"/>
      </w:r>
      <w:ins w:id="72" w:author="Nguyen Danh Nam 20166477" w:date="2020-02-15T17:46:00Z">
        <w:r>
          <w:rPr>
            <w:noProof/>
            <w:webHidden/>
          </w:rPr>
          <w:t>10</w:t>
        </w:r>
        <w:r>
          <w:rPr>
            <w:noProof/>
            <w:webHidden/>
          </w:rPr>
          <w:fldChar w:fldCharType="end"/>
        </w:r>
        <w:r w:rsidRPr="00D51501">
          <w:rPr>
            <w:rStyle w:val="Hyperlink"/>
            <w:noProof/>
          </w:rPr>
          <w:fldChar w:fldCharType="end"/>
        </w:r>
      </w:ins>
    </w:p>
    <w:p w14:paraId="1F068982" w14:textId="7BC9B2F0" w:rsidR="006854A2" w:rsidRDefault="006854A2">
      <w:pPr>
        <w:pStyle w:val="TableofFigures"/>
        <w:tabs>
          <w:tab w:val="right" w:leader="dot" w:pos="9350"/>
        </w:tabs>
        <w:rPr>
          <w:ins w:id="73" w:author="Nguyen Danh Nam 20166477" w:date="2020-02-15T17:46:00Z"/>
          <w:rFonts w:eastAsiaTheme="minorEastAsia"/>
          <w:noProof/>
        </w:rPr>
      </w:pPr>
      <w:ins w:id="74"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"_Toc32681219"</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5</w:t>
        </w:r>
        <w:r w:rsidRPr="00D51501">
          <w:rPr>
            <w:rStyle w:val="Hyperlink"/>
            <w:noProof/>
            <w:lang w:val="vi-VN"/>
          </w:rPr>
          <w:t>. Phân ra usecase Chỉnh sửa thông tin cá nhân</w:t>
        </w:r>
        <w:r>
          <w:rPr>
            <w:noProof/>
            <w:webHidden/>
          </w:rPr>
          <w:tab/>
        </w:r>
        <w:r>
          <w:rPr>
            <w:noProof/>
            <w:webHidden/>
          </w:rPr>
          <w:fldChar w:fldCharType="begin"/>
        </w:r>
        <w:r>
          <w:rPr>
            <w:noProof/>
            <w:webHidden/>
          </w:rPr>
          <w:instrText xml:space="preserve"> PAGEREF _Toc32681219 \h </w:instrText>
        </w:r>
        <w:r>
          <w:rPr>
            <w:noProof/>
            <w:webHidden/>
          </w:rPr>
        </w:r>
      </w:ins>
      <w:r>
        <w:rPr>
          <w:noProof/>
          <w:webHidden/>
        </w:rPr>
        <w:fldChar w:fldCharType="separate"/>
      </w:r>
      <w:ins w:id="75" w:author="Nguyen Danh Nam 20166477" w:date="2020-02-15T17:46:00Z">
        <w:r>
          <w:rPr>
            <w:noProof/>
            <w:webHidden/>
          </w:rPr>
          <w:t>11</w:t>
        </w:r>
        <w:r>
          <w:rPr>
            <w:noProof/>
            <w:webHidden/>
          </w:rPr>
          <w:fldChar w:fldCharType="end"/>
        </w:r>
        <w:r w:rsidRPr="00D51501">
          <w:rPr>
            <w:rStyle w:val="Hyperlink"/>
            <w:noProof/>
          </w:rPr>
          <w:fldChar w:fldCharType="end"/>
        </w:r>
      </w:ins>
    </w:p>
    <w:p w14:paraId="58D609BB" w14:textId="181E371A" w:rsidR="006854A2" w:rsidRDefault="006854A2">
      <w:pPr>
        <w:pStyle w:val="TableofFigures"/>
        <w:tabs>
          <w:tab w:val="right" w:leader="dot" w:pos="9350"/>
        </w:tabs>
        <w:rPr>
          <w:ins w:id="76" w:author="Nguyen Danh Nam 20166477" w:date="2020-02-15T17:46:00Z"/>
          <w:rFonts w:eastAsiaTheme="minorEastAsia"/>
          <w:noProof/>
        </w:rPr>
      </w:pPr>
      <w:ins w:id="77"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"_Toc32681220"</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6</w:t>
        </w:r>
        <w:r w:rsidRPr="00D51501">
          <w:rPr>
            <w:rStyle w:val="Hyperlink"/>
            <w:noProof/>
            <w:lang w:val="vi-VN"/>
          </w:rPr>
          <w:t>. Đặc tả usecase Tìm kiếm</w:t>
        </w:r>
        <w:r>
          <w:rPr>
            <w:noProof/>
            <w:webHidden/>
          </w:rPr>
          <w:tab/>
        </w:r>
        <w:r>
          <w:rPr>
            <w:noProof/>
            <w:webHidden/>
          </w:rPr>
          <w:fldChar w:fldCharType="begin"/>
        </w:r>
        <w:r>
          <w:rPr>
            <w:noProof/>
            <w:webHidden/>
          </w:rPr>
          <w:instrText xml:space="preserve"> PAGEREF _Toc32681220 \h </w:instrText>
        </w:r>
        <w:r>
          <w:rPr>
            <w:noProof/>
            <w:webHidden/>
          </w:rPr>
        </w:r>
      </w:ins>
      <w:r>
        <w:rPr>
          <w:noProof/>
          <w:webHidden/>
        </w:rPr>
        <w:fldChar w:fldCharType="separate"/>
      </w:r>
      <w:ins w:id="78" w:author="Nguyen Danh Nam 20166477" w:date="2020-02-15T17:46:00Z">
        <w:r>
          <w:rPr>
            <w:noProof/>
            <w:webHidden/>
          </w:rPr>
          <w:t>13</w:t>
        </w:r>
        <w:r>
          <w:rPr>
            <w:noProof/>
            <w:webHidden/>
          </w:rPr>
          <w:fldChar w:fldCharType="end"/>
        </w:r>
        <w:r w:rsidRPr="00D51501">
          <w:rPr>
            <w:rStyle w:val="Hyperlink"/>
            <w:noProof/>
          </w:rPr>
          <w:fldChar w:fldCharType="end"/>
        </w:r>
      </w:ins>
    </w:p>
    <w:p w14:paraId="26402C0B" w14:textId="711748A9" w:rsidR="006854A2" w:rsidRDefault="006854A2">
      <w:pPr>
        <w:pStyle w:val="TableofFigures"/>
        <w:tabs>
          <w:tab w:val="right" w:leader="dot" w:pos="9350"/>
        </w:tabs>
        <w:rPr>
          <w:ins w:id="79" w:author="Nguyen Danh Nam 20166477" w:date="2020-02-15T17:46:00Z"/>
          <w:rFonts w:eastAsiaTheme="minorEastAsia"/>
          <w:noProof/>
        </w:rPr>
      </w:pPr>
      <w:ins w:id="80"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"_Toc32681221"</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7</w:t>
        </w:r>
        <w:r w:rsidRPr="00D51501">
          <w:rPr>
            <w:rStyle w:val="Hyperlink"/>
            <w:noProof/>
            <w:lang w:val="vi-VN"/>
          </w:rPr>
          <w:t>. Đặc tả usecase Xem thông tin phim</w:t>
        </w:r>
        <w:r>
          <w:rPr>
            <w:noProof/>
            <w:webHidden/>
          </w:rPr>
          <w:tab/>
        </w:r>
        <w:r>
          <w:rPr>
            <w:noProof/>
            <w:webHidden/>
          </w:rPr>
          <w:fldChar w:fldCharType="begin"/>
        </w:r>
        <w:r>
          <w:rPr>
            <w:noProof/>
            <w:webHidden/>
          </w:rPr>
          <w:instrText xml:space="preserve"> PAGEREF _Toc32681221 \h </w:instrText>
        </w:r>
        <w:r>
          <w:rPr>
            <w:noProof/>
            <w:webHidden/>
          </w:rPr>
        </w:r>
      </w:ins>
      <w:r>
        <w:rPr>
          <w:noProof/>
          <w:webHidden/>
        </w:rPr>
        <w:fldChar w:fldCharType="separate"/>
      </w:r>
      <w:ins w:id="81" w:author="Nguyen Danh Nam 20166477" w:date="2020-02-15T17:46:00Z">
        <w:r>
          <w:rPr>
            <w:noProof/>
            <w:webHidden/>
          </w:rPr>
          <w:t>14</w:t>
        </w:r>
        <w:r>
          <w:rPr>
            <w:noProof/>
            <w:webHidden/>
          </w:rPr>
          <w:fldChar w:fldCharType="end"/>
        </w:r>
        <w:r w:rsidRPr="00D51501">
          <w:rPr>
            <w:rStyle w:val="Hyperlink"/>
            <w:noProof/>
          </w:rPr>
          <w:fldChar w:fldCharType="end"/>
        </w:r>
      </w:ins>
    </w:p>
    <w:p w14:paraId="06E66510" w14:textId="73A911E4" w:rsidR="006854A2" w:rsidRDefault="006854A2">
      <w:pPr>
        <w:pStyle w:val="TableofFigures"/>
        <w:tabs>
          <w:tab w:val="right" w:leader="dot" w:pos="9350"/>
        </w:tabs>
        <w:rPr>
          <w:ins w:id="82" w:author="Nguyen Danh Nam 20166477" w:date="2020-02-15T17:46:00Z"/>
          <w:rFonts w:eastAsiaTheme="minorEastAsia"/>
          <w:noProof/>
        </w:rPr>
      </w:pPr>
      <w:ins w:id="83"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"_Toc32681222"</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8</w:t>
        </w:r>
        <w:r w:rsidRPr="00D51501">
          <w:rPr>
            <w:rStyle w:val="Hyperlink"/>
            <w:noProof/>
            <w:lang w:val="vi-VN"/>
          </w:rPr>
          <w:t>. Đặc tả usecase Xem trực tuyến</w:t>
        </w:r>
        <w:r>
          <w:rPr>
            <w:noProof/>
            <w:webHidden/>
          </w:rPr>
          <w:tab/>
        </w:r>
        <w:r>
          <w:rPr>
            <w:noProof/>
            <w:webHidden/>
          </w:rPr>
          <w:fldChar w:fldCharType="begin"/>
        </w:r>
        <w:r>
          <w:rPr>
            <w:noProof/>
            <w:webHidden/>
          </w:rPr>
          <w:instrText xml:space="preserve"> PAGEREF _Toc32681222 \h </w:instrText>
        </w:r>
        <w:r>
          <w:rPr>
            <w:noProof/>
            <w:webHidden/>
          </w:rPr>
        </w:r>
      </w:ins>
      <w:r>
        <w:rPr>
          <w:noProof/>
          <w:webHidden/>
        </w:rPr>
        <w:fldChar w:fldCharType="separate"/>
      </w:r>
      <w:ins w:id="84" w:author="Nguyen Danh Nam 20166477" w:date="2020-02-15T17:46:00Z">
        <w:r>
          <w:rPr>
            <w:noProof/>
            <w:webHidden/>
          </w:rPr>
          <w:t>14</w:t>
        </w:r>
        <w:r>
          <w:rPr>
            <w:noProof/>
            <w:webHidden/>
          </w:rPr>
          <w:fldChar w:fldCharType="end"/>
        </w:r>
        <w:r w:rsidRPr="00D51501">
          <w:rPr>
            <w:rStyle w:val="Hyperlink"/>
            <w:noProof/>
          </w:rPr>
          <w:fldChar w:fldCharType="end"/>
        </w:r>
      </w:ins>
    </w:p>
    <w:p w14:paraId="4FBFB9BA" w14:textId="613722DD" w:rsidR="006854A2" w:rsidRDefault="006854A2">
      <w:pPr>
        <w:pStyle w:val="TableofFigures"/>
        <w:tabs>
          <w:tab w:val="right" w:leader="dot" w:pos="9350"/>
        </w:tabs>
        <w:rPr>
          <w:ins w:id="85" w:author="Nguyen Danh Nam 20166477" w:date="2020-02-15T17:46:00Z"/>
          <w:rFonts w:eastAsiaTheme="minorEastAsia"/>
          <w:noProof/>
        </w:rPr>
      </w:pPr>
      <w:ins w:id="86"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"_Toc32681223"</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9</w:t>
        </w:r>
        <w:r w:rsidRPr="00D51501">
          <w:rPr>
            <w:rStyle w:val="Hyperlink"/>
            <w:noProof/>
            <w:lang w:val="vi-VN"/>
          </w:rPr>
          <w:t>. Đặc tả usecase Like phim</w:t>
        </w:r>
        <w:r>
          <w:rPr>
            <w:noProof/>
            <w:webHidden/>
          </w:rPr>
          <w:tab/>
        </w:r>
        <w:r>
          <w:rPr>
            <w:noProof/>
            <w:webHidden/>
          </w:rPr>
          <w:fldChar w:fldCharType="begin"/>
        </w:r>
        <w:r>
          <w:rPr>
            <w:noProof/>
            <w:webHidden/>
          </w:rPr>
          <w:instrText xml:space="preserve"> PAGEREF _Toc32681223 \h </w:instrText>
        </w:r>
        <w:r>
          <w:rPr>
            <w:noProof/>
            <w:webHidden/>
          </w:rPr>
        </w:r>
      </w:ins>
      <w:r>
        <w:rPr>
          <w:noProof/>
          <w:webHidden/>
        </w:rPr>
        <w:fldChar w:fldCharType="separate"/>
      </w:r>
      <w:ins w:id="87" w:author="Nguyen Danh Nam 20166477" w:date="2020-02-15T17:46:00Z">
        <w:r>
          <w:rPr>
            <w:noProof/>
            <w:webHidden/>
          </w:rPr>
          <w:t>15</w:t>
        </w:r>
        <w:r>
          <w:rPr>
            <w:noProof/>
            <w:webHidden/>
          </w:rPr>
          <w:fldChar w:fldCharType="end"/>
        </w:r>
        <w:r w:rsidRPr="00D51501">
          <w:rPr>
            <w:rStyle w:val="Hyperlink"/>
            <w:noProof/>
          </w:rPr>
          <w:fldChar w:fldCharType="end"/>
        </w:r>
      </w:ins>
    </w:p>
    <w:p w14:paraId="09450724" w14:textId="63117426" w:rsidR="006854A2" w:rsidRDefault="006854A2">
      <w:pPr>
        <w:pStyle w:val="TableofFigures"/>
        <w:tabs>
          <w:tab w:val="right" w:leader="dot" w:pos="9350"/>
        </w:tabs>
        <w:rPr>
          <w:ins w:id="88" w:author="Nguyen Danh Nam 20166477" w:date="2020-02-15T17:46:00Z"/>
          <w:rFonts w:eastAsiaTheme="minorEastAsia"/>
          <w:noProof/>
        </w:rPr>
      </w:pPr>
      <w:ins w:id="89"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"_Toc32681224"</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10</w:t>
        </w:r>
        <w:r w:rsidRPr="00D51501">
          <w:rPr>
            <w:rStyle w:val="Hyperlink"/>
            <w:noProof/>
            <w:lang w:val="vi-VN"/>
          </w:rPr>
          <w:t>. Đặc tả usecase Dislike phim</w:t>
        </w:r>
        <w:r>
          <w:rPr>
            <w:noProof/>
            <w:webHidden/>
          </w:rPr>
          <w:tab/>
        </w:r>
        <w:r>
          <w:rPr>
            <w:noProof/>
            <w:webHidden/>
          </w:rPr>
          <w:fldChar w:fldCharType="begin"/>
        </w:r>
        <w:r>
          <w:rPr>
            <w:noProof/>
            <w:webHidden/>
          </w:rPr>
          <w:instrText xml:space="preserve"> PAGEREF _Toc32681224 \h </w:instrText>
        </w:r>
        <w:r>
          <w:rPr>
            <w:noProof/>
            <w:webHidden/>
          </w:rPr>
        </w:r>
      </w:ins>
      <w:r>
        <w:rPr>
          <w:noProof/>
          <w:webHidden/>
        </w:rPr>
        <w:fldChar w:fldCharType="separate"/>
      </w:r>
      <w:ins w:id="90" w:author="Nguyen Danh Nam 20166477" w:date="2020-02-15T17:46:00Z">
        <w:r>
          <w:rPr>
            <w:noProof/>
            <w:webHidden/>
          </w:rPr>
          <w:t>16</w:t>
        </w:r>
        <w:r>
          <w:rPr>
            <w:noProof/>
            <w:webHidden/>
          </w:rPr>
          <w:fldChar w:fldCharType="end"/>
        </w:r>
        <w:r w:rsidRPr="00D51501">
          <w:rPr>
            <w:rStyle w:val="Hyperlink"/>
            <w:noProof/>
          </w:rPr>
          <w:fldChar w:fldCharType="end"/>
        </w:r>
      </w:ins>
    </w:p>
    <w:p w14:paraId="382F9924" w14:textId="354FE38C" w:rsidR="006854A2" w:rsidRDefault="006854A2">
      <w:pPr>
        <w:pStyle w:val="TableofFigures"/>
        <w:tabs>
          <w:tab w:val="right" w:leader="dot" w:pos="9350"/>
        </w:tabs>
        <w:rPr>
          <w:ins w:id="91" w:author="Nguyen Danh Nam 20166477" w:date="2020-02-15T17:46:00Z"/>
          <w:rFonts w:eastAsiaTheme="minorEastAsia"/>
          <w:noProof/>
        </w:rPr>
      </w:pPr>
      <w:ins w:id="92"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"_Toc32681225"</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11</w:t>
        </w:r>
        <w:r w:rsidRPr="00D51501">
          <w:rPr>
            <w:rStyle w:val="Hyperlink"/>
            <w:noProof/>
            <w:lang w:val="vi-VN"/>
          </w:rPr>
          <w:t>. Đặc tả usecase Rate phim</w:t>
        </w:r>
        <w:r>
          <w:rPr>
            <w:noProof/>
            <w:webHidden/>
          </w:rPr>
          <w:tab/>
        </w:r>
        <w:r>
          <w:rPr>
            <w:noProof/>
            <w:webHidden/>
          </w:rPr>
          <w:fldChar w:fldCharType="begin"/>
        </w:r>
        <w:r>
          <w:rPr>
            <w:noProof/>
            <w:webHidden/>
          </w:rPr>
          <w:instrText xml:space="preserve"> PAGEREF _Toc32681225 \h </w:instrText>
        </w:r>
        <w:r>
          <w:rPr>
            <w:noProof/>
            <w:webHidden/>
          </w:rPr>
        </w:r>
      </w:ins>
      <w:r>
        <w:rPr>
          <w:noProof/>
          <w:webHidden/>
        </w:rPr>
        <w:fldChar w:fldCharType="separate"/>
      </w:r>
      <w:ins w:id="93" w:author="Nguyen Danh Nam 20166477" w:date="2020-02-15T17:46:00Z">
        <w:r>
          <w:rPr>
            <w:noProof/>
            <w:webHidden/>
          </w:rPr>
          <w:t>16</w:t>
        </w:r>
        <w:r>
          <w:rPr>
            <w:noProof/>
            <w:webHidden/>
          </w:rPr>
          <w:fldChar w:fldCharType="end"/>
        </w:r>
        <w:r w:rsidRPr="00D51501">
          <w:rPr>
            <w:rStyle w:val="Hyperlink"/>
            <w:noProof/>
          </w:rPr>
          <w:fldChar w:fldCharType="end"/>
        </w:r>
      </w:ins>
    </w:p>
    <w:p w14:paraId="1512C23D" w14:textId="0E4459AC" w:rsidR="006854A2" w:rsidRDefault="006854A2">
      <w:pPr>
        <w:pStyle w:val="TableofFigures"/>
        <w:tabs>
          <w:tab w:val="right" w:leader="dot" w:pos="9350"/>
        </w:tabs>
        <w:rPr>
          <w:ins w:id="94" w:author="Nguyen Danh Nam 20166477" w:date="2020-02-15T17:46:00Z"/>
          <w:rFonts w:eastAsiaTheme="minorEastAsia"/>
          <w:noProof/>
        </w:rPr>
      </w:pPr>
      <w:ins w:id="95"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"_Toc32681226"</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12</w:t>
        </w:r>
        <w:r w:rsidRPr="00D51501">
          <w:rPr>
            <w:rStyle w:val="Hyperlink"/>
            <w:noProof/>
            <w:lang w:val="vi-VN"/>
          </w:rPr>
          <w:t>. Đặc tả usecase Bình luận</w:t>
        </w:r>
        <w:r>
          <w:rPr>
            <w:noProof/>
            <w:webHidden/>
          </w:rPr>
          <w:tab/>
        </w:r>
        <w:r>
          <w:rPr>
            <w:noProof/>
            <w:webHidden/>
          </w:rPr>
          <w:fldChar w:fldCharType="begin"/>
        </w:r>
        <w:r>
          <w:rPr>
            <w:noProof/>
            <w:webHidden/>
          </w:rPr>
          <w:instrText xml:space="preserve"> PAGEREF _Toc32681226 \h </w:instrText>
        </w:r>
        <w:r>
          <w:rPr>
            <w:noProof/>
            <w:webHidden/>
          </w:rPr>
        </w:r>
      </w:ins>
      <w:r>
        <w:rPr>
          <w:noProof/>
          <w:webHidden/>
        </w:rPr>
        <w:fldChar w:fldCharType="separate"/>
      </w:r>
      <w:ins w:id="96" w:author="Nguyen Danh Nam 20166477" w:date="2020-02-15T17:46:00Z">
        <w:r>
          <w:rPr>
            <w:noProof/>
            <w:webHidden/>
          </w:rPr>
          <w:t>17</w:t>
        </w:r>
        <w:r>
          <w:rPr>
            <w:noProof/>
            <w:webHidden/>
          </w:rPr>
          <w:fldChar w:fldCharType="end"/>
        </w:r>
        <w:r w:rsidRPr="00D51501">
          <w:rPr>
            <w:rStyle w:val="Hyperlink"/>
            <w:noProof/>
          </w:rPr>
          <w:fldChar w:fldCharType="end"/>
        </w:r>
      </w:ins>
    </w:p>
    <w:p w14:paraId="0BB24E91" w14:textId="7B5CCE4F" w:rsidR="006854A2" w:rsidRDefault="006854A2">
      <w:pPr>
        <w:pStyle w:val="TableofFigures"/>
        <w:tabs>
          <w:tab w:val="right" w:leader="dot" w:pos="9350"/>
        </w:tabs>
        <w:rPr>
          <w:ins w:id="97" w:author="Nguyen Danh Nam 20166477" w:date="2020-02-15T17:46:00Z"/>
          <w:rFonts w:eastAsiaTheme="minorEastAsia"/>
          <w:noProof/>
        </w:rPr>
      </w:pPr>
      <w:ins w:id="98"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"_Toc32681227"</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13</w:t>
        </w:r>
        <w:r w:rsidRPr="00D51501">
          <w:rPr>
            <w:rStyle w:val="Hyperlink"/>
            <w:noProof/>
            <w:lang w:val="vi-VN"/>
          </w:rPr>
          <w:t>. Đặc tả usecase Chia sẻ phim</w:t>
        </w:r>
        <w:r>
          <w:rPr>
            <w:noProof/>
            <w:webHidden/>
          </w:rPr>
          <w:tab/>
        </w:r>
        <w:r>
          <w:rPr>
            <w:noProof/>
            <w:webHidden/>
          </w:rPr>
          <w:fldChar w:fldCharType="begin"/>
        </w:r>
        <w:r>
          <w:rPr>
            <w:noProof/>
            <w:webHidden/>
          </w:rPr>
          <w:instrText xml:space="preserve"> PAGEREF _Toc32681227 \h </w:instrText>
        </w:r>
        <w:r>
          <w:rPr>
            <w:noProof/>
            <w:webHidden/>
          </w:rPr>
        </w:r>
      </w:ins>
      <w:r>
        <w:rPr>
          <w:noProof/>
          <w:webHidden/>
        </w:rPr>
        <w:fldChar w:fldCharType="separate"/>
      </w:r>
      <w:ins w:id="99" w:author="Nguyen Danh Nam 20166477" w:date="2020-02-15T17:46:00Z">
        <w:r>
          <w:rPr>
            <w:noProof/>
            <w:webHidden/>
          </w:rPr>
          <w:t>18</w:t>
        </w:r>
        <w:r>
          <w:rPr>
            <w:noProof/>
            <w:webHidden/>
          </w:rPr>
          <w:fldChar w:fldCharType="end"/>
        </w:r>
        <w:r w:rsidRPr="00D51501">
          <w:rPr>
            <w:rStyle w:val="Hyperlink"/>
            <w:noProof/>
          </w:rPr>
          <w:fldChar w:fldCharType="end"/>
        </w:r>
      </w:ins>
    </w:p>
    <w:p w14:paraId="527CD130" w14:textId="7A82D24C" w:rsidR="006854A2" w:rsidRDefault="006854A2">
      <w:pPr>
        <w:pStyle w:val="TableofFigures"/>
        <w:tabs>
          <w:tab w:val="right" w:leader="dot" w:pos="9350"/>
        </w:tabs>
        <w:rPr>
          <w:ins w:id="100" w:author="Nguyen Danh Nam 20166477" w:date="2020-02-15T17:46:00Z"/>
          <w:rFonts w:eastAsiaTheme="minorEastAsia"/>
          <w:noProof/>
        </w:rPr>
      </w:pPr>
      <w:ins w:id="101"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"_Toc32681228"</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14</w:t>
        </w:r>
        <w:r w:rsidRPr="00D51501">
          <w:rPr>
            <w:rStyle w:val="Hyperlink"/>
            <w:noProof/>
            <w:lang w:val="vi-VN"/>
          </w:rPr>
          <w:t>. Đặc tả usecase Loại bỏ phim yêu thích</w:t>
        </w:r>
        <w:r>
          <w:rPr>
            <w:noProof/>
            <w:webHidden/>
          </w:rPr>
          <w:tab/>
        </w:r>
        <w:r>
          <w:rPr>
            <w:noProof/>
            <w:webHidden/>
          </w:rPr>
          <w:fldChar w:fldCharType="begin"/>
        </w:r>
        <w:r>
          <w:rPr>
            <w:noProof/>
            <w:webHidden/>
          </w:rPr>
          <w:instrText xml:space="preserve"> PAGEREF _Toc32681228 \h </w:instrText>
        </w:r>
        <w:r>
          <w:rPr>
            <w:noProof/>
            <w:webHidden/>
          </w:rPr>
        </w:r>
      </w:ins>
      <w:r>
        <w:rPr>
          <w:noProof/>
          <w:webHidden/>
        </w:rPr>
        <w:fldChar w:fldCharType="separate"/>
      </w:r>
      <w:ins w:id="102" w:author="Nguyen Danh Nam 20166477" w:date="2020-02-15T17:46:00Z">
        <w:r>
          <w:rPr>
            <w:noProof/>
            <w:webHidden/>
          </w:rPr>
          <w:t>19</w:t>
        </w:r>
        <w:r>
          <w:rPr>
            <w:noProof/>
            <w:webHidden/>
          </w:rPr>
          <w:fldChar w:fldCharType="end"/>
        </w:r>
        <w:r w:rsidRPr="00D51501">
          <w:rPr>
            <w:rStyle w:val="Hyperlink"/>
            <w:noProof/>
          </w:rPr>
          <w:fldChar w:fldCharType="end"/>
        </w:r>
      </w:ins>
    </w:p>
    <w:p w14:paraId="19720757" w14:textId="0DA0B9A6" w:rsidR="006854A2" w:rsidRDefault="006854A2">
      <w:pPr>
        <w:pStyle w:val="TableofFigures"/>
        <w:tabs>
          <w:tab w:val="right" w:leader="dot" w:pos="9350"/>
        </w:tabs>
        <w:rPr>
          <w:ins w:id="103" w:author="Nguyen Danh Nam 20166477" w:date="2020-02-15T17:46:00Z"/>
          <w:rFonts w:eastAsiaTheme="minorEastAsia"/>
          <w:noProof/>
        </w:rPr>
      </w:pPr>
      <w:ins w:id="104"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"_Toc32681229"</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15</w:t>
        </w:r>
        <w:r w:rsidRPr="00D51501">
          <w:rPr>
            <w:rStyle w:val="Hyperlink"/>
            <w:noProof/>
            <w:lang w:val="vi-VN"/>
          </w:rPr>
          <w:t>. Đặc tả usecase Nhận gợi ý phim</w:t>
        </w:r>
        <w:r>
          <w:rPr>
            <w:noProof/>
            <w:webHidden/>
          </w:rPr>
          <w:tab/>
        </w:r>
        <w:r>
          <w:rPr>
            <w:noProof/>
            <w:webHidden/>
          </w:rPr>
          <w:fldChar w:fldCharType="begin"/>
        </w:r>
        <w:r>
          <w:rPr>
            <w:noProof/>
            <w:webHidden/>
          </w:rPr>
          <w:instrText xml:space="preserve"> PAGEREF _Toc32681229 \h </w:instrText>
        </w:r>
        <w:r>
          <w:rPr>
            <w:noProof/>
            <w:webHidden/>
          </w:rPr>
        </w:r>
      </w:ins>
      <w:r>
        <w:rPr>
          <w:noProof/>
          <w:webHidden/>
        </w:rPr>
        <w:fldChar w:fldCharType="separate"/>
      </w:r>
      <w:ins w:id="105" w:author="Nguyen Danh Nam 20166477" w:date="2020-02-15T17:46:00Z">
        <w:r>
          <w:rPr>
            <w:noProof/>
            <w:webHidden/>
          </w:rPr>
          <w:t>19</w:t>
        </w:r>
        <w:r>
          <w:rPr>
            <w:noProof/>
            <w:webHidden/>
          </w:rPr>
          <w:fldChar w:fldCharType="end"/>
        </w:r>
        <w:r w:rsidRPr="00D51501">
          <w:rPr>
            <w:rStyle w:val="Hyperlink"/>
            <w:noProof/>
          </w:rPr>
          <w:fldChar w:fldCharType="end"/>
        </w:r>
      </w:ins>
    </w:p>
    <w:p w14:paraId="46905378" w14:textId="5AB455CC" w:rsidR="006854A2" w:rsidRDefault="006854A2">
      <w:pPr>
        <w:pStyle w:val="TableofFigures"/>
        <w:tabs>
          <w:tab w:val="right" w:leader="dot" w:pos="9350"/>
        </w:tabs>
        <w:rPr>
          <w:ins w:id="106" w:author="Nguyen Danh Nam 20166477" w:date="2020-02-15T17:46:00Z"/>
          <w:rFonts w:eastAsiaTheme="minorEastAsia"/>
          <w:noProof/>
        </w:rPr>
      </w:pPr>
      <w:ins w:id="107"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"_Toc32681230"</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16</w:t>
        </w:r>
        <w:r w:rsidRPr="00D51501">
          <w:rPr>
            <w:rStyle w:val="Hyperlink"/>
            <w:noProof/>
            <w:lang w:val="vi-VN"/>
          </w:rPr>
          <w:t>. Đặc tả usecase Thêm phim</w:t>
        </w:r>
        <w:r>
          <w:rPr>
            <w:noProof/>
            <w:webHidden/>
          </w:rPr>
          <w:tab/>
        </w:r>
        <w:r>
          <w:rPr>
            <w:noProof/>
            <w:webHidden/>
          </w:rPr>
          <w:fldChar w:fldCharType="begin"/>
        </w:r>
        <w:r>
          <w:rPr>
            <w:noProof/>
            <w:webHidden/>
          </w:rPr>
          <w:instrText xml:space="preserve"> PAGEREF _Toc32681230 \h </w:instrText>
        </w:r>
        <w:r>
          <w:rPr>
            <w:noProof/>
            <w:webHidden/>
          </w:rPr>
        </w:r>
      </w:ins>
      <w:r>
        <w:rPr>
          <w:noProof/>
          <w:webHidden/>
        </w:rPr>
        <w:fldChar w:fldCharType="separate"/>
      </w:r>
      <w:ins w:id="108" w:author="Nguyen Danh Nam 20166477" w:date="2020-02-15T17:46:00Z">
        <w:r>
          <w:rPr>
            <w:noProof/>
            <w:webHidden/>
          </w:rPr>
          <w:t>21</w:t>
        </w:r>
        <w:r>
          <w:rPr>
            <w:noProof/>
            <w:webHidden/>
          </w:rPr>
          <w:fldChar w:fldCharType="end"/>
        </w:r>
        <w:r w:rsidRPr="00D51501">
          <w:rPr>
            <w:rStyle w:val="Hyperlink"/>
            <w:noProof/>
          </w:rPr>
          <w:fldChar w:fldCharType="end"/>
        </w:r>
      </w:ins>
    </w:p>
    <w:p w14:paraId="29DF0BA5" w14:textId="0CAFD9E0" w:rsidR="006854A2" w:rsidRDefault="006854A2">
      <w:pPr>
        <w:pStyle w:val="TableofFigures"/>
        <w:tabs>
          <w:tab w:val="right" w:leader="dot" w:pos="9350"/>
        </w:tabs>
        <w:rPr>
          <w:ins w:id="109" w:author="Nguyen Danh Nam 20166477" w:date="2020-02-15T17:46:00Z"/>
          <w:rFonts w:eastAsiaTheme="minorEastAsia"/>
          <w:noProof/>
        </w:rPr>
      </w:pPr>
      <w:ins w:id="110"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"_Toc32681231"</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17</w:t>
        </w:r>
        <w:r w:rsidRPr="00D51501">
          <w:rPr>
            <w:rStyle w:val="Hyperlink"/>
            <w:noProof/>
            <w:lang w:val="vi-VN"/>
          </w:rPr>
          <w:t>. Đặc tả usecase Xem chi tiết phim</w:t>
        </w:r>
        <w:r>
          <w:rPr>
            <w:noProof/>
            <w:webHidden/>
          </w:rPr>
          <w:tab/>
        </w:r>
        <w:r>
          <w:rPr>
            <w:noProof/>
            <w:webHidden/>
          </w:rPr>
          <w:fldChar w:fldCharType="begin"/>
        </w:r>
        <w:r>
          <w:rPr>
            <w:noProof/>
            <w:webHidden/>
          </w:rPr>
          <w:instrText xml:space="preserve"> PAGEREF _Toc32681231 \h </w:instrText>
        </w:r>
        <w:r>
          <w:rPr>
            <w:noProof/>
            <w:webHidden/>
          </w:rPr>
        </w:r>
      </w:ins>
      <w:r>
        <w:rPr>
          <w:noProof/>
          <w:webHidden/>
        </w:rPr>
        <w:fldChar w:fldCharType="separate"/>
      </w:r>
      <w:ins w:id="111" w:author="Nguyen Danh Nam 20166477" w:date="2020-02-15T17:46:00Z">
        <w:r>
          <w:rPr>
            <w:noProof/>
            <w:webHidden/>
          </w:rPr>
          <w:t>22</w:t>
        </w:r>
        <w:r>
          <w:rPr>
            <w:noProof/>
            <w:webHidden/>
          </w:rPr>
          <w:fldChar w:fldCharType="end"/>
        </w:r>
        <w:r w:rsidRPr="00D51501">
          <w:rPr>
            <w:rStyle w:val="Hyperlink"/>
            <w:noProof/>
          </w:rPr>
          <w:fldChar w:fldCharType="end"/>
        </w:r>
      </w:ins>
    </w:p>
    <w:p w14:paraId="6CCE85BE" w14:textId="709A6479" w:rsidR="006854A2" w:rsidRDefault="006854A2">
      <w:pPr>
        <w:pStyle w:val="TableofFigures"/>
        <w:tabs>
          <w:tab w:val="right" w:leader="dot" w:pos="9350"/>
        </w:tabs>
        <w:rPr>
          <w:ins w:id="112" w:author="Nguyen Danh Nam 20166477" w:date="2020-02-15T17:46:00Z"/>
          <w:rFonts w:eastAsiaTheme="minorEastAsia"/>
          <w:noProof/>
        </w:rPr>
      </w:pPr>
      <w:ins w:id="113"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"_Toc32681232"</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18</w:t>
        </w:r>
        <w:r w:rsidRPr="00D51501">
          <w:rPr>
            <w:rStyle w:val="Hyperlink"/>
            <w:noProof/>
            <w:lang w:val="vi-VN"/>
          </w:rPr>
          <w:t>. Đặc tả usecase Sửa thông tin phim</w:t>
        </w:r>
        <w:r>
          <w:rPr>
            <w:noProof/>
            <w:webHidden/>
          </w:rPr>
          <w:tab/>
        </w:r>
        <w:r>
          <w:rPr>
            <w:noProof/>
            <w:webHidden/>
          </w:rPr>
          <w:fldChar w:fldCharType="begin"/>
        </w:r>
        <w:r>
          <w:rPr>
            <w:noProof/>
            <w:webHidden/>
          </w:rPr>
          <w:instrText xml:space="preserve"> PAGEREF _Toc32681232 \h </w:instrText>
        </w:r>
        <w:r>
          <w:rPr>
            <w:noProof/>
            <w:webHidden/>
          </w:rPr>
        </w:r>
      </w:ins>
      <w:r>
        <w:rPr>
          <w:noProof/>
          <w:webHidden/>
        </w:rPr>
        <w:fldChar w:fldCharType="separate"/>
      </w:r>
      <w:ins w:id="114" w:author="Nguyen Danh Nam 20166477" w:date="2020-02-15T17:46:00Z">
        <w:r>
          <w:rPr>
            <w:noProof/>
            <w:webHidden/>
          </w:rPr>
          <w:t>22</w:t>
        </w:r>
        <w:r>
          <w:rPr>
            <w:noProof/>
            <w:webHidden/>
          </w:rPr>
          <w:fldChar w:fldCharType="end"/>
        </w:r>
        <w:r w:rsidRPr="00D51501">
          <w:rPr>
            <w:rStyle w:val="Hyperlink"/>
            <w:noProof/>
          </w:rPr>
          <w:fldChar w:fldCharType="end"/>
        </w:r>
      </w:ins>
    </w:p>
    <w:p w14:paraId="49EDAAD5" w14:textId="062D6877" w:rsidR="006854A2" w:rsidRDefault="006854A2">
      <w:pPr>
        <w:pStyle w:val="TableofFigures"/>
        <w:tabs>
          <w:tab w:val="right" w:leader="dot" w:pos="9350"/>
        </w:tabs>
        <w:rPr>
          <w:ins w:id="115" w:author="Nguyen Danh Nam 20166477" w:date="2020-02-15T17:46:00Z"/>
          <w:rFonts w:eastAsiaTheme="minorEastAsia"/>
          <w:noProof/>
        </w:rPr>
      </w:pPr>
      <w:ins w:id="116"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"_Toc32681233"</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19</w:t>
        </w:r>
        <w:r w:rsidRPr="00D51501">
          <w:rPr>
            <w:rStyle w:val="Hyperlink"/>
            <w:noProof/>
            <w:lang w:val="vi-VN"/>
          </w:rPr>
          <w:t>. Đặc tả usecase Xoá phim</w:t>
        </w:r>
        <w:r>
          <w:rPr>
            <w:noProof/>
            <w:webHidden/>
          </w:rPr>
          <w:tab/>
        </w:r>
        <w:r>
          <w:rPr>
            <w:noProof/>
            <w:webHidden/>
          </w:rPr>
          <w:fldChar w:fldCharType="begin"/>
        </w:r>
        <w:r>
          <w:rPr>
            <w:noProof/>
            <w:webHidden/>
          </w:rPr>
          <w:instrText xml:space="preserve"> PAGEREF _Toc32681233 \h </w:instrText>
        </w:r>
        <w:r>
          <w:rPr>
            <w:noProof/>
            <w:webHidden/>
          </w:rPr>
        </w:r>
      </w:ins>
      <w:r>
        <w:rPr>
          <w:noProof/>
          <w:webHidden/>
        </w:rPr>
        <w:fldChar w:fldCharType="separate"/>
      </w:r>
      <w:ins w:id="117" w:author="Nguyen Danh Nam 20166477" w:date="2020-02-15T17:46:00Z">
        <w:r>
          <w:rPr>
            <w:noProof/>
            <w:webHidden/>
          </w:rPr>
          <w:t>23</w:t>
        </w:r>
        <w:r>
          <w:rPr>
            <w:noProof/>
            <w:webHidden/>
          </w:rPr>
          <w:fldChar w:fldCharType="end"/>
        </w:r>
        <w:r w:rsidRPr="00D51501">
          <w:rPr>
            <w:rStyle w:val="Hyperlink"/>
            <w:noProof/>
          </w:rPr>
          <w:fldChar w:fldCharType="end"/>
        </w:r>
      </w:ins>
    </w:p>
    <w:p w14:paraId="3DBF7AEE" w14:textId="60360A15" w:rsidR="006854A2" w:rsidRDefault="006854A2">
      <w:pPr>
        <w:pStyle w:val="TableofFigures"/>
        <w:tabs>
          <w:tab w:val="right" w:leader="dot" w:pos="9350"/>
        </w:tabs>
        <w:rPr>
          <w:ins w:id="118" w:author="Nguyen Danh Nam 20166477" w:date="2020-02-15T17:46:00Z"/>
          <w:rFonts w:eastAsiaTheme="minorEastAsia"/>
          <w:noProof/>
        </w:rPr>
      </w:pPr>
      <w:ins w:id="119"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"_Toc32681234"</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20</w:t>
        </w:r>
        <w:r w:rsidRPr="00D51501">
          <w:rPr>
            <w:rStyle w:val="Hyperlink"/>
            <w:noProof/>
            <w:lang w:val="vi-VN"/>
          </w:rPr>
          <w:t>. Đặc tả usecase Tìm kiếm thể loại phim</w:t>
        </w:r>
        <w:r>
          <w:rPr>
            <w:noProof/>
            <w:webHidden/>
          </w:rPr>
          <w:tab/>
        </w:r>
        <w:r>
          <w:rPr>
            <w:noProof/>
            <w:webHidden/>
          </w:rPr>
          <w:fldChar w:fldCharType="begin"/>
        </w:r>
        <w:r>
          <w:rPr>
            <w:noProof/>
            <w:webHidden/>
          </w:rPr>
          <w:instrText xml:space="preserve"> PAGEREF _Toc32681234 \h </w:instrText>
        </w:r>
        <w:r>
          <w:rPr>
            <w:noProof/>
            <w:webHidden/>
          </w:rPr>
        </w:r>
      </w:ins>
      <w:r>
        <w:rPr>
          <w:noProof/>
          <w:webHidden/>
        </w:rPr>
        <w:fldChar w:fldCharType="separate"/>
      </w:r>
      <w:ins w:id="120" w:author="Nguyen Danh Nam 20166477" w:date="2020-02-15T17:46:00Z">
        <w:r>
          <w:rPr>
            <w:noProof/>
            <w:webHidden/>
          </w:rPr>
          <w:t>25</w:t>
        </w:r>
        <w:r>
          <w:rPr>
            <w:noProof/>
            <w:webHidden/>
          </w:rPr>
          <w:fldChar w:fldCharType="end"/>
        </w:r>
        <w:r w:rsidRPr="00D51501">
          <w:rPr>
            <w:rStyle w:val="Hyperlink"/>
            <w:noProof/>
          </w:rPr>
          <w:fldChar w:fldCharType="end"/>
        </w:r>
      </w:ins>
    </w:p>
    <w:p w14:paraId="75DBD639" w14:textId="70AB4297" w:rsidR="006854A2" w:rsidRDefault="006854A2">
      <w:pPr>
        <w:pStyle w:val="TableofFigures"/>
        <w:tabs>
          <w:tab w:val="right" w:leader="dot" w:pos="9350"/>
        </w:tabs>
        <w:rPr>
          <w:ins w:id="121" w:author="Nguyen Danh Nam 20166477" w:date="2020-02-15T17:46:00Z"/>
          <w:rFonts w:eastAsiaTheme="minorEastAsia"/>
          <w:noProof/>
        </w:rPr>
      </w:pPr>
      <w:ins w:id="122"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"_Toc32681235"</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21</w:t>
        </w:r>
        <w:r w:rsidRPr="00D51501">
          <w:rPr>
            <w:rStyle w:val="Hyperlink"/>
            <w:noProof/>
            <w:lang w:val="vi-VN"/>
          </w:rPr>
          <w:t>. Đặc tả usecase Thêm thể loại phim</w:t>
        </w:r>
        <w:r>
          <w:rPr>
            <w:noProof/>
            <w:webHidden/>
          </w:rPr>
          <w:tab/>
        </w:r>
        <w:r>
          <w:rPr>
            <w:noProof/>
            <w:webHidden/>
          </w:rPr>
          <w:fldChar w:fldCharType="begin"/>
        </w:r>
        <w:r>
          <w:rPr>
            <w:noProof/>
            <w:webHidden/>
          </w:rPr>
          <w:instrText xml:space="preserve"> PAGEREF _Toc32681235 \h </w:instrText>
        </w:r>
        <w:r>
          <w:rPr>
            <w:noProof/>
            <w:webHidden/>
          </w:rPr>
        </w:r>
      </w:ins>
      <w:r>
        <w:rPr>
          <w:noProof/>
          <w:webHidden/>
        </w:rPr>
        <w:fldChar w:fldCharType="separate"/>
      </w:r>
      <w:ins w:id="123" w:author="Nguyen Danh Nam 20166477" w:date="2020-02-15T17:46:00Z">
        <w:r>
          <w:rPr>
            <w:noProof/>
            <w:webHidden/>
          </w:rPr>
          <w:t>26</w:t>
        </w:r>
        <w:r>
          <w:rPr>
            <w:noProof/>
            <w:webHidden/>
          </w:rPr>
          <w:fldChar w:fldCharType="end"/>
        </w:r>
        <w:r w:rsidRPr="00D51501">
          <w:rPr>
            <w:rStyle w:val="Hyperlink"/>
            <w:noProof/>
          </w:rPr>
          <w:fldChar w:fldCharType="end"/>
        </w:r>
      </w:ins>
    </w:p>
    <w:p w14:paraId="0DB639C7" w14:textId="396EF8D2" w:rsidR="006854A2" w:rsidRDefault="006854A2">
      <w:pPr>
        <w:pStyle w:val="TableofFigures"/>
        <w:tabs>
          <w:tab w:val="right" w:leader="dot" w:pos="9350"/>
        </w:tabs>
        <w:rPr>
          <w:ins w:id="124" w:author="Nguyen Danh Nam 20166477" w:date="2020-02-15T17:46:00Z"/>
          <w:rFonts w:eastAsiaTheme="minorEastAsia"/>
          <w:noProof/>
        </w:rPr>
      </w:pPr>
      <w:ins w:id="125"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"_Toc32681236"</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22</w:t>
        </w:r>
        <w:r w:rsidRPr="00D51501">
          <w:rPr>
            <w:rStyle w:val="Hyperlink"/>
            <w:noProof/>
            <w:lang w:val="vi-VN"/>
          </w:rPr>
          <w:t>. Đặc tả usecase Sửa thể loại phim</w:t>
        </w:r>
        <w:r>
          <w:rPr>
            <w:noProof/>
            <w:webHidden/>
          </w:rPr>
          <w:tab/>
        </w:r>
        <w:r>
          <w:rPr>
            <w:noProof/>
            <w:webHidden/>
          </w:rPr>
          <w:fldChar w:fldCharType="begin"/>
        </w:r>
        <w:r>
          <w:rPr>
            <w:noProof/>
            <w:webHidden/>
          </w:rPr>
          <w:instrText xml:space="preserve"> PAGEREF _Toc32681236 \h </w:instrText>
        </w:r>
        <w:r>
          <w:rPr>
            <w:noProof/>
            <w:webHidden/>
          </w:rPr>
        </w:r>
      </w:ins>
      <w:r>
        <w:rPr>
          <w:noProof/>
          <w:webHidden/>
        </w:rPr>
        <w:fldChar w:fldCharType="separate"/>
      </w:r>
      <w:ins w:id="126" w:author="Nguyen Danh Nam 20166477" w:date="2020-02-15T17:46:00Z">
        <w:r>
          <w:rPr>
            <w:noProof/>
            <w:webHidden/>
          </w:rPr>
          <w:t>26</w:t>
        </w:r>
        <w:r>
          <w:rPr>
            <w:noProof/>
            <w:webHidden/>
          </w:rPr>
          <w:fldChar w:fldCharType="end"/>
        </w:r>
        <w:r w:rsidRPr="00D51501">
          <w:rPr>
            <w:rStyle w:val="Hyperlink"/>
            <w:noProof/>
          </w:rPr>
          <w:fldChar w:fldCharType="end"/>
        </w:r>
      </w:ins>
    </w:p>
    <w:p w14:paraId="22D33E84" w14:textId="315D6AF5" w:rsidR="006854A2" w:rsidRDefault="006854A2">
      <w:pPr>
        <w:pStyle w:val="TableofFigures"/>
        <w:tabs>
          <w:tab w:val="right" w:leader="dot" w:pos="9350"/>
        </w:tabs>
        <w:rPr>
          <w:ins w:id="127" w:author="Nguyen Danh Nam 20166477" w:date="2020-02-15T17:46:00Z"/>
          <w:rFonts w:eastAsiaTheme="minorEastAsia"/>
          <w:noProof/>
        </w:rPr>
      </w:pPr>
      <w:ins w:id="128"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"_Toc32681237"</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23</w:t>
        </w:r>
        <w:r w:rsidRPr="00D51501">
          <w:rPr>
            <w:rStyle w:val="Hyperlink"/>
            <w:noProof/>
            <w:lang w:val="vi-VN"/>
          </w:rPr>
          <w:t>. Đặc tả usecase Xoá thể loại phim</w:t>
        </w:r>
        <w:r>
          <w:rPr>
            <w:noProof/>
            <w:webHidden/>
          </w:rPr>
          <w:tab/>
        </w:r>
        <w:r>
          <w:rPr>
            <w:noProof/>
            <w:webHidden/>
          </w:rPr>
          <w:fldChar w:fldCharType="begin"/>
        </w:r>
        <w:r>
          <w:rPr>
            <w:noProof/>
            <w:webHidden/>
          </w:rPr>
          <w:instrText xml:space="preserve"> PAGEREF _Toc32681237 \h </w:instrText>
        </w:r>
        <w:r>
          <w:rPr>
            <w:noProof/>
            <w:webHidden/>
          </w:rPr>
        </w:r>
      </w:ins>
      <w:r>
        <w:rPr>
          <w:noProof/>
          <w:webHidden/>
        </w:rPr>
        <w:fldChar w:fldCharType="separate"/>
      </w:r>
      <w:ins w:id="129" w:author="Nguyen Danh Nam 20166477" w:date="2020-02-15T17:46:00Z">
        <w:r>
          <w:rPr>
            <w:noProof/>
            <w:webHidden/>
          </w:rPr>
          <w:t>27</w:t>
        </w:r>
        <w:r>
          <w:rPr>
            <w:noProof/>
            <w:webHidden/>
          </w:rPr>
          <w:fldChar w:fldCharType="end"/>
        </w:r>
        <w:r w:rsidRPr="00D51501">
          <w:rPr>
            <w:rStyle w:val="Hyperlink"/>
            <w:noProof/>
          </w:rPr>
          <w:fldChar w:fldCharType="end"/>
        </w:r>
      </w:ins>
    </w:p>
    <w:p w14:paraId="1D1222C6" w14:textId="286BA484" w:rsidR="006854A2" w:rsidRDefault="006854A2">
      <w:pPr>
        <w:pStyle w:val="TableofFigures"/>
        <w:tabs>
          <w:tab w:val="right" w:leader="dot" w:pos="9350"/>
        </w:tabs>
        <w:rPr>
          <w:ins w:id="130" w:author="Nguyen Danh Nam 20166477" w:date="2020-02-15T17:46:00Z"/>
          <w:rFonts w:eastAsiaTheme="minorEastAsia"/>
          <w:noProof/>
        </w:rPr>
      </w:pPr>
      <w:ins w:id="131"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"_Toc32681238"</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24</w:t>
        </w:r>
        <w:r w:rsidRPr="00D51501">
          <w:rPr>
            <w:rStyle w:val="Hyperlink"/>
            <w:noProof/>
            <w:lang w:val="vi-VN"/>
          </w:rPr>
          <w:t>. Đặc tả usecase Tìm kiếm người dùng</w:t>
        </w:r>
        <w:r>
          <w:rPr>
            <w:noProof/>
            <w:webHidden/>
          </w:rPr>
          <w:tab/>
        </w:r>
        <w:r>
          <w:rPr>
            <w:noProof/>
            <w:webHidden/>
          </w:rPr>
          <w:fldChar w:fldCharType="begin"/>
        </w:r>
        <w:r>
          <w:rPr>
            <w:noProof/>
            <w:webHidden/>
          </w:rPr>
          <w:instrText xml:space="preserve"> PAGEREF _Toc32681238 \h </w:instrText>
        </w:r>
        <w:r>
          <w:rPr>
            <w:noProof/>
            <w:webHidden/>
          </w:rPr>
        </w:r>
      </w:ins>
      <w:r>
        <w:rPr>
          <w:noProof/>
          <w:webHidden/>
        </w:rPr>
        <w:fldChar w:fldCharType="separate"/>
      </w:r>
      <w:ins w:id="132" w:author="Nguyen Danh Nam 20166477" w:date="2020-02-15T17:46:00Z">
        <w:r>
          <w:rPr>
            <w:noProof/>
            <w:webHidden/>
          </w:rPr>
          <w:t>29</w:t>
        </w:r>
        <w:r>
          <w:rPr>
            <w:noProof/>
            <w:webHidden/>
          </w:rPr>
          <w:fldChar w:fldCharType="end"/>
        </w:r>
        <w:r w:rsidRPr="00D51501">
          <w:rPr>
            <w:rStyle w:val="Hyperlink"/>
            <w:noProof/>
          </w:rPr>
          <w:fldChar w:fldCharType="end"/>
        </w:r>
      </w:ins>
    </w:p>
    <w:p w14:paraId="5BCCD115" w14:textId="0F699D26" w:rsidR="006854A2" w:rsidRDefault="006854A2">
      <w:pPr>
        <w:pStyle w:val="TableofFigures"/>
        <w:tabs>
          <w:tab w:val="right" w:leader="dot" w:pos="9350"/>
        </w:tabs>
        <w:rPr>
          <w:ins w:id="133" w:author="Nguyen Danh Nam 20166477" w:date="2020-02-15T17:46:00Z"/>
          <w:rFonts w:eastAsiaTheme="minorEastAsia"/>
          <w:noProof/>
        </w:rPr>
      </w:pPr>
      <w:ins w:id="134"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"_Toc32681239"</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25</w:t>
        </w:r>
        <w:r w:rsidRPr="00D51501">
          <w:rPr>
            <w:rStyle w:val="Hyperlink"/>
            <w:noProof/>
            <w:lang w:val="vi-VN"/>
          </w:rPr>
          <w:t>. Đặc tả usecase Xem thông tin người dùng</w:t>
        </w:r>
        <w:r>
          <w:rPr>
            <w:noProof/>
            <w:webHidden/>
          </w:rPr>
          <w:tab/>
        </w:r>
        <w:r>
          <w:rPr>
            <w:noProof/>
            <w:webHidden/>
          </w:rPr>
          <w:fldChar w:fldCharType="begin"/>
        </w:r>
        <w:r>
          <w:rPr>
            <w:noProof/>
            <w:webHidden/>
          </w:rPr>
          <w:instrText xml:space="preserve"> PAGEREF _Toc32681239 \h </w:instrText>
        </w:r>
        <w:r>
          <w:rPr>
            <w:noProof/>
            <w:webHidden/>
          </w:rPr>
        </w:r>
      </w:ins>
      <w:r>
        <w:rPr>
          <w:noProof/>
          <w:webHidden/>
        </w:rPr>
        <w:fldChar w:fldCharType="separate"/>
      </w:r>
      <w:ins w:id="135" w:author="Nguyen Danh Nam 20166477" w:date="2020-02-15T17:46:00Z">
        <w:r>
          <w:rPr>
            <w:noProof/>
            <w:webHidden/>
          </w:rPr>
          <w:t>30</w:t>
        </w:r>
        <w:r>
          <w:rPr>
            <w:noProof/>
            <w:webHidden/>
          </w:rPr>
          <w:fldChar w:fldCharType="end"/>
        </w:r>
        <w:r w:rsidRPr="00D51501">
          <w:rPr>
            <w:rStyle w:val="Hyperlink"/>
            <w:noProof/>
          </w:rPr>
          <w:fldChar w:fldCharType="end"/>
        </w:r>
      </w:ins>
    </w:p>
    <w:p w14:paraId="5B7DF396" w14:textId="62005FAE" w:rsidR="006854A2" w:rsidRDefault="006854A2">
      <w:pPr>
        <w:pStyle w:val="TableofFigures"/>
        <w:tabs>
          <w:tab w:val="right" w:leader="dot" w:pos="9350"/>
        </w:tabs>
        <w:rPr>
          <w:ins w:id="136" w:author="Nguyen Danh Nam 20166477" w:date="2020-02-15T17:46:00Z"/>
          <w:rFonts w:eastAsiaTheme="minorEastAsia"/>
          <w:noProof/>
        </w:rPr>
      </w:pPr>
      <w:ins w:id="137"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"_Toc32681240"</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26</w:t>
        </w:r>
        <w:r w:rsidRPr="00D51501">
          <w:rPr>
            <w:rStyle w:val="Hyperlink"/>
            <w:noProof/>
            <w:lang w:val="vi-VN"/>
          </w:rPr>
          <w:t>. Đặc tả usecase Cấp quyền quản trị</w:t>
        </w:r>
        <w:r>
          <w:rPr>
            <w:noProof/>
            <w:webHidden/>
          </w:rPr>
          <w:tab/>
        </w:r>
        <w:r>
          <w:rPr>
            <w:noProof/>
            <w:webHidden/>
          </w:rPr>
          <w:fldChar w:fldCharType="begin"/>
        </w:r>
        <w:r>
          <w:rPr>
            <w:noProof/>
            <w:webHidden/>
          </w:rPr>
          <w:instrText xml:space="preserve"> PAGEREF _Toc32681240 \h </w:instrText>
        </w:r>
        <w:r>
          <w:rPr>
            <w:noProof/>
            <w:webHidden/>
          </w:rPr>
        </w:r>
      </w:ins>
      <w:r>
        <w:rPr>
          <w:noProof/>
          <w:webHidden/>
        </w:rPr>
        <w:fldChar w:fldCharType="separate"/>
      </w:r>
      <w:ins w:id="138" w:author="Nguyen Danh Nam 20166477" w:date="2020-02-15T17:46:00Z">
        <w:r>
          <w:rPr>
            <w:noProof/>
            <w:webHidden/>
          </w:rPr>
          <w:t>30</w:t>
        </w:r>
        <w:r>
          <w:rPr>
            <w:noProof/>
            <w:webHidden/>
          </w:rPr>
          <w:fldChar w:fldCharType="end"/>
        </w:r>
        <w:r w:rsidRPr="00D51501">
          <w:rPr>
            <w:rStyle w:val="Hyperlink"/>
            <w:noProof/>
          </w:rPr>
          <w:fldChar w:fldCharType="end"/>
        </w:r>
      </w:ins>
    </w:p>
    <w:p w14:paraId="09F69CFC" w14:textId="22838BCE" w:rsidR="006854A2" w:rsidRDefault="006854A2">
      <w:pPr>
        <w:pStyle w:val="TableofFigures"/>
        <w:tabs>
          <w:tab w:val="right" w:leader="dot" w:pos="9350"/>
        </w:tabs>
        <w:rPr>
          <w:ins w:id="139" w:author="Nguyen Danh Nam 20166477" w:date="2020-02-15T17:46:00Z"/>
          <w:rFonts w:eastAsiaTheme="minorEastAsia"/>
          <w:noProof/>
        </w:rPr>
      </w:pPr>
      <w:ins w:id="140"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"_Toc32681241"</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27</w:t>
        </w:r>
        <w:r w:rsidRPr="00D51501">
          <w:rPr>
            <w:rStyle w:val="Hyperlink"/>
            <w:noProof/>
            <w:lang w:val="vi-VN"/>
          </w:rPr>
          <w:t>. Đặc tả usecaseXoá quyền quản trị</w:t>
        </w:r>
        <w:r>
          <w:rPr>
            <w:noProof/>
            <w:webHidden/>
          </w:rPr>
          <w:tab/>
        </w:r>
        <w:r>
          <w:rPr>
            <w:noProof/>
            <w:webHidden/>
          </w:rPr>
          <w:fldChar w:fldCharType="begin"/>
        </w:r>
        <w:r>
          <w:rPr>
            <w:noProof/>
            <w:webHidden/>
          </w:rPr>
          <w:instrText xml:space="preserve"> PAGEREF _Toc32681241 \h </w:instrText>
        </w:r>
        <w:r>
          <w:rPr>
            <w:noProof/>
            <w:webHidden/>
          </w:rPr>
        </w:r>
      </w:ins>
      <w:r>
        <w:rPr>
          <w:noProof/>
          <w:webHidden/>
        </w:rPr>
        <w:fldChar w:fldCharType="separate"/>
      </w:r>
      <w:ins w:id="141" w:author="Nguyen Danh Nam 20166477" w:date="2020-02-15T17:46:00Z">
        <w:r>
          <w:rPr>
            <w:noProof/>
            <w:webHidden/>
          </w:rPr>
          <w:t>31</w:t>
        </w:r>
        <w:r>
          <w:rPr>
            <w:noProof/>
            <w:webHidden/>
          </w:rPr>
          <w:fldChar w:fldCharType="end"/>
        </w:r>
        <w:r w:rsidRPr="00D51501">
          <w:rPr>
            <w:rStyle w:val="Hyperlink"/>
            <w:noProof/>
          </w:rPr>
          <w:fldChar w:fldCharType="end"/>
        </w:r>
      </w:ins>
    </w:p>
    <w:p w14:paraId="54F11AB4" w14:textId="7B574817" w:rsidR="006854A2" w:rsidRDefault="006854A2">
      <w:pPr>
        <w:pStyle w:val="TableofFigures"/>
        <w:tabs>
          <w:tab w:val="right" w:leader="dot" w:pos="9350"/>
        </w:tabs>
        <w:rPr>
          <w:ins w:id="142" w:author="Nguyen Danh Nam 20166477" w:date="2020-02-15T17:46:00Z"/>
          <w:rFonts w:eastAsiaTheme="minorEastAsia"/>
          <w:noProof/>
        </w:rPr>
      </w:pPr>
      <w:ins w:id="143"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"_Toc32681242"</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28</w:t>
        </w:r>
        <w:r w:rsidRPr="00D51501">
          <w:rPr>
            <w:rStyle w:val="Hyperlink"/>
            <w:noProof/>
            <w:lang w:val="vi-VN"/>
          </w:rPr>
          <w:t>. Đặc tả usecase Khoá người dùng</w:t>
        </w:r>
        <w:r>
          <w:rPr>
            <w:noProof/>
            <w:webHidden/>
          </w:rPr>
          <w:tab/>
        </w:r>
        <w:r>
          <w:rPr>
            <w:noProof/>
            <w:webHidden/>
          </w:rPr>
          <w:fldChar w:fldCharType="begin"/>
        </w:r>
        <w:r>
          <w:rPr>
            <w:noProof/>
            <w:webHidden/>
          </w:rPr>
          <w:instrText xml:space="preserve"> PAGEREF _Toc32681242 \h </w:instrText>
        </w:r>
        <w:r>
          <w:rPr>
            <w:noProof/>
            <w:webHidden/>
          </w:rPr>
        </w:r>
      </w:ins>
      <w:r>
        <w:rPr>
          <w:noProof/>
          <w:webHidden/>
        </w:rPr>
        <w:fldChar w:fldCharType="separate"/>
      </w:r>
      <w:ins w:id="144" w:author="Nguyen Danh Nam 20166477" w:date="2020-02-15T17:46:00Z">
        <w:r>
          <w:rPr>
            <w:noProof/>
            <w:webHidden/>
          </w:rPr>
          <w:t>32</w:t>
        </w:r>
        <w:r>
          <w:rPr>
            <w:noProof/>
            <w:webHidden/>
          </w:rPr>
          <w:fldChar w:fldCharType="end"/>
        </w:r>
        <w:r w:rsidRPr="00D51501">
          <w:rPr>
            <w:rStyle w:val="Hyperlink"/>
            <w:noProof/>
          </w:rPr>
          <w:fldChar w:fldCharType="end"/>
        </w:r>
      </w:ins>
    </w:p>
    <w:p w14:paraId="409A5D35" w14:textId="70077104" w:rsidR="006854A2" w:rsidRDefault="006854A2">
      <w:pPr>
        <w:pStyle w:val="TableofFigures"/>
        <w:tabs>
          <w:tab w:val="right" w:leader="dot" w:pos="9350"/>
        </w:tabs>
        <w:rPr>
          <w:ins w:id="145" w:author="Nguyen Danh Nam 20166477" w:date="2020-02-15T17:46:00Z"/>
          <w:rFonts w:eastAsiaTheme="minorEastAsia"/>
          <w:noProof/>
        </w:rPr>
      </w:pPr>
      <w:ins w:id="146"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"_Toc32681243"</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29</w:t>
        </w:r>
        <w:r w:rsidRPr="00D51501">
          <w:rPr>
            <w:rStyle w:val="Hyperlink"/>
            <w:noProof/>
            <w:lang w:val="vi-VN"/>
          </w:rPr>
          <w:t>. Đặc tả usecase Mở khoá người dùng</w:t>
        </w:r>
        <w:r>
          <w:rPr>
            <w:noProof/>
            <w:webHidden/>
          </w:rPr>
          <w:tab/>
        </w:r>
        <w:r>
          <w:rPr>
            <w:noProof/>
            <w:webHidden/>
          </w:rPr>
          <w:fldChar w:fldCharType="begin"/>
        </w:r>
        <w:r>
          <w:rPr>
            <w:noProof/>
            <w:webHidden/>
          </w:rPr>
          <w:instrText xml:space="preserve"> PAGEREF _Toc32681243 \h </w:instrText>
        </w:r>
        <w:r>
          <w:rPr>
            <w:noProof/>
            <w:webHidden/>
          </w:rPr>
        </w:r>
      </w:ins>
      <w:r>
        <w:rPr>
          <w:noProof/>
          <w:webHidden/>
        </w:rPr>
        <w:fldChar w:fldCharType="separate"/>
      </w:r>
      <w:ins w:id="147" w:author="Nguyen Danh Nam 20166477" w:date="2020-02-15T17:46:00Z">
        <w:r>
          <w:rPr>
            <w:noProof/>
            <w:webHidden/>
          </w:rPr>
          <w:t>33</w:t>
        </w:r>
        <w:r>
          <w:rPr>
            <w:noProof/>
            <w:webHidden/>
          </w:rPr>
          <w:fldChar w:fldCharType="end"/>
        </w:r>
        <w:r w:rsidRPr="00D51501">
          <w:rPr>
            <w:rStyle w:val="Hyperlink"/>
            <w:noProof/>
          </w:rPr>
          <w:fldChar w:fldCharType="end"/>
        </w:r>
      </w:ins>
    </w:p>
    <w:p w14:paraId="7CF690B8" w14:textId="3C128A1E" w:rsidR="006854A2" w:rsidRDefault="006854A2">
      <w:pPr>
        <w:pStyle w:val="TableofFigures"/>
        <w:tabs>
          <w:tab w:val="right" w:leader="dot" w:pos="9350"/>
        </w:tabs>
        <w:rPr>
          <w:ins w:id="148" w:author="Nguyen Danh Nam 20166477" w:date="2020-02-15T17:46:00Z"/>
          <w:rFonts w:eastAsiaTheme="minorEastAsia"/>
          <w:noProof/>
        </w:rPr>
      </w:pPr>
      <w:ins w:id="149"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"_Toc32681244"</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30</w:t>
        </w:r>
        <w:r w:rsidRPr="00D51501">
          <w:rPr>
            <w:rStyle w:val="Hyperlink"/>
            <w:noProof/>
            <w:lang w:val="vi-VN"/>
          </w:rPr>
          <w:t>. Đặc tả usecase Xem thống kê</w:t>
        </w:r>
        <w:r>
          <w:rPr>
            <w:noProof/>
            <w:webHidden/>
          </w:rPr>
          <w:tab/>
        </w:r>
        <w:r>
          <w:rPr>
            <w:noProof/>
            <w:webHidden/>
          </w:rPr>
          <w:fldChar w:fldCharType="begin"/>
        </w:r>
        <w:r>
          <w:rPr>
            <w:noProof/>
            <w:webHidden/>
          </w:rPr>
          <w:instrText xml:space="preserve"> PAGEREF _Toc32681244 \h </w:instrText>
        </w:r>
        <w:r>
          <w:rPr>
            <w:noProof/>
            <w:webHidden/>
          </w:rPr>
        </w:r>
      </w:ins>
      <w:r>
        <w:rPr>
          <w:noProof/>
          <w:webHidden/>
        </w:rPr>
        <w:fldChar w:fldCharType="separate"/>
      </w:r>
      <w:ins w:id="150" w:author="Nguyen Danh Nam 20166477" w:date="2020-02-15T17:46:00Z">
        <w:r>
          <w:rPr>
            <w:noProof/>
            <w:webHidden/>
          </w:rPr>
          <w:t>34</w:t>
        </w:r>
        <w:r>
          <w:rPr>
            <w:noProof/>
            <w:webHidden/>
          </w:rPr>
          <w:fldChar w:fldCharType="end"/>
        </w:r>
        <w:r w:rsidRPr="00D51501">
          <w:rPr>
            <w:rStyle w:val="Hyperlink"/>
            <w:noProof/>
          </w:rPr>
          <w:fldChar w:fldCharType="end"/>
        </w:r>
      </w:ins>
    </w:p>
    <w:p w14:paraId="1A1AD437" w14:textId="7FA7AEE5" w:rsidR="006854A2" w:rsidRDefault="006854A2">
      <w:pPr>
        <w:pStyle w:val="TableofFigures"/>
        <w:tabs>
          <w:tab w:val="right" w:leader="dot" w:pos="9350"/>
        </w:tabs>
        <w:rPr>
          <w:ins w:id="151" w:author="Nguyen Danh Nam 20166477" w:date="2020-02-15T17:46:00Z"/>
          <w:rFonts w:eastAsiaTheme="minorEastAsia"/>
          <w:noProof/>
        </w:rPr>
      </w:pPr>
      <w:ins w:id="152"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"_Toc32681245"</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31</w:t>
        </w:r>
        <w:r w:rsidRPr="00D51501">
          <w:rPr>
            <w:rStyle w:val="Hyperlink"/>
            <w:noProof/>
            <w:lang w:val="vi-VN"/>
          </w:rPr>
          <w:t>. Đặc tả usecase Ẩn bình luận</w:t>
        </w:r>
        <w:r>
          <w:rPr>
            <w:noProof/>
            <w:webHidden/>
          </w:rPr>
          <w:tab/>
        </w:r>
        <w:r>
          <w:rPr>
            <w:noProof/>
            <w:webHidden/>
          </w:rPr>
          <w:fldChar w:fldCharType="begin"/>
        </w:r>
        <w:r>
          <w:rPr>
            <w:noProof/>
            <w:webHidden/>
          </w:rPr>
          <w:instrText xml:space="preserve"> PAGEREF _Toc32681245 \h </w:instrText>
        </w:r>
        <w:r>
          <w:rPr>
            <w:noProof/>
            <w:webHidden/>
          </w:rPr>
        </w:r>
      </w:ins>
      <w:r>
        <w:rPr>
          <w:noProof/>
          <w:webHidden/>
        </w:rPr>
        <w:fldChar w:fldCharType="separate"/>
      </w:r>
      <w:ins w:id="153" w:author="Nguyen Danh Nam 20166477" w:date="2020-02-15T17:46:00Z">
        <w:r>
          <w:rPr>
            <w:noProof/>
            <w:webHidden/>
          </w:rPr>
          <w:t>35</w:t>
        </w:r>
        <w:r>
          <w:rPr>
            <w:noProof/>
            <w:webHidden/>
          </w:rPr>
          <w:fldChar w:fldCharType="end"/>
        </w:r>
        <w:r w:rsidRPr="00D51501">
          <w:rPr>
            <w:rStyle w:val="Hyperlink"/>
            <w:noProof/>
          </w:rPr>
          <w:fldChar w:fldCharType="end"/>
        </w:r>
      </w:ins>
    </w:p>
    <w:p w14:paraId="124BEEB7" w14:textId="5D878213" w:rsidR="006854A2" w:rsidRDefault="006854A2">
      <w:pPr>
        <w:pStyle w:val="TableofFigures"/>
        <w:tabs>
          <w:tab w:val="right" w:leader="dot" w:pos="9350"/>
        </w:tabs>
        <w:rPr>
          <w:ins w:id="154" w:author="Nguyen Danh Nam 20166477" w:date="2020-02-15T17:46:00Z"/>
          <w:rFonts w:eastAsiaTheme="minorEastAsia"/>
          <w:noProof/>
        </w:rPr>
      </w:pPr>
      <w:ins w:id="155"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"_Toc32681246"</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32</w:t>
        </w:r>
        <w:r w:rsidRPr="00D51501">
          <w:rPr>
            <w:rStyle w:val="Hyperlink"/>
            <w:noProof/>
            <w:lang w:val="vi-VN"/>
          </w:rPr>
          <w:t>. Đặc tả usecase Thêm thông báo</w:t>
        </w:r>
        <w:r>
          <w:rPr>
            <w:noProof/>
            <w:webHidden/>
          </w:rPr>
          <w:tab/>
        </w:r>
        <w:r>
          <w:rPr>
            <w:noProof/>
            <w:webHidden/>
          </w:rPr>
          <w:fldChar w:fldCharType="begin"/>
        </w:r>
        <w:r>
          <w:rPr>
            <w:noProof/>
            <w:webHidden/>
          </w:rPr>
          <w:instrText xml:space="preserve"> PAGEREF _Toc32681246 \h </w:instrText>
        </w:r>
        <w:r>
          <w:rPr>
            <w:noProof/>
            <w:webHidden/>
          </w:rPr>
        </w:r>
      </w:ins>
      <w:r>
        <w:rPr>
          <w:noProof/>
          <w:webHidden/>
        </w:rPr>
        <w:fldChar w:fldCharType="separate"/>
      </w:r>
      <w:ins w:id="156" w:author="Nguyen Danh Nam 20166477" w:date="2020-02-15T17:46:00Z">
        <w:r>
          <w:rPr>
            <w:noProof/>
            <w:webHidden/>
          </w:rPr>
          <w:t>37</w:t>
        </w:r>
        <w:r>
          <w:rPr>
            <w:noProof/>
            <w:webHidden/>
          </w:rPr>
          <w:fldChar w:fldCharType="end"/>
        </w:r>
        <w:r w:rsidRPr="00D51501">
          <w:rPr>
            <w:rStyle w:val="Hyperlink"/>
            <w:noProof/>
          </w:rPr>
          <w:fldChar w:fldCharType="end"/>
        </w:r>
      </w:ins>
    </w:p>
    <w:p w14:paraId="0611A6D2" w14:textId="78088DAC" w:rsidR="006854A2" w:rsidRDefault="006854A2">
      <w:pPr>
        <w:pStyle w:val="TableofFigures"/>
        <w:tabs>
          <w:tab w:val="right" w:leader="dot" w:pos="9350"/>
        </w:tabs>
        <w:rPr>
          <w:ins w:id="157" w:author="Nguyen Danh Nam 20166477" w:date="2020-02-15T17:46:00Z"/>
          <w:rFonts w:eastAsiaTheme="minorEastAsia"/>
          <w:noProof/>
        </w:rPr>
      </w:pPr>
      <w:ins w:id="158"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"_Toc32681247"</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33</w:t>
        </w:r>
        <w:r w:rsidRPr="00D51501">
          <w:rPr>
            <w:rStyle w:val="Hyperlink"/>
            <w:noProof/>
            <w:lang w:val="vi-VN"/>
          </w:rPr>
          <w:t>. Đặc tả usecase Xem chi tiết thông báo</w:t>
        </w:r>
        <w:r>
          <w:rPr>
            <w:noProof/>
            <w:webHidden/>
          </w:rPr>
          <w:tab/>
        </w:r>
        <w:r>
          <w:rPr>
            <w:noProof/>
            <w:webHidden/>
          </w:rPr>
          <w:fldChar w:fldCharType="begin"/>
        </w:r>
        <w:r>
          <w:rPr>
            <w:noProof/>
            <w:webHidden/>
          </w:rPr>
          <w:instrText xml:space="preserve"> PAGEREF _Toc32681247 \h </w:instrText>
        </w:r>
        <w:r>
          <w:rPr>
            <w:noProof/>
            <w:webHidden/>
          </w:rPr>
        </w:r>
      </w:ins>
      <w:r>
        <w:rPr>
          <w:noProof/>
          <w:webHidden/>
        </w:rPr>
        <w:fldChar w:fldCharType="separate"/>
      </w:r>
      <w:ins w:id="159" w:author="Nguyen Danh Nam 20166477" w:date="2020-02-15T17:46:00Z">
        <w:r>
          <w:rPr>
            <w:noProof/>
            <w:webHidden/>
          </w:rPr>
          <w:t>37</w:t>
        </w:r>
        <w:r>
          <w:rPr>
            <w:noProof/>
            <w:webHidden/>
          </w:rPr>
          <w:fldChar w:fldCharType="end"/>
        </w:r>
        <w:r w:rsidRPr="00D51501">
          <w:rPr>
            <w:rStyle w:val="Hyperlink"/>
            <w:noProof/>
          </w:rPr>
          <w:fldChar w:fldCharType="end"/>
        </w:r>
      </w:ins>
    </w:p>
    <w:p w14:paraId="6E396C93" w14:textId="7BEBBB2A" w:rsidR="006854A2" w:rsidRDefault="006854A2">
      <w:pPr>
        <w:pStyle w:val="TableofFigures"/>
        <w:tabs>
          <w:tab w:val="right" w:leader="dot" w:pos="9350"/>
        </w:tabs>
        <w:rPr>
          <w:ins w:id="160" w:author="Nguyen Danh Nam 20166477" w:date="2020-02-15T17:46:00Z"/>
          <w:rFonts w:eastAsiaTheme="minorEastAsia"/>
          <w:noProof/>
        </w:rPr>
      </w:pPr>
      <w:ins w:id="161"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"_Toc32681248"</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34</w:t>
        </w:r>
        <w:r w:rsidRPr="00D51501">
          <w:rPr>
            <w:rStyle w:val="Hyperlink"/>
            <w:noProof/>
            <w:lang w:val="vi-VN"/>
          </w:rPr>
          <w:t>. Đặc tả usecase Sửa thông báo</w:t>
        </w:r>
        <w:r>
          <w:rPr>
            <w:noProof/>
            <w:webHidden/>
          </w:rPr>
          <w:tab/>
        </w:r>
        <w:r>
          <w:rPr>
            <w:noProof/>
            <w:webHidden/>
          </w:rPr>
          <w:fldChar w:fldCharType="begin"/>
        </w:r>
        <w:r>
          <w:rPr>
            <w:noProof/>
            <w:webHidden/>
          </w:rPr>
          <w:instrText xml:space="preserve"> PAGEREF _Toc32681248 \h </w:instrText>
        </w:r>
        <w:r>
          <w:rPr>
            <w:noProof/>
            <w:webHidden/>
          </w:rPr>
        </w:r>
      </w:ins>
      <w:r>
        <w:rPr>
          <w:noProof/>
          <w:webHidden/>
        </w:rPr>
        <w:fldChar w:fldCharType="separate"/>
      </w:r>
      <w:ins w:id="162" w:author="Nguyen Danh Nam 20166477" w:date="2020-02-15T17:46:00Z">
        <w:r>
          <w:rPr>
            <w:noProof/>
            <w:webHidden/>
          </w:rPr>
          <w:t>38</w:t>
        </w:r>
        <w:r>
          <w:rPr>
            <w:noProof/>
            <w:webHidden/>
          </w:rPr>
          <w:fldChar w:fldCharType="end"/>
        </w:r>
        <w:r w:rsidRPr="00D51501">
          <w:rPr>
            <w:rStyle w:val="Hyperlink"/>
            <w:noProof/>
          </w:rPr>
          <w:fldChar w:fldCharType="end"/>
        </w:r>
      </w:ins>
    </w:p>
    <w:p w14:paraId="2C073CA3" w14:textId="608DACCB" w:rsidR="006854A2" w:rsidRDefault="006854A2">
      <w:pPr>
        <w:pStyle w:val="TableofFigures"/>
        <w:tabs>
          <w:tab w:val="right" w:leader="dot" w:pos="9350"/>
        </w:tabs>
        <w:rPr>
          <w:ins w:id="163" w:author="Nguyen Danh Nam 20166477" w:date="2020-02-15T17:46:00Z"/>
          <w:rFonts w:eastAsiaTheme="minorEastAsia"/>
          <w:noProof/>
        </w:rPr>
      </w:pPr>
      <w:ins w:id="164" w:author="Nguyen Danh Nam 20166477" w:date="2020-02-15T17:46:00Z">
        <w:r w:rsidRPr="00D51501">
          <w:rPr>
            <w:rStyle w:val="Hyperlink"/>
            <w:noProof/>
          </w:rPr>
          <w:fldChar w:fldCharType="begin"/>
        </w:r>
        <w:r w:rsidRPr="00D51501">
          <w:rPr>
            <w:rStyle w:val="Hyperlink"/>
            <w:noProof/>
          </w:rPr>
          <w:instrText xml:space="preserve"> </w:instrText>
        </w:r>
        <w:r>
          <w:rPr>
            <w:noProof/>
          </w:rPr>
          <w:instrText>HYPERLINK \l "_Toc32681249"</w:instrText>
        </w:r>
        <w:r w:rsidRPr="00D51501">
          <w:rPr>
            <w:rStyle w:val="Hyperlink"/>
            <w:noProof/>
          </w:rPr>
          <w:instrText xml:space="preserve"> </w:instrText>
        </w:r>
        <w:r w:rsidRPr="00D51501">
          <w:rPr>
            <w:rStyle w:val="Hyperlink"/>
            <w:noProof/>
          </w:rPr>
        </w:r>
        <w:r w:rsidRPr="00D51501">
          <w:rPr>
            <w:rStyle w:val="Hyperlink"/>
            <w:noProof/>
          </w:rPr>
          <w:fldChar w:fldCharType="separate"/>
        </w:r>
        <w:r w:rsidRPr="00D51501">
          <w:rPr>
            <w:rStyle w:val="Hyperlink"/>
            <w:noProof/>
          </w:rPr>
          <w:t>Bảng 35</w:t>
        </w:r>
        <w:r w:rsidRPr="00D51501">
          <w:rPr>
            <w:rStyle w:val="Hyperlink"/>
            <w:noProof/>
            <w:lang w:val="vi-VN"/>
          </w:rPr>
          <w:t>. Đặc tả usecase Xoá thông báo</w:t>
        </w:r>
        <w:r>
          <w:rPr>
            <w:noProof/>
            <w:webHidden/>
          </w:rPr>
          <w:tab/>
        </w:r>
        <w:r>
          <w:rPr>
            <w:noProof/>
            <w:webHidden/>
          </w:rPr>
          <w:fldChar w:fldCharType="begin"/>
        </w:r>
        <w:r>
          <w:rPr>
            <w:noProof/>
            <w:webHidden/>
          </w:rPr>
          <w:instrText xml:space="preserve"> PAGEREF _Toc32681249 \h </w:instrText>
        </w:r>
        <w:r>
          <w:rPr>
            <w:noProof/>
            <w:webHidden/>
          </w:rPr>
        </w:r>
      </w:ins>
      <w:r>
        <w:rPr>
          <w:noProof/>
          <w:webHidden/>
        </w:rPr>
        <w:fldChar w:fldCharType="separate"/>
      </w:r>
      <w:ins w:id="165" w:author="Nguyen Danh Nam 20166477" w:date="2020-02-15T17:46:00Z">
        <w:r>
          <w:rPr>
            <w:noProof/>
            <w:webHidden/>
          </w:rPr>
          <w:t>39</w:t>
        </w:r>
        <w:r>
          <w:rPr>
            <w:noProof/>
            <w:webHidden/>
          </w:rPr>
          <w:fldChar w:fldCharType="end"/>
        </w:r>
        <w:r w:rsidRPr="00D51501">
          <w:rPr>
            <w:rStyle w:val="Hyperlink"/>
            <w:noProof/>
          </w:rPr>
          <w:fldChar w:fldCharType="end"/>
        </w:r>
      </w:ins>
    </w:p>
    <w:p w14:paraId="32A82BE3" w14:textId="2CAE0F29" w:rsidR="00421549" w:rsidRPr="00421549" w:rsidDel="006854A2" w:rsidRDefault="00421549" w:rsidP="00421549">
      <w:pPr>
        <w:pStyle w:val="TableofFigures"/>
        <w:tabs>
          <w:tab w:val="right" w:leader="dot" w:pos="9350"/>
        </w:tabs>
        <w:spacing w:line="276" w:lineRule="auto"/>
        <w:rPr>
          <w:del w:id="166" w:author="Nguyen Danh Nam 20166477" w:date="2020-02-15T17:46:00Z"/>
          <w:rFonts w:ascii="Times New Roman" w:eastAsiaTheme="minorEastAsia" w:hAnsi="Times New Roman" w:cs="Times New Roman"/>
          <w:noProof/>
          <w:sz w:val="26"/>
          <w:szCs w:val="26"/>
        </w:rPr>
      </w:pPr>
      <w:del w:id="167" w:author="Nguyen Danh Nam 20166477" w:date="2020-02-15T17:46:00Z">
        <w:r w:rsidRPr="006854A2" w:rsidDel="006854A2">
          <w:rPr>
            <w:rFonts w:ascii="Times New Roman" w:hAnsi="Times New Roman" w:cs="Times New Roman"/>
            <w:noProof/>
            <w:sz w:val="26"/>
            <w:szCs w:val="26"/>
            <w:rPrChange w:id="168" w:author="Nguyen Danh Nam 20166477" w:date="2020-02-15T17:46:00Z">
              <w:rPr>
                <w:rStyle w:val="Hyperlink"/>
                <w:rFonts w:ascii="Times New Roman" w:hAnsi="Times New Roman" w:cs="Times New Roman"/>
                <w:noProof/>
                <w:sz w:val="26"/>
                <w:szCs w:val="26"/>
              </w:rPr>
            </w:rPrChange>
          </w:rPr>
          <w:delText>Bảng 1</w:delText>
        </w:r>
        <w:r w:rsidRPr="006854A2" w:rsidDel="006854A2">
          <w:rPr>
            <w:rFonts w:ascii="Times New Roman" w:hAnsi="Times New Roman" w:cs="Times New Roman"/>
            <w:noProof/>
            <w:sz w:val="26"/>
            <w:szCs w:val="26"/>
            <w:lang w:val="vi-VN"/>
            <w:rPrChange w:id="169" w:author="Nguyen Danh Nam 20166477" w:date="2020-02-15T17:46:00Z">
              <w:rPr>
                <w:rStyle w:val="Hyperlink"/>
                <w:rFonts w:ascii="Times New Roman" w:hAnsi="Times New Roman" w:cs="Times New Roman"/>
                <w:noProof/>
                <w:sz w:val="26"/>
                <w:szCs w:val="26"/>
                <w:lang w:val="vi-VN"/>
              </w:rPr>
            </w:rPrChange>
          </w:rPr>
          <w:delText>. Đặc tả usecase Đăng ký</w:delText>
        </w:r>
        <w:r w:rsidRPr="00421549" w:rsidDel="006854A2">
          <w:rPr>
            <w:rFonts w:ascii="Times New Roman" w:hAnsi="Times New Roman" w:cs="Times New Roman"/>
            <w:noProof/>
            <w:webHidden/>
            <w:sz w:val="26"/>
            <w:szCs w:val="26"/>
          </w:rPr>
          <w:tab/>
          <w:delText>8</w:delText>
        </w:r>
      </w:del>
    </w:p>
    <w:p w14:paraId="78A86EB1" w14:textId="4CFD081D" w:rsidR="00421549" w:rsidRPr="00421549" w:rsidDel="006854A2" w:rsidRDefault="00421549" w:rsidP="00421549">
      <w:pPr>
        <w:pStyle w:val="TableofFigures"/>
        <w:tabs>
          <w:tab w:val="right" w:leader="dot" w:pos="9350"/>
        </w:tabs>
        <w:spacing w:line="276" w:lineRule="auto"/>
        <w:rPr>
          <w:del w:id="170" w:author="Nguyen Danh Nam 20166477" w:date="2020-02-15T17:46:00Z"/>
          <w:rFonts w:ascii="Times New Roman" w:eastAsiaTheme="minorEastAsia" w:hAnsi="Times New Roman" w:cs="Times New Roman"/>
          <w:noProof/>
          <w:sz w:val="26"/>
          <w:szCs w:val="26"/>
        </w:rPr>
      </w:pPr>
      <w:del w:id="171" w:author="Nguyen Danh Nam 20166477" w:date="2020-02-15T17:46:00Z">
        <w:r w:rsidRPr="006854A2" w:rsidDel="006854A2">
          <w:rPr>
            <w:rFonts w:ascii="Times New Roman" w:hAnsi="Times New Roman" w:cs="Times New Roman"/>
            <w:noProof/>
            <w:sz w:val="26"/>
            <w:szCs w:val="26"/>
            <w:rPrChange w:id="172" w:author="Nguyen Danh Nam 20166477" w:date="2020-02-15T17:46:00Z">
              <w:rPr>
                <w:rStyle w:val="Hyperlink"/>
                <w:rFonts w:ascii="Times New Roman" w:hAnsi="Times New Roman" w:cs="Times New Roman"/>
                <w:noProof/>
                <w:sz w:val="26"/>
                <w:szCs w:val="26"/>
              </w:rPr>
            </w:rPrChange>
          </w:rPr>
          <w:delText>Bảng 2</w:delText>
        </w:r>
        <w:r w:rsidRPr="006854A2" w:rsidDel="006854A2">
          <w:rPr>
            <w:rFonts w:ascii="Times New Roman" w:hAnsi="Times New Roman" w:cs="Times New Roman"/>
            <w:noProof/>
            <w:sz w:val="26"/>
            <w:szCs w:val="26"/>
            <w:lang w:val="vi-VN"/>
            <w:rPrChange w:id="173" w:author="Nguyen Danh Nam 20166477" w:date="2020-02-15T17:46:00Z">
              <w:rPr>
                <w:rStyle w:val="Hyperlink"/>
                <w:rFonts w:ascii="Times New Roman" w:hAnsi="Times New Roman" w:cs="Times New Roman"/>
                <w:noProof/>
                <w:sz w:val="26"/>
                <w:szCs w:val="26"/>
                <w:lang w:val="vi-VN"/>
              </w:rPr>
            </w:rPrChange>
          </w:rPr>
          <w:delText>. Đặc tả usecase Đăng nhập</w:delText>
        </w:r>
        <w:r w:rsidRPr="00421549" w:rsidDel="006854A2">
          <w:rPr>
            <w:rFonts w:ascii="Times New Roman" w:hAnsi="Times New Roman" w:cs="Times New Roman"/>
            <w:noProof/>
            <w:webHidden/>
            <w:sz w:val="26"/>
            <w:szCs w:val="26"/>
          </w:rPr>
          <w:tab/>
          <w:delText>9</w:delText>
        </w:r>
      </w:del>
    </w:p>
    <w:p w14:paraId="70AB6439" w14:textId="25D61A09" w:rsidR="00421549" w:rsidRPr="00421549" w:rsidDel="006854A2" w:rsidRDefault="00421549" w:rsidP="00421549">
      <w:pPr>
        <w:pStyle w:val="TableofFigures"/>
        <w:tabs>
          <w:tab w:val="right" w:leader="dot" w:pos="9350"/>
        </w:tabs>
        <w:spacing w:line="276" w:lineRule="auto"/>
        <w:rPr>
          <w:del w:id="174" w:author="Nguyen Danh Nam 20166477" w:date="2020-02-15T17:46:00Z"/>
          <w:rFonts w:ascii="Times New Roman" w:eastAsiaTheme="minorEastAsia" w:hAnsi="Times New Roman" w:cs="Times New Roman"/>
          <w:noProof/>
          <w:sz w:val="26"/>
          <w:szCs w:val="26"/>
        </w:rPr>
      </w:pPr>
      <w:del w:id="175" w:author="Nguyen Danh Nam 20166477" w:date="2020-02-15T17:46:00Z">
        <w:r w:rsidRPr="006854A2" w:rsidDel="006854A2">
          <w:rPr>
            <w:rFonts w:ascii="Times New Roman" w:hAnsi="Times New Roman" w:cs="Times New Roman"/>
            <w:noProof/>
            <w:sz w:val="26"/>
            <w:szCs w:val="26"/>
            <w:rPrChange w:id="176" w:author="Nguyen Danh Nam 20166477" w:date="2020-02-15T17:46:00Z">
              <w:rPr>
                <w:rStyle w:val="Hyperlink"/>
                <w:rFonts w:ascii="Times New Roman" w:hAnsi="Times New Roman" w:cs="Times New Roman"/>
                <w:noProof/>
                <w:sz w:val="26"/>
                <w:szCs w:val="26"/>
              </w:rPr>
            </w:rPrChange>
          </w:rPr>
          <w:delText>Bảng 3</w:delText>
        </w:r>
        <w:r w:rsidRPr="006854A2" w:rsidDel="006854A2">
          <w:rPr>
            <w:rFonts w:ascii="Times New Roman" w:hAnsi="Times New Roman" w:cs="Times New Roman"/>
            <w:noProof/>
            <w:sz w:val="26"/>
            <w:szCs w:val="26"/>
            <w:lang w:val="vi-VN"/>
            <w:rPrChange w:id="177" w:author="Nguyen Danh Nam 20166477" w:date="2020-02-15T17:46:00Z">
              <w:rPr>
                <w:rStyle w:val="Hyperlink"/>
                <w:rFonts w:ascii="Times New Roman" w:hAnsi="Times New Roman" w:cs="Times New Roman"/>
                <w:noProof/>
                <w:sz w:val="26"/>
                <w:szCs w:val="26"/>
                <w:lang w:val="vi-VN"/>
              </w:rPr>
            </w:rPrChange>
          </w:rPr>
          <w:delText>. Đặc tả usecase Đăng xuất</w:delText>
        </w:r>
        <w:r w:rsidRPr="00421549" w:rsidDel="006854A2">
          <w:rPr>
            <w:rFonts w:ascii="Times New Roman" w:hAnsi="Times New Roman" w:cs="Times New Roman"/>
            <w:noProof/>
            <w:webHidden/>
            <w:sz w:val="26"/>
            <w:szCs w:val="26"/>
          </w:rPr>
          <w:tab/>
          <w:delText>9</w:delText>
        </w:r>
      </w:del>
    </w:p>
    <w:p w14:paraId="7A30DC82" w14:textId="2CF56111" w:rsidR="00421549" w:rsidRPr="00421549" w:rsidDel="006854A2" w:rsidRDefault="00421549" w:rsidP="00421549">
      <w:pPr>
        <w:pStyle w:val="TableofFigures"/>
        <w:tabs>
          <w:tab w:val="right" w:leader="dot" w:pos="9350"/>
        </w:tabs>
        <w:spacing w:line="276" w:lineRule="auto"/>
        <w:rPr>
          <w:del w:id="178" w:author="Nguyen Danh Nam 20166477" w:date="2020-02-15T17:46:00Z"/>
          <w:rFonts w:ascii="Times New Roman" w:eastAsiaTheme="minorEastAsia" w:hAnsi="Times New Roman" w:cs="Times New Roman"/>
          <w:noProof/>
          <w:sz w:val="26"/>
          <w:szCs w:val="26"/>
        </w:rPr>
      </w:pPr>
      <w:del w:id="179" w:author="Nguyen Danh Nam 20166477" w:date="2020-02-15T17:46:00Z">
        <w:r w:rsidRPr="006854A2" w:rsidDel="006854A2">
          <w:rPr>
            <w:rFonts w:ascii="Times New Roman" w:hAnsi="Times New Roman" w:cs="Times New Roman"/>
            <w:noProof/>
            <w:sz w:val="26"/>
            <w:szCs w:val="26"/>
            <w:rPrChange w:id="180" w:author="Nguyen Danh Nam 20166477" w:date="2020-02-15T17:46:00Z">
              <w:rPr>
                <w:rStyle w:val="Hyperlink"/>
                <w:rFonts w:ascii="Times New Roman" w:hAnsi="Times New Roman" w:cs="Times New Roman"/>
                <w:noProof/>
                <w:sz w:val="26"/>
                <w:szCs w:val="26"/>
              </w:rPr>
            </w:rPrChange>
          </w:rPr>
          <w:delText>Bảng 4</w:delText>
        </w:r>
        <w:r w:rsidRPr="006854A2" w:rsidDel="006854A2">
          <w:rPr>
            <w:rFonts w:ascii="Times New Roman" w:hAnsi="Times New Roman" w:cs="Times New Roman"/>
            <w:noProof/>
            <w:sz w:val="26"/>
            <w:szCs w:val="26"/>
            <w:lang w:val="vi-VN"/>
            <w:rPrChange w:id="181" w:author="Nguyen Danh Nam 20166477" w:date="2020-02-15T17:46:00Z">
              <w:rPr>
                <w:rStyle w:val="Hyperlink"/>
                <w:rFonts w:ascii="Times New Roman" w:hAnsi="Times New Roman" w:cs="Times New Roman"/>
                <w:noProof/>
                <w:sz w:val="26"/>
                <w:szCs w:val="26"/>
                <w:lang w:val="vi-VN"/>
              </w:rPr>
            </w:rPrChange>
          </w:rPr>
          <w:delText>. Đặc tả usecase Lấy lại mật khẩu</w:delText>
        </w:r>
        <w:r w:rsidRPr="00421549" w:rsidDel="006854A2">
          <w:rPr>
            <w:rFonts w:ascii="Times New Roman" w:hAnsi="Times New Roman" w:cs="Times New Roman"/>
            <w:noProof/>
            <w:webHidden/>
            <w:sz w:val="26"/>
            <w:szCs w:val="26"/>
          </w:rPr>
          <w:tab/>
          <w:delText>10</w:delText>
        </w:r>
      </w:del>
    </w:p>
    <w:p w14:paraId="3F886688" w14:textId="7FA078DC" w:rsidR="00421549" w:rsidRPr="00421549" w:rsidDel="006854A2" w:rsidRDefault="00421549" w:rsidP="00421549">
      <w:pPr>
        <w:pStyle w:val="TableofFigures"/>
        <w:tabs>
          <w:tab w:val="right" w:leader="dot" w:pos="9350"/>
        </w:tabs>
        <w:spacing w:line="276" w:lineRule="auto"/>
        <w:rPr>
          <w:del w:id="182" w:author="Nguyen Danh Nam 20166477" w:date="2020-02-15T17:46:00Z"/>
          <w:rFonts w:ascii="Times New Roman" w:eastAsiaTheme="minorEastAsia" w:hAnsi="Times New Roman" w:cs="Times New Roman"/>
          <w:noProof/>
          <w:sz w:val="26"/>
          <w:szCs w:val="26"/>
        </w:rPr>
      </w:pPr>
      <w:del w:id="183" w:author="Nguyen Danh Nam 20166477" w:date="2020-02-15T17:46:00Z">
        <w:r w:rsidRPr="006854A2" w:rsidDel="006854A2">
          <w:rPr>
            <w:rFonts w:ascii="Times New Roman" w:hAnsi="Times New Roman" w:cs="Times New Roman"/>
            <w:noProof/>
            <w:sz w:val="26"/>
            <w:szCs w:val="26"/>
            <w:rPrChange w:id="184" w:author="Nguyen Danh Nam 20166477" w:date="2020-02-15T17:46:00Z">
              <w:rPr>
                <w:rStyle w:val="Hyperlink"/>
                <w:rFonts w:ascii="Times New Roman" w:hAnsi="Times New Roman" w:cs="Times New Roman"/>
                <w:noProof/>
                <w:sz w:val="26"/>
                <w:szCs w:val="26"/>
              </w:rPr>
            </w:rPrChange>
          </w:rPr>
          <w:delText>Bảng 5</w:delText>
        </w:r>
        <w:r w:rsidRPr="006854A2" w:rsidDel="006854A2">
          <w:rPr>
            <w:rFonts w:ascii="Times New Roman" w:hAnsi="Times New Roman" w:cs="Times New Roman"/>
            <w:noProof/>
            <w:sz w:val="26"/>
            <w:szCs w:val="26"/>
            <w:lang w:val="vi-VN"/>
            <w:rPrChange w:id="185" w:author="Nguyen Danh Nam 20166477" w:date="2020-02-15T17:46:00Z">
              <w:rPr>
                <w:rStyle w:val="Hyperlink"/>
                <w:rFonts w:ascii="Times New Roman" w:hAnsi="Times New Roman" w:cs="Times New Roman"/>
                <w:noProof/>
                <w:sz w:val="26"/>
                <w:szCs w:val="26"/>
                <w:lang w:val="vi-VN"/>
              </w:rPr>
            </w:rPrChange>
          </w:rPr>
          <w:delText>. Đặc tả usecase Tìm kiếm</w:delText>
        </w:r>
        <w:r w:rsidRPr="00421549" w:rsidDel="006854A2">
          <w:rPr>
            <w:rFonts w:ascii="Times New Roman" w:hAnsi="Times New Roman" w:cs="Times New Roman"/>
            <w:noProof/>
            <w:webHidden/>
            <w:sz w:val="26"/>
            <w:szCs w:val="26"/>
          </w:rPr>
          <w:tab/>
          <w:delText>12</w:delText>
        </w:r>
      </w:del>
    </w:p>
    <w:p w14:paraId="6ED23A42" w14:textId="32FEDAFA" w:rsidR="00421549" w:rsidRPr="00421549" w:rsidDel="006854A2" w:rsidRDefault="00421549" w:rsidP="00421549">
      <w:pPr>
        <w:pStyle w:val="TableofFigures"/>
        <w:tabs>
          <w:tab w:val="right" w:leader="dot" w:pos="9350"/>
        </w:tabs>
        <w:spacing w:line="276" w:lineRule="auto"/>
        <w:rPr>
          <w:del w:id="186" w:author="Nguyen Danh Nam 20166477" w:date="2020-02-15T17:46:00Z"/>
          <w:rFonts w:ascii="Times New Roman" w:eastAsiaTheme="minorEastAsia" w:hAnsi="Times New Roman" w:cs="Times New Roman"/>
          <w:noProof/>
          <w:sz w:val="26"/>
          <w:szCs w:val="26"/>
        </w:rPr>
      </w:pPr>
      <w:del w:id="187" w:author="Nguyen Danh Nam 20166477" w:date="2020-02-15T17:46:00Z">
        <w:r w:rsidRPr="006854A2" w:rsidDel="006854A2">
          <w:rPr>
            <w:rFonts w:ascii="Times New Roman" w:hAnsi="Times New Roman" w:cs="Times New Roman"/>
            <w:noProof/>
            <w:sz w:val="26"/>
            <w:szCs w:val="26"/>
            <w:rPrChange w:id="188" w:author="Nguyen Danh Nam 20166477" w:date="2020-02-15T17:46:00Z">
              <w:rPr>
                <w:rStyle w:val="Hyperlink"/>
                <w:rFonts w:ascii="Times New Roman" w:hAnsi="Times New Roman" w:cs="Times New Roman"/>
                <w:noProof/>
                <w:sz w:val="26"/>
                <w:szCs w:val="26"/>
              </w:rPr>
            </w:rPrChange>
          </w:rPr>
          <w:delText>Bảng 6</w:delText>
        </w:r>
        <w:r w:rsidRPr="006854A2" w:rsidDel="006854A2">
          <w:rPr>
            <w:rFonts w:ascii="Times New Roman" w:hAnsi="Times New Roman" w:cs="Times New Roman"/>
            <w:noProof/>
            <w:sz w:val="26"/>
            <w:szCs w:val="26"/>
            <w:lang w:val="vi-VN"/>
            <w:rPrChange w:id="189" w:author="Nguyen Danh Nam 20166477" w:date="2020-02-15T17:46:00Z">
              <w:rPr>
                <w:rStyle w:val="Hyperlink"/>
                <w:rFonts w:ascii="Times New Roman" w:hAnsi="Times New Roman" w:cs="Times New Roman"/>
                <w:noProof/>
                <w:sz w:val="26"/>
                <w:szCs w:val="26"/>
                <w:lang w:val="vi-VN"/>
              </w:rPr>
            </w:rPrChange>
          </w:rPr>
          <w:delText>. Đặc tả usecase Xem thông tin phim</w:delText>
        </w:r>
        <w:r w:rsidRPr="00421549" w:rsidDel="006854A2">
          <w:rPr>
            <w:rFonts w:ascii="Times New Roman" w:hAnsi="Times New Roman" w:cs="Times New Roman"/>
            <w:noProof/>
            <w:webHidden/>
            <w:sz w:val="26"/>
            <w:szCs w:val="26"/>
          </w:rPr>
          <w:tab/>
          <w:delText>12</w:delText>
        </w:r>
      </w:del>
    </w:p>
    <w:p w14:paraId="1211E16D" w14:textId="562642BD" w:rsidR="00421549" w:rsidRPr="00421549" w:rsidDel="006854A2" w:rsidRDefault="00421549" w:rsidP="00421549">
      <w:pPr>
        <w:pStyle w:val="TableofFigures"/>
        <w:tabs>
          <w:tab w:val="right" w:leader="dot" w:pos="9350"/>
        </w:tabs>
        <w:spacing w:line="276" w:lineRule="auto"/>
        <w:rPr>
          <w:del w:id="190" w:author="Nguyen Danh Nam 20166477" w:date="2020-02-15T17:46:00Z"/>
          <w:rFonts w:ascii="Times New Roman" w:eastAsiaTheme="minorEastAsia" w:hAnsi="Times New Roman" w:cs="Times New Roman"/>
          <w:noProof/>
          <w:sz w:val="26"/>
          <w:szCs w:val="26"/>
        </w:rPr>
      </w:pPr>
      <w:del w:id="191" w:author="Nguyen Danh Nam 20166477" w:date="2020-02-15T17:46:00Z">
        <w:r w:rsidRPr="006854A2" w:rsidDel="006854A2">
          <w:rPr>
            <w:rFonts w:ascii="Times New Roman" w:hAnsi="Times New Roman" w:cs="Times New Roman"/>
            <w:noProof/>
            <w:sz w:val="26"/>
            <w:szCs w:val="26"/>
            <w:rPrChange w:id="192" w:author="Nguyen Danh Nam 20166477" w:date="2020-02-15T17:46:00Z">
              <w:rPr>
                <w:rStyle w:val="Hyperlink"/>
                <w:rFonts w:ascii="Times New Roman" w:hAnsi="Times New Roman" w:cs="Times New Roman"/>
                <w:noProof/>
                <w:sz w:val="26"/>
                <w:szCs w:val="26"/>
              </w:rPr>
            </w:rPrChange>
          </w:rPr>
          <w:delText>Bảng 7</w:delText>
        </w:r>
        <w:r w:rsidRPr="006854A2" w:rsidDel="006854A2">
          <w:rPr>
            <w:rFonts w:ascii="Times New Roman" w:hAnsi="Times New Roman" w:cs="Times New Roman"/>
            <w:noProof/>
            <w:sz w:val="26"/>
            <w:szCs w:val="26"/>
            <w:lang w:val="vi-VN"/>
            <w:rPrChange w:id="193" w:author="Nguyen Danh Nam 20166477" w:date="2020-02-15T17:46:00Z">
              <w:rPr>
                <w:rStyle w:val="Hyperlink"/>
                <w:rFonts w:ascii="Times New Roman" w:hAnsi="Times New Roman" w:cs="Times New Roman"/>
                <w:noProof/>
                <w:sz w:val="26"/>
                <w:szCs w:val="26"/>
                <w:lang w:val="vi-VN"/>
              </w:rPr>
            </w:rPrChange>
          </w:rPr>
          <w:delText>. Đặc tả usecase Xem trực tuyến</w:delText>
        </w:r>
        <w:r w:rsidRPr="00421549" w:rsidDel="006854A2">
          <w:rPr>
            <w:rFonts w:ascii="Times New Roman" w:hAnsi="Times New Roman" w:cs="Times New Roman"/>
            <w:noProof/>
            <w:webHidden/>
            <w:sz w:val="26"/>
            <w:szCs w:val="26"/>
          </w:rPr>
          <w:tab/>
          <w:delText>13</w:delText>
        </w:r>
      </w:del>
    </w:p>
    <w:p w14:paraId="5301D85B" w14:textId="69A797EF" w:rsidR="00421549" w:rsidRPr="00421549" w:rsidDel="006854A2" w:rsidRDefault="00421549" w:rsidP="00421549">
      <w:pPr>
        <w:pStyle w:val="TableofFigures"/>
        <w:tabs>
          <w:tab w:val="right" w:leader="dot" w:pos="9350"/>
        </w:tabs>
        <w:spacing w:line="276" w:lineRule="auto"/>
        <w:rPr>
          <w:del w:id="194" w:author="Nguyen Danh Nam 20166477" w:date="2020-02-15T17:46:00Z"/>
          <w:rFonts w:ascii="Times New Roman" w:eastAsiaTheme="minorEastAsia" w:hAnsi="Times New Roman" w:cs="Times New Roman"/>
          <w:noProof/>
          <w:sz w:val="26"/>
          <w:szCs w:val="26"/>
        </w:rPr>
      </w:pPr>
      <w:del w:id="195" w:author="Nguyen Danh Nam 20166477" w:date="2020-02-15T17:46:00Z">
        <w:r w:rsidRPr="006854A2" w:rsidDel="006854A2">
          <w:rPr>
            <w:rFonts w:ascii="Times New Roman" w:hAnsi="Times New Roman" w:cs="Times New Roman"/>
            <w:noProof/>
            <w:sz w:val="26"/>
            <w:szCs w:val="26"/>
            <w:rPrChange w:id="196" w:author="Nguyen Danh Nam 20166477" w:date="2020-02-15T17:46:00Z">
              <w:rPr>
                <w:rStyle w:val="Hyperlink"/>
                <w:rFonts w:ascii="Times New Roman" w:hAnsi="Times New Roman" w:cs="Times New Roman"/>
                <w:noProof/>
                <w:sz w:val="26"/>
                <w:szCs w:val="26"/>
              </w:rPr>
            </w:rPrChange>
          </w:rPr>
          <w:delText>Bảng 8</w:delText>
        </w:r>
        <w:r w:rsidRPr="006854A2" w:rsidDel="006854A2">
          <w:rPr>
            <w:rFonts w:ascii="Times New Roman" w:hAnsi="Times New Roman" w:cs="Times New Roman"/>
            <w:noProof/>
            <w:sz w:val="26"/>
            <w:szCs w:val="26"/>
            <w:lang w:val="vi-VN"/>
            <w:rPrChange w:id="197" w:author="Nguyen Danh Nam 20166477" w:date="2020-02-15T17:46:00Z">
              <w:rPr>
                <w:rStyle w:val="Hyperlink"/>
                <w:rFonts w:ascii="Times New Roman" w:hAnsi="Times New Roman" w:cs="Times New Roman"/>
                <w:noProof/>
                <w:sz w:val="26"/>
                <w:szCs w:val="26"/>
                <w:lang w:val="vi-VN"/>
              </w:rPr>
            </w:rPrChange>
          </w:rPr>
          <w:delText>. Đặc tả usecase Like phim</w:delText>
        </w:r>
        <w:r w:rsidRPr="00421549" w:rsidDel="006854A2">
          <w:rPr>
            <w:rFonts w:ascii="Times New Roman" w:hAnsi="Times New Roman" w:cs="Times New Roman"/>
            <w:noProof/>
            <w:webHidden/>
            <w:sz w:val="26"/>
            <w:szCs w:val="26"/>
          </w:rPr>
          <w:tab/>
          <w:delText>13</w:delText>
        </w:r>
      </w:del>
    </w:p>
    <w:p w14:paraId="08D5F906" w14:textId="4AFB7673" w:rsidR="00421549" w:rsidRPr="00421549" w:rsidDel="006854A2" w:rsidRDefault="00421549" w:rsidP="00421549">
      <w:pPr>
        <w:pStyle w:val="TableofFigures"/>
        <w:tabs>
          <w:tab w:val="right" w:leader="dot" w:pos="9350"/>
        </w:tabs>
        <w:spacing w:line="276" w:lineRule="auto"/>
        <w:rPr>
          <w:del w:id="198" w:author="Nguyen Danh Nam 20166477" w:date="2020-02-15T17:46:00Z"/>
          <w:rFonts w:ascii="Times New Roman" w:eastAsiaTheme="minorEastAsia" w:hAnsi="Times New Roman" w:cs="Times New Roman"/>
          <w:noProof/>
          <w:sz w:val="26"/>
          <w:szCs w:val="26"/>
        </w:rPr>
      </w:pPr>
      <w:del w:id="199" w:author="Nguyen Danh Nam 20166477" w:date="2020-02-15T17:46:00Z">
        <w:r w:rsidRPr="006854A2" w:rsidDel="006854A2">
          <w:rPr>
            <w:rFonts w:ascii="Times New Roman" w:hAnsi="Times New Roman" w:cs="Times New Roman"/>
            <w:noProof/>
            <w:sz w:val="26"/>
            <w:szCs w:val="26"/>
            <w:rPrChange w:id="200" w:author="Nguyen Danh Nam 20166477" w:date="2020-02-15T17:46:00Z">
              <w:rPr>
                <w:rStyle w:val="Hyperlink"/>
                <w:rFonts w:ascii="Times New Roman" w:hAnsi="Times New Roman" w:cs="Times New Roman"/>
                <w:noProof/>
                <w:sz w:val="26"/>
                <w:szCs w:val="26"/>
              </w:rPr>
            </w:rPrChange>
          </w:rPr>
          <w:delText>Bảng 9</w:delText>
        </w:r>
        <w:r w:rsidRPr="006854A2" w:rsidDel="006854A2">
          <w:rPr>
            <w:rFonts w:ascii="Times New Roman" w:hAnsi="Times New Roman" w:cs="Times New Roman"/>
            <w:noProof/>
            <w:sz w:val="26"/>
            <w:szCs w:val="26"/>
            <w:lang w:val="vi-VN"/>
            <w:rPrChange w:id="201" w:author="Nguyen Danh Nam 20166477" w:date="2020-02-15T17:46:00Z">
              <w:rPr>
                <w:rStyle w:val="Hyperlink"/>
                <w:rFonts w:ascii="Times New Roman" w:hAnsi="Times New Roman" w:cs="Times New Roman"/>
                <w:noProof/>
                <w:sz w:val="26"/>
                <w:szCs w:val="26"/>
                <w:lang w:val="vi-VN"/>
              </w:rPr>
            </w:rPrChange>
          </w:rPr>
          <w:delText>. Đặc tả usecase Dislike phim</w:delText>
        </w:r>
        <w:r w:rsidRPr="00421549" w:rsidDel="006854A2">
          <w:rPr>
            <w:rFonts w:ascii="Times New Roman" w:hAnsi="Times New Roman" w:cs="Times New Roman"/>
            <w:noProof/>
            <w:webHidden/>
            <w:sz w:val="26"/>
            <w:szCs w:val="26"/>
          </w:rPr>
          <w:tab/>
          <w:delText>14</w:delText>
        </w:r>
      </w:del>
    </w:p>
    <w:p w14:paraId="13BF061E" w14:textId="6998E5E9" w:rsidR="00421549" w:rsidRPr="00421549" w:rsidDel="006854A2" w:rsidRDefault="00421549" w:rsidP="00421549">
      <w:pPr>
        <w:pStyle w:val="TableofFigures"/>
        <w:tabs>
          <w:tab w:val="right" w:leader="dot" w:pos="9350"/>
        </w:tabs>
        <w:spacing w:line="276" w:lineRule="auto"/>
        <w:rPr>
          <w:del w:id="202" w:author="Nguyen Danh Nam 20166477" w:date="2020-02-15T17:46:00Z"/>
          <w:rFonts w:ascii="Times New Roman" w:eastAsiaTheme="minorEastAsia" w:hAnsi="Times New Roman" w:cs="Times New Roman"/>
          <w:noProof/>
          <w:sz w:val="26"/>
          <w:szCs w:val="26"/>
        </w:rPr>
      </w:pPr>
      <w:del w:id="203" w:author="Nguyen Danh Nam 20166477" w:date="2020-02-15T17:46:00Z">
        <w:r w:rsidRPr="006854A2" w:rsidDel="006854A2">
          <w:rPr>
            <w:rFonts w:ascii="Times New Roman" w:hAnsi="Times New Roman" w:cs="Times New Roman"/>
            <w:noProof/>
            <w:sz w:val="26"/>
            <w:szCs w:val="26"/>
            <w:rPrChange w:id="204" w:author="Nguyen Danh Nam 20166477" w:date="2020-02-15T17:46:00Z">
              <w:rPr>
                <w:rStyle w:val="Hyperlink"/>
                <w:rFonts w:ascii="Times New Roman" w:hAnsi="Times New Roman" w:cs="Times New Roman"/>
                <w:noProof/>
                <w:sz w:val="26"/>
                <w:szCs w:val="26"/>
              </w:rPr>
            </w:rPrChange>
          </w:rPr>
          <w:delText>Bảng 10</w:delText>
        </w:r>
        <w:r w:rsidRPr="006854A2" w:rsidDel="006854A2">
          <w:rPr>
            <w:rFonts w:ascii="Times New Roman" w:hAnsi="Times New Roman" w:cs="Times New Roman"/>
            <w:noProof/>
            <w:sz w:val="26"/>
            <w:szCs w:val="26"/>
            <w:lang w:val="vi-VN"/>
            <w:rPrChange w:id="205" w:author="Nguyen Danh Nam 20166477" w:date="2020-02-15T17:46:00Z">
              <w:rPr>
                <w:rStyle w:val="Hyperlink"/>
                <w:rFonts w:ascii="Times New Roman" w:hAnsi="Times New Roman" w:cs="Times New Roman"/>
                <w:noProof/>
                <w:sz w:val="26"/>
                <w:szCs w:val="26"/>
                <w:lang w:val="vi-VN"/>
              </w:rPr>
            </w:rPrChange>
          </w:rPr>
          <w:delText>. Đặc tả usecase Rate phim</w:delText>
        </w:r>
        <w:r w:rsidRPr="00421549" w:rsidDel="006854A2">
          <w:rPr>
            <w:rFonts w:ascii="Times New Roman" w:hAnsi="Times New Roman" w:cs="Times New Roman"/>
            <w:noProof/>
            <w:webHidden/>
            <w:sz w:val="26"/>
            <w:szCs w:val="26"/>
          </w:rPr>
          <w:tab/>
          <w:delText>15</w:delText>
        </w:r>
      </w:del>
    </w:p>
    <w:p w14:paraId="225A6373" w14:textId="50473B40" w:rsidR="00421549" w:rsidRPr="00421549" w:rsidDel="006854A2" w:rsidRDefault="00421549" w:rsidP="00421549">
      <w:pPr>
        <w:pStyle w:val="TableofFigures"/>
        <w:tabs>
          <w:tab w:val="right" w:leader="dot" w:pos="9350"/>
        </w:tabs>
        <w:spacing w:line="276" w:lineRule="auto"/>
        <w:rPr>
          <w:del w:id="206" w:author="Nguyen Danh Nam 20166477" w:date="2020-02-15T17:46:00Z"/>
          <w:rFonts w:ascii="Times New Roman" w:eastAsiaTheme="minorEastAsia" w:hAnsi="Times New Roman" w:cs="Times New Roman"/>
          <w:noProof/>
          <w:sz w:val="26"/>
          <w:szCs w:val="26"/>
        </w:rPr>
      </w:pPr>
      <w:del w:id="207" w:author="Nguyen Danh Nam 20166477" w:date="2020-02-15T17:46:00Z">
        <w:r w:rsidRPr="006854A2" w:rsidDel="006854A2">
          <w:rPr>
            <w:rFonts w:ascii="Times New Roman" w:hAnsi="Times New Roman" w:cs="Times New Roman"/>
            <w:noProof/>
            <w:sz w:val="26"/>
            <w:szCs w:val="26"/>
            <w:rPrChange w:id="208" w:author="Nguyen Danh Nam 20166477" w:date="2020-02-15T17:46:00Z">
              <w:rPr>
                <w:rStyle w:val="Hyperlink"/>
                <w:rFonts w:ascii="Times New Roman" w:hAnsi="Times New Roman" w:cs="Times New Roman"/>
                <w:noProof/>
                <w:sz w:val="26"/>
                <w:szCs w:val="26"/>
              </w:rPr>
            </w:rPrChange>
          </w:rPr>
          <w:delText>Bảng 11</w:delText>
        </w:r>
        <w:r w:rsidRPr="006854A2" w:rsidDel="006854A2">
          <w:rPr>
            <w:rFonts w:ascii="Times New Roman" w:hAnsi="Times New Roman" w:cs="Times New Roman"/>
            <w:noProof/>
            <w:sz w:val="26"/>
            <w:szCs w:val="26"/>
            <w:lang w:val="vi-VN"/>
            <w:rPrChange w:id="209" w:author="Nguyen Danh Nam 20166477" w:date="2020-02-15T17:46:00Z">
              <w:rPr>
                <w:rStyle w:val="Hyperlink"/>
                <w:rFonts w:ascii="Times New Roman" w:hAnsi="Times New Roman" w:cs="Times New Roman"/>
                <w:noProof/>
                <w:sz w:val="26"/>
                <w:szCs w:val="26"/>
                <w:lang w:val="vi-VN"/>
              </w:rPr>
            </w:rPrChange>
          </w:rPr>
          <w:delText>. Đặc tả usecase Bình luận</w:delText>
        </w:r>
        <w:r w:rsidRPr="00421549" w:rsidDel="006854A2">
          <w:rPr>
            <w:rFonts w:ascii="Times New Roman" w:hAnsi="Times New Roman" w:cs="Times New Roman"/>
            <w:noProof/>
            <w:webHidden/>
            <w:sz w:val="26"/>
            <w:szCs w:val="26"/>
          </w:rPr>
          <w:tab/>
          <w:delText>15</w:delText>
        </w:r>
      </w:del>
    </w:p>
    <w:p w14:paraId="00A5EF40" w14:textId="0FC30AED" w:rsidR="00421549" w:rsidRPr="00421549" w:rsidDel="006854A2" w:rsidRDefault="00421549" w:rsidP="00421549">
      <w:pPr>
        <w:pStyle w:val="TableofFigures"/>
        <w:tabs>
          <w:tab w:val="right" w:leader="dot" w:pos="9350"/>
        </w:tabs>
        <w:spacing w:line="276" w:lineRule="auto"/>
        <w:rPr>
          <w:del w:id="210" w:author="Nguyen Danh Nam 20166477" w:date="2020-02-15T17:46:00Z"/>
          <w:rFonts w:ascii="Times New Roman" w:eastAsiaTheme="minorEastAsia" w:hAnsi="Times New Roman" w:cs="Times New Roman"/>
          <w:noProof/>
          <w:sz w:val="26"/>
          <w:szCs w:val="26"/>
        </w:rPr>
      </w:pPr>
      <w:del w:id="211" w:author="Nguyen Danh Nam 20166477" w:date="2020-02-15T17:46:00Z">
        <w:r w:rsidRPr="006854A2" w:rsidDel="006854A2">
          <w:rPr>
            <w:rFonts w:ascii="Times New Roman" w:hAnsi="Times New Roman" w:cs="Times New Roman"/>
            <w:noProof/>
            <w:sz w:val="26"/>
            <w:szCs w:val="26"/>
            <w:rPrChange w:id="212" w:author="Nguyen Danh Nam 20166477" w:date="2020-02-15T17:46:00Z">
              <w:rPr>
                <w:rStyle w:val="Hyperlink"/>
                <w:rFonts w:ascii="Times New Roman" w:hAnsi="Times New Roman" w:cs="Times New Roman"/>
                <w:noProof/>
                <w:sz w:val="26"/>
                <w:szCs w:val="26"/>
              </w:rPr>
            </w:rPrChange>
          </w:rPr>
          <w:delText>Bảng 12</w:delText>
        </w:r>
        <w:r w:rsidRPr="006854A2" w:rsidDel="006854A2">
          <w:rPr>
            <w:rFonts w:ascii="Times New Roman" w:hAnsi="Times New Roman" w:cs="Times New Roman"/>
            <w:noProof/>
            <w:sz w:val="26"/>
            <w:szCs w:val="26"/>
            <w:lang w:val="vi-VN"/>
            <w:rPrChange w:id="213" w:author="Nguyen Danh Nam 20166477" w:date="2020-02-15T17:46:00Z">
              <w:rPr>
                <w:rStyle w:val="Hyperlink"/>
                <w:rFonts w:ascii="Times New Roman" w:hAnsi="Times New Roman" w:cs="Times New Roman"/>
                <w:noProof/>
                <w:sz w:val="26"/>
                <w:szCs w:val="26"/>
                <w:lang w:val="vi-VN"/>
              </w:rPr>
            </w:rPrChange>
          </w:rPr>
          <w:delText>. Đặc tả usecase Chia sẻ phim</w:delText>
        </w:r>
        <w:r w:rsidRPr="00421549" w:rsidDel="006854A2">
          <w:rPr>
            <w:rFonts w:ascii="Times New Roman" w:hAnsi="Times New Roman" w:cs="Times New Roman"/>
            <w:noProof/>
            <w:webHidden/>
            <w:sz w:val="26"/>
            <w:szCs w:val="26"/>
          </w:rPr>
          <w:tab/>
          <w:delText>16</w:delText>
        </w:r>
      </w:del>
    </w:p>
    <w:p w14:paraId="78D80DC3" w14:textId="70A49271" w:rsidR="00421549" w:rsidRPr="00421549" w:rsidDel="006854A2" w:rsidRDefault="00421549" w:rsidP="00421549">
      <w:pPr>
        <w:pStyle w:val="TableofFigures"/>
        <w:tabs>
          <w:tab w:val="right" w:leader="dot" w:pos="9350"/>
        </w:tabs>
        <w:spacing w:line="276" w:lineRule="auto"/>
        <w:rPr>
          <w:del w:id="214" w:author="Nguyen Danh Nam 20166477" w:date="2020-02-15T17:46:00Z"/>
          <w:rFonts w:ascii="Times New Roman" w:eastAsiaTheme="minorEastAsia" w:hAnsi="Times New Roman" w:cs="Times New Roman"/>
          <w:noProof/>
          <w:sz w:val="26"/>
          <w:szCs w:val="26"/>
        </w:rPr>
      </w:pPr>
      <w:del w:id="215" w:author="Nguyen Danh Nam 20166477" w:date="2020-02-15T17:46:00Z">
        <w:r w:rsidRPr="006854A2" w:rsidDel="006854A2">
          <w:rPr>
            <w:rFonts w:ascii="Times New Roman" w:hAnsi="Times New Roman" w:cs="Times New Roman"/>
            <w:noProof/>
            <w:sz w:val="26"/>
            <w:szCs w:val="26"/>
            <w:rPrChange w:id="216" w:author="Nguyen Danh Nam 20166477" w:date="2020-02-15T17:46:00Z">
              <w:rPr>
                <w:rStyle w:val="Hyperlink"/>
                <w:rFonts w:ascii="Times New Roman" w:hAnsi="Times New Roman" w:cs="Times New Roman"/>
                <w:noProof/>
                <w:sz w:val="26"/>
                <w:szCs w:val="26"/>
              </w:rPr>
            </w:rPrChange>
          </w:rPr>
          <w:delText>Bảng 13</w:delText>
        </w:r>
        <w:r w:rsidRPr="006854A2" w:rsidDel="006854A2">
          <w:rPr>
            <w:rFonts w:ascii="Times New Roman" w:hAnsi="Times New Roman" w:cs="Times New Roman"/>
            <w:noProof/>
            <w:sz w:val="26"/>
            <w:szCs w:val="26"/>
            <w:lang w:val="vi-VN"/>
            <w:rPrChange w:id="217" w:author="Nguyen Danh Nam 20166477" w:date="2020-02-15T17:46:00Z">
              <w:rPr>
                <w:rStyle w:val="Hyperlink"/>
                <w:rFonts w:ascii="Times New Roman" w:hAnsi="Times New Roman" w:cs="Times New Roman"/>
                <w:noProof/>
                <w:sz w:val="26"/>
                <w:szCs w:val="26"/>
                <w:lang w:val="vi-VN"/>
              </w:rPr>
            </w:rPrChange>
          </w:rPr>
          <w:delText>. Đặc tả usecase Nhận gợi ý phim</w:delText>
        </w:r>
        <w:r w:rsidRPr="00421549" w:rsidDel="006854A2">
          <w:rPr>
            <w:rFonts w:ascii="Times New Roman" w:hAnsi="Times New Roman" w:cs="Times New Roman"/>
            <w:noProof/>
            <w:webHidden/>
            <w:sz w:val="26"/>
            <w:szCs w:val="26"/>
          </w:rPr>
          <w:tab/>
          <w:delText>17</w:delText>
        </w:r>
      </w:del>
    </w:p>
    <w:p w14:paraId="1394F5CB" w14:textId="3AD4BA11" w:rsidR="00421549" w:rsidRPr="00421549" w:rsidDel="006854A2" w:rsidRDefault="00421549" w:rsidP="00421549">
      <w:pPr>
        <w:pStyle w:val="TableofFigures"/>
        <w:tabs>
          <w:tab w:val="right" w:leader="dot" w:pos="9350"/>
        </w:tabs>
        <w:spacing w:line="276" w:lineRule="auto"/>
        <w:rPr>
          <w:del w:id="218" w:author="Nguyen Danh Nam 20166477" w:date="2020-02-15T17:46:00Z"/>
          <w:rFonts w:ascii="Times New Roman" w:eastAsiaTheme="minorEastAsia" w:hAnsi="Times New Roman" w:cs="Times New Roman"/>
          <w:noProof/>
          <w:sz w:val="26"/>
          <w:szCs w:val="26"/>
        </w:rPr>
      </w:pPr>
      <w:del w:id="219" w:author="Nguyen Danh Nam 20166477" w:date="2020-02-15T17:46:00Z">
        <w:r w:rsidRPr="006854A2" w:rsidDel="006854A2">
          <w:rPr>
            <w:rFonts w:ascii="Times New Roman" w:hAnsi="Times New Roman" w:cs="Times New Roman"/>
            <w:noProof/>
            <w:sz w:val="26"/>
            <w:szCs w:val="26"/>
            <w:rPrChange w:id="220" w:author="Nguyen Danh Nam 20166477" w:date="2020-02-15T17:46:00Z">
              <w:rPr>
                <w:rStyle w:val="Hyperlink"/>
                <w:rFonts w:ascii="Times New Roman" w:hAnsi="Times New Roman" w:cs="Times New Roman"/>
                <w:noProof/>
                <w:sz w:val="26"/>
                <w:szCs w:val="26"/>
              </w:rPr>
            </w:rPrChange>
          </w:rPr>
          <w:delText>Bảng 14</w:delText>
        </w:r>
        <w:r w:rsidRPr="006854A2" w:rsidDel="006854A2">
          <w:rPr>
            <w:rFonts w:ascii="Times New Roman" w:hAnsi="Times New Roman" w:cs="Times New Roman"/>
            <w:noProof/>
            <w:sz w:val="26"/>
            <w:szCs w:val="26"/>
            <w:lang w:val="vi-VN"/>
            <w:rPrChange w:id="221" w:author="Nguyen Danh Nam 20166477" w:date="2020-02-15T17:46:00Z">
              <w:rPr>
                <w:rStyle w:val="Hyperlink"/>
                <w:rFonts w:ascii="Times New Roman" w:hAnsi="Times New Roman" w:cs="Times New Roman"/>
                <w:noProof/>
                <w:sz w:val="26"/>
                <w:szCs w:val="26"/>
                <w:lang w:val="vi-VN"/>
              </w:rPr>
            </w:rPrChange>
          </w:rPr>
          <w:delText>. Đặc tả usecase Thêm phim</w:delText>
        </w:r>
        <w:r w:rsidRPr="00421549" w:rsidDel="006854A2">
          <w:rPr>
            <w:rFonts w:ascii="Times New Roman" w:hAnsi="Times New Roman" w:cs="Times New Roman"/>
            <w:noProof/>
            <w:webHidden/>
            <w:sz w:val="26"/>
            <w:szCs w:val="26"/>
          </w:rPr>
          <w:tab/>
          <w:delText>18</w:delText>
        </w:r>
      </w:del>
    </w:p>
    <w:p w14:paraId="54A626D1" w14:textId="74A9CD36" w:rsidR="00421549" w:rsidRPr="00421549" w:rsidDel="006854A2" w:rsidRDefault="00421549" w:rsidP="00421549">
      <w:pPr>
        <w:pStyle w:val="TableofFigures"/>
        <w:tabs>
          <w:tab w:val="right" w:leader="dot" w:pos="9350"/>
        </w:tabs>
        <w:spacing w:line="276" w:lineRule="auto"/>
        <w:rPr>
          <w:del w:id="222" w:author="Nguyen Danh Nam 20166477" w:date="2020-02-15T17:46:00Z"/>
          <w:rFonts w:ascii="Times New Roman" w:eastAsiaTheme="minorEastAsia" w:hAnsi="Times New Roman" w:cs="Times New Roman"/>
          <w:noProof/>
          <w:sz w:val="26"/>
          <w:szCs w:val="26"/>
        </w:rPr>
      </w:pPr>
      <w:del w:id="223" w:author="Nguyen Danh Nam 20166477" w:date="2020-02-15T17:46:00Z">
        <w:r w:rsidRPr="006854A2" w:rsidDel="006854A2">
          <w:rPr>
            <w:rFonts w:ascii="Times New Roman" w:hAnsi="Times New Roman" w:cs="Times New Roman"/>
            <w:noProof/>
            <w:sz w:val="26"/>
            <w:szCs w:val="26"/>
            <w:rPrChange w:id="224" w:author="Nguyen Danh Nam 20166477" w:date="2020-02-15T17:46:00Z">
              <w:rPr>
                <w:rStyle w:val="Hyperlink"/>
                <w:rFonts w:ascii="Times New Roman" w:hAnsi="Times New Roman" w:cs="Times New Roman"/>
                <w:noProof/>
                <w:sz w:val="26"/>
                <w:szCs w:val="26"/>
              </w:rPr>
            </w:rPrChange>
          </w:rPr>
          <w:delText>Bảng 15</w:delText>
        </w:r>
        <w:r w:rsidRPr="006854A2" w:rsidDel="006854A2">
          <w:rPr>
            <w:rFonts w:ascii="Times New Roman" w:hAnsi="Times New Roman" w:cs="Times New Roman"/>
            <w:noProof/>
            <w:sz w:val="26"/>
            <w:szCs w:val="26"/>
            <w:lang w:val="vi-VN"/>
            <w:rPrChange w:id="225" w:author="Nguyen Danh Nam 20166477" w:date="2020-02-15T17:46:00Z">
              <w:rPr>
                <w:rStyle w:val="Hyperlink"/>
                <w:rFonts w:ascii="Times New Roman" w:hAnsi="Times New Roman" w:cs="Times New Roman"/>
                <w:noProof/>
                <w:sz w:val="26"/>
                <w:szCs w:val="26"/>
                <w:lang w:val="vi-VN"/>
              </w:rPr>
            </w:rPrChange>
          </w:rPr>
          <w:delText>. Đặc tả usecase Xem chi tiết phim</w:delText>
        </w:r>
        <w:r w:rsidRPr="00421549" w:rsidDel="006854A2">
          <w:rPr>
            <w:rFonts w:ascii="Times New Roman" w:hAnsi="Times New Roman" w:cs="Times New Roman"/>
            <w:noProof/>
            <w:webHidden/>
            <w:sz w:val="26"/>
            <w:szCs w:val="26"/>
          </w:rPr>
          <w:tab/>
          <w:delText>18</w:delText>
        </w:r>
      </w:del>
    </w:p>
    <w:p w14:paraId="052BF101" w14:textId="08319E4A" w:rsidR="00421549" w:rsidRPr="00421549" w:rsidDel="006854A2" w:rsidRDefault="00421549" w:rsidP="00421549">
      <w:pPr>
        <w:pStyle w:val="TableofFigures"/>
        <w:tabs>
          <w:tab w:val="right" w:leader="dot" w:pos="9350"/>
        </w:tabs>
        <w:spacing w:line="276" w:lineRule="auto"/>
        <w:rPr>
          <w:del w:id="226" w:author="Nguyen Danh Nam 20166477" w:date="2020-02-15T17:46:00Z"/>
          <w:rFonts w:ascii="Times New Roman" w:eastAsiaTheme="minorEastAsia" w:hAnsi="Times New Roman" w:cs="Times New Roman"/>
          <w:noProof/>
          <w:sz w:val="26"/>
          <w:szCs w:val="26"/>
        </w:rPr>
      </w:pPr>
      <w:del w:id="227" w:author="Nguyen Danh Nam 20166477" w:date="2020-02-15T17:46:00Z">
        <w:r w:rsidRPr="006854A2" w:rsidDel="006854A2">
          <w:rPr>
            <w:rFonts w:ascii="Times New Roman" w:hAnsi="Times New Roman" w:cs="Times New Roman"/>
            <w:noProof/>
            <w:sz w:val="26"/>
            <w:szCs w:val="26"/>
            <w:rPrChange w:id="228" w:author="Nguyen Danh Nam 20166477" w:date="2020-02-15T17:46:00Z">
              <w:rPr>
                <w:rStyle w:val="Hyperlink"/>
                <w:rFonts w:ascii="Times New Roman" w:hAnsi="Times New Roman" w:cs="Times New Roman"/>
                <w:noProof/>
                <w:sz w:val="26"/>
                <w:szCs w:val="26"/>
              </w:rPr>
            </w:rPrChange>
          </w:rPr>
          <w:delText>Bảng 16</w:delText>
        </w:r>
        <w:r w:rsidRPr="006854A2" w:rsidDel="006854A2">
          <w:rPr>
            <w:rFonts w:ascii="Times New Roman" w:hAnsi="Times New Roman" w:cs="Times New Roman"/>
            <w:noProof/>
            <w:sz w:val="26"/>
            <w:szCs w:val="26"/>
            <w:lang w:val="vi-VN"/>
            <w:rPrChange w:id="229" w:author="Nguyen Danh Nam 20166477" w:date="2020-02-15T17:46:00Z">
              <w:rPr>
                <w:rStyle w:val="Hyperlink"/>
                <w:rFonts w:ascii="Times New Roman" w:hAnsi="Times New Roman" w:cs="Times New Roman"/>
                <w:noProof/>
                <w:sz w:val="26"/>
                <w:szCs w:val="26"/>
                <w:lang w:val="vi-VN"/>
              </w:rPr>
            </w:rPrChange>
          </w:rPr>
          <w:delText>. Đặc tả usecase Sửa thông tin phim</w:delText>
        </w:r>
        <w:r w:rsidRPr="00421549" w:rsidDel="006854A2">
          <w:rPr>
            <w:rFonts w:ascii="Times New Roman" w:hAnsi="Times New Roman" w:cs="Times New Roman"/>
            <w:noProof/>
            <w:webHidden/>
            <w:sz w:val="26"/>
            <w:szCs w:val="26"/>
          </w:rPr>
          <w:tab/>
          <w:delText>19</w:delText>
        </w:r>
      </w:del>
    </w:p>
    <w:p w14:paraId="01C95503" w14:textId="370EE75D" w:rsidR="00421549" w:rsidRPr="00421549" w:rsidDel="006854A2" w:rsidRDefault="00421549" w:rsidP="00421549">
      <w:pPr>
        <w:pStyle w:val="TableofFigures"/>
        <w:tabs>
          <w:tab w:val="right" w:leader="dot" w:pos="9350"/>
        </w:tabs>
        <w:spacing w:line="276" w:lineRule="auto"/>
        <w:rPr>
          <w:del w:id="230" w:author="Nguyen Danh Nam 20166477" w:date="2020-02-15T17:46:00Z"/>
          <w:rFonts w:ascii="Times New Roman" w:eastAsiaTheme="minorEastAsia" w:hAnsi="Times New Roman" w:cs="Times New Roman"/>
          <w:noProof/>
          <w:sz w:val="26"/>
          <w:szCs w:val="26"/>
        </w:rPr>
      </w:pPr>
      <w:del w:id="231" w:author="Nguyen Danh Nam 20166477" w:date="2020-02-15T17:46:00Z">
        <w:r w:rsidRPr="006854A2" w:rsidDel="006854A2">
          <w:rPr>
            <w:rFonts w:ascii="Times New Roman" w:hAnsi="Times New Roman" w:cs="Times New Roman"/>
            <w:noProof/>
            <w:sz w:val="26"/>
            <w:szCs w:val="26"/>
            <w:rPrChange w:id="232" w:author="Nguyen Danh Nam 20166477" w:date="2020-02-15T17:46:00Z">
              <w:rPr>
                <w:rStyle w:val="Hyperlink"/>
                <w:rFonts w:ascii="Times New Roman" w:hAnsi="Times New Roman" w:cs="Times New Roman"/>
                <w:noProof/>
                <w:sz w:val="26"/>
                <w:szCs w:val="26"/>
              </w:rPr>
            </w:rPrChange>
          </w:rPr>
          <w:delText>Bảng 17</w:delText>
        </w:r>
        <w:r w:rsidRPr="006854A2" w:rsidDel="006854A2">
          <w:rPr>
            <w:rFonts w:ascii="Times New Roman" w:hAnsi="Times New Roman" w:cs="Times New Roman"/>
            <w:noProof/>
            <w:sz w:val="26"/>
            <w:szCs w:val="26"/>
            <w:lang w:val="vi-VN"/>
            <w:rPrChange w:id="233" w:author="Nguyen Danh Nam 20166477" w:date="2020-02-15T17:46:00Z">
              <w:rPr>
                <w:rStyle w:val="Hyperlink"/>
                <w:rFonts w:ascii="Times New Roman" w:hAnsi="Times New Roman" w:cs="Times New Roman"/>
                <w:noProof/>
                <w:sz w:val="26"/>
                <w:szCs w:val="26"/>
                <w:lang w:val="vi-VN"/>
              </w:rPr>
            </w:rPrChange>
          </w:rPr>
          <w:delText>. Đặc tả usecase Xoá phim</w:delText>
        </w:r>
        <w:r w:rsidRPr="00421549" w:rsidDel="006854A2">
          <w:rPr>
            <w:rFonts w:ascii="Times New Roman" w:hAnsi="Times New Roman" w:cs="Times New Roman"/>
            <w:noProof/>
            <w:webHidden/>
            <w:sz w:val="26"/>
            <w:szCs w:val="26"/>
          </w:rPr>
          <w:tab/>
          <w:delText>20</w:delText>
        </w:r>
      </w:del>
    </w:p>
    <w:p w14:paraId="23CEF68F" w14:textId="7D8926BE" w:rsidR="00421549" w:rsidRPr="00421549" w:rsidDel="006854A2" w:rsidRDefault="00421549" w:rsidP="00421549">
      <w:pPr>
        <w:pStyle w:val="TableofFigures"/>
        <w:tabs>
          <w:tab w:val="right" w:leader="dot" w:pos="9350"/>
        </w:tabs>
        <w:spacing w:line="276" w:lineRule="auto"/>
        <w:rPr>
          <w:del w:id="234" w:author="Nguyen Danh Nam 20166477" w:date="2020-02-15T17:46:00Z"/>
          <w:rFonts w:ascii="Times New Roman" w:eastAsiaTheme="minorEastAsia" w:hAnsi="Times New Roman" w:cs="Times New Roman"/>
          <w:noProof/>
          <w:sz w:val="26"/>
          <w:szCs w:val="26"/>
        </w:rPr>
      </w:pPr>
      <w:del w:id="235" w:author="Nguyen Danh Nam 20166477" w:date="2020-02-15T17:46:00Z">
        <w:r w:rsidRPr="006854A2" w:rsidDel="006854A2">
          <w:rPr>
            <w:rFonts w:ascii="Times New Roman" w:hAnsi="Times New Roman" w:cs="Times New Roman"/>
            <w:noProof/>
            <w:sz w:val="26"/>
            <w:szCs w:val="26"/>
            <w:rPrChange w:id="236" w:author="Nguyen Danh Nam 20166477" w:date="2020-02-15T17:46:00Z">
              <w:rPr>
                <w:rStyle w:val="Hyperlink"/>
                <w:rFonts w:ascii="Times New Roman" w:hAnsi="Times New Roman" w:cs="Times New Roman"/>
                <w:noProof/>
                <w:sz w:val="26"/>
                <w:szCs w:val="26"/>
              </w:rPr>
            </w:rPrChange>
          </w:rPr>
          <w:delText>Bảng 18</w:delText>
        </w:r>
        <w:r w:rsidRPr="006854A2" w:rsidDel="006854A2">
          <w:rPr>
            <w:rFonts w:ascii="Times New Roman" w:hAnsi="Times New Roman" w:cs="Times New Roman"/>
            <w:noProof/>
            <w:sz w:val="26"/>
            <w:szCs w:val="26"/>
            <w:lang w:val="vi-VN"/>
            <w:rPrChange w:id="237" w:author="Nguyen Danh Nam 20166477" w:date="2020-02-15T17:46:00Z">
              <w:rPr>
                <w:rStyle w:val="Hyperlink"/>
                <w:rFonts w:ascii="Times New Roman" w:hAnsi="Times New Roman" w:cs="Times New Roman"/>
                <w:noProof/>
                <w:sz w:val="26"/>
                <w:szCs w:val="26"/>
                <w:lang w:val="vi-VN"/>
              </w:rPr>
            </w:rPrChange>
          </w:rPr>
          <w:delText>. Đặc tả usecase Thêm thể loại phim</w:delText>
        </w:r>
        <w:r w:rsidRPr="00421549" w:rsidDel="006854A2">
          <w:rPr>
            <w:rFonts w:ascii="Times New Roman" w:hAnsi="Times New Roman" w:cs="Times New Roman"/>
            <w:noProof/>
            <w:webHidden/>
            <w:sz w:val="26"/>
            <w:szCs w:val="26"/>
          </w:rPr>
          <w:tab/>
          <w:delText>21</w:delText>
        </w:r>
      </w:del>
    </w:p>
    <w:p w14:paraId="55D594B5" w14:textId="02335760" w:rsidR="00421549" w:rsidRPr="00421549" w:rsidDel="006854A2" w:rsidRDefault="00421549" w:rsidP="00421549">
      <w:pPr>
        <w:pStyle w:val="TableofFigures"/>
        <w:tabs>
          <w:tab w:val="right" w:leader="dot" w:pos="9350"/>
        </w:tabs>
        <w:spacing w:line="276" w:lineRule="auto"/>
        <w:rPr>
          <w:del w:id="238" w:author="Nguyen Danh Nam 20166477" w:date="2020-02-15T17:46:00Z"/>
          <w:rFonts w:ascii="Times New Roman" w:eastAsiaTheme="minorEastAsia" w:hAnsi="Times New Roman" w:cs="Times New Roman"/>
          <w:noProof/>
          <w:sz w:val="26"/>
          <w:szCs w:val="26"/>
        </w:rPr>
      </w:pPr>
      <w:del w:id="239" w:author="Nguyen Danh Nam 20166477" w:date="2020-02-15T17:46:00Z">
        <w:r w:rsidRPr="006854A2" w:rsidDel="006854A2">
          <w:rPr>
            <w:rFonts w:ascii="Times New Roman" w:hAnsi="Times New Roman" w:cs="Times New Roman"/>
            <w:noProof/>
            <w:sz w:val="26"/>
            <w:szCs w:val="26"/>
            <w:rPrChange w:id="240" w:author="Nguyen Danh Nam 20166477" w:date="2020-02-15T17:46:00Z">
              <w:rPr>
                <w:rStyle w:val="Hyperlink"/>
                <w:rFonts w:ascii="Times New Roman" w:hAnsi="Times New Roman" w:cs="Times New Roman"/>
                <w:noProof/>
                <w:sz w:val="26"/>
                <w:szCs w:val="26"/>
              </w:rPr>
            </w:rPrChange>
          </w:rPr>
          <w:delText>Bảng 19</w:delText>
        </w:r>
        <w:r w:rsidRPr="006854A2" w:rsidDel="006854A2">
          <w:rPr>
            <w:rFonts w:ascii="Times New Roman" w:hAnsi="Times New Roman" w:cs="Times New Roman"/>
            <w:noProof/>
            <w:sz w:val="26"/>
            <w:szCs w:val="26"/>
            <w:lang w:val="vi-VN"/>
            <w:rPrChange w:id="241" w:author="Nguyen Danh Nam 20166477" w:date="2020-02-15T17:46:00Z">
              <w:rPr>
                <w:rStyle w:val="Hyperlink"/>
                <w:rFonts w:ascii="Times New Roman" w:hAnsi="Times New Roman" w:cs="Times New Roman"/>
                <w:noProof/>
                <w:sz w:val="26"/>
                <w:szCs w:val="26"/>
                <w:lang w:val="vi-VN"/>
              </w:rPr>
            </w:rPrChange>
          </w:rPr>
          <w:delText>. Đặc tả usecase Sửa thể loại phim</w:delText>
        </w:r>
        <w:r w:rsidRPr="00421549" w:rsidDel="006854A2">
          <w:rPr>
            <w:rFonts w:ascii="Times New Roman" w:hAnsi="Times New Roman" w:cs="Times New Roman"/>
            <w:noProof/>
            <w:webHidden/>
            <w:sz w:val="26"/>
            <w:szCs w:val="26"/>
          </w:rPr>
          <w:tab/>
          <w:delText>22</w:delText>
        </w:r>
      </w:del>
    </w:p>
    <w:p w14:paraId="7DB6BC8A" w14:textId="0EA66182" w:rsidR="00421549" w:rsidRPr="00421549" w:rsidDel="006854A2" w:rsidRDefault="00421549" w:rsidP="00421549">
      <w:pPr>
        <w:pStyle w:val="TableofFigures"/>
        <w:tabs>
          <w:tab w:val="right" w:leader="dot" w:pos="9350"/>
        </w:tabs>
        <w:spacing w:line="276" w:lineRule="auto"/>
        <w:rPr>
          <w:del w:id="242" w:author="Nguyen Danh Nam 20166477" w:date="2020-02-15T17:46:00Z"/>
          <w:rFonts w:ascii="Times New Roman" w:eastAsiaTheme="minorEastAsia" w:hAnsi="Times New Roman" w:cs="Times New Roman"/>
          <w:noProof/>
          <w:sz w:val="26"/>
          <w:szCs w:val="26"/>
        </w:rPr>
      </w:pPr>
      <w:del w:id="243" w:author="Nguyen Danh Nam 20166477" w:date="2020-02-15T17:46:00Z">
        <w:r w:rsidRPr="006854A2" w:rsidDel="006854A2">
          <w:rPr>
            <w:rFonts w:ascii="Times New Roman" w:hAnsi="Times New Roman" w:cs="Times New Roman"/>
            <w:noProof/>
            <w:sz w:val="26"/>
            <w:szCs w:val="26"/>
            <w:rPrChange w:id="244" w:author="Nguyen Danh Nam 20166477" w:date="2020-02-15T17:46:00Z">
              <w:rPr>
                <w:rStyle w:val="Hyperlink"/>
                <w:rFonts w:ascii="Times New Roman" w:hAnsi="Times New Roman" w:cs="Times New Roman"/>
                <w:noProof/>
                <w:sz w:val="26"/>
                <w:szCs w:val="26"/>
              </w:rPr>
            </w:rPrChange>
          </w:rPr>
          <w:delText>Bảng 20</w:delText>
        </w:r>
        <w:r w:rsidRPr="006854A2" w:rsidDel="006854A2">
          <w:rPr>
            <w:rFonts w:ascii="Times New Roman" w:hAnsi="Times New Roman" w:cs="Times New Roman"/>
            <w:noProof/>
            <w:sz w:val="26"/>
            <w:szCs w:val="26"/>
            <w:lang w:val="vi-VN"/>
            <w:rPrChange w:id="245" w:author="Nguyen Danh Nam 20166477" w:date="2020-02-15T17:46:00Z">
              <w:rPr>
                <w:rStyle w:val="Hyperlink"/>
                <w:rFonts w:ascii="Times New Roman" w:hAnsi="Times New Roman" w:cs="Times New Roman"/>
                <w:noProof/>
                <w:sz w:val="26"/>
                <w:szCs w:val="26"/>
                <w:lang w:val="vi-VN"/>
              </w:rPr>
            </w:rPrChange>
          </w:rPr>
          <w:delText>. Đặc tả usecase Xoá thể loại phim</w:delText>
        </w:r>
        <w:r w:rsidRPr="00421549" w:rsidDel="006854A2">
          <w:rPr>
            <w:rFonts w:ascii="Times New Roman" w:hAnsi="Times New Roman" w:cs="Times New Roman"/>
            <w:noProof/>
            <w:webHidden/>
            <w:sz w:val="26"/>
            <w:szCs w:val="26"/>
          </w:rPr>
          <w:tab/>
          <w:delText>22</w:delText>
        </w:r>
      </w:del>
    </w:p>
    <w:p w14:paraId="666C03B3" w14:textId="18A37E2A" w:rsidR="00421549" w:rsidRPr="00421549" w:rsidDel="006854A2" w:rsidRDefault="00421549" w:rsidP="00421549">
      <w:pPr>
        <w:pStyle w:val="TableofFigures"/>
        <w:tabs>
          <w:tab w:val="right" w:leader="dot" w:pos="9350"/>
        </w:tabs>
        <w:spacing w:line="276" w:lineRule="auto"/>
        <w:rPr>
          <w:del w:id="246" w:author="Nguyen Danh Nam 20166477" w:date="2020-02-15T17:46:00Z"/>
          <w:rFonts w:ascii="Times New Roman" w:eastAsiaTheme="minorEastAsia" w:hAnsi="Times New Roman" w:cs="Times New Roman"/>
          <w:noProof/>
          <w:sz w:val="26"/>
          <w:szCs w:val="26"/>
        </w:rPr>
      </w:pPr>
      <w:del w:id="247" w:author="Nguyen Danh Nam 20166477" w:date="2020-02-15T17:46:00Z">
        <w:r w:rsidRPr="006854A2" w:rsidDel="006854A2">
          <w:rPr>
            <w:rFonts w:ascii="Times New Roman" w:hAnsi="Times New Roman" w:cs="Times New Roman"/>
            <w:noProof/>
            <w:sz w:val="26"/>
            <w:szCs w:val="26"/>
            <w:rPrChange w:id="248" w:author="Nguyen Danh Nam 20166477" w:date="2020-02-15T17:46:00Z">
              <w:rPr>
                <w:rStyle w:val="Hyperlink"/>
                <w:rFonts w:ascii="Times New Roman" w:hAnsi="Times New Roman" w:cs="Times New Roman"/>
                <w:noProof/>
                <w:sz w:val="26"/>
                <w:szCs w:val="26"/>
              </w:rPr>
            </w:rPrChange>
          </w:rPr>
          <w:delText>Bảng 21</w:delText>
        </w:r>
        <w:r w:rsidRPr="006854A2" w:rsidDel="006854A2">
          <w:rPr>
            <w:rFonts w:ascii="Times New Roman" w:hAnsi="Times New Roman" w:cs="Times New Roman"/>
            <w:noProof/>
            <w:sz w:val="26"/>
            <w:szCs w:val="26"/>
            <w:lang w:val="vi-VN"/>
            <w:rPrChange w:id="249" w:author="Nguyen Danh Nam 20166477" w:date="2020-02-15T17:46:00Z">
              <w:rPr>
                <w:rStyle w:val="Hyperlink"/>
                <w:rFonts w:ascii="Times New Roman" w:hAnsi="Times New Roman" w:cs="Times New Roman"/>
                <w:noProof/>
                <w:sz w:val="26"/>
                <w:szCs w:val="26"/>
                <w:lang w:val="vi-VN"/>
              </w:rPr>
            </w:rPrChange>
          </w:rPr>
          <w:delText>. Đặc tả usecase Cấp quyền quản trị</w:delText>
        </w:r>
        <w:r w:rsidRPr="00421549" w:rsidDel="006854A2">
          <w:rPr>
            <w:rFonts w:ascii="Times New Roman" w:hAnsi="Times New Roman" w:cs="Times New Roman"/>
            <w:noProof/>
            <w:webHidden/>
            <w:sz w:val="26"/>
            <w:szCs w:val="26"/>
          </w:rPr>
          <w:tab/>
          <w:delText>24</w:delText>
        </w:r>
      </w:del>
    </w:p>
    <w:p w14:paraId="58D6D6BF" w14:textId="24DF9894" w:rsidR="00421549" w:rsidRPr="00421549" w:rsidDel="006854A2" w:rsidRDefault="00421549" w:rsidP="00421549">
      <w:pPr>
        <w:pStyle w:val="TableofFigures"/>
        <w:tabs>
          <w:tab w:val="right" w:leader="dot" w:pos="9350"/>
        </w:tabs>
        <w:spacing w:line="276" w:lineRule="auto"/>
        <w:rPr>
          <w:del w:id="250" w:author="Nguyen Danh Nam 20166477" w:date="2020-02-15T17:46:00Z"/>
          <w:rFonts w:ascii="Times New Roman" w:eastAsiaTheme="minorEastAsia" w:hAnsi="Times New Roman" w:cs="Times New Roman"/>
          <w:noProof/>
          <w:sz w:val="26"/>
          <w:szCs w:val="26"/>
        </w:rPr>
      </w:pPr>
      <w:del w:id="251" w:author="Nguyen Danh Nam 20166477" w:date="2020-02-15T17:46:00Z">
        <w:r w:rsidRPr="006854A2" w:rsidDel="006854A2">
          <w:rPr>
            <w:rFonts w:ascii="Times New Roman" w:hAnsi="Times New Roman" w:cs="Times New Roman"/>
            <w:noProof/>
            <w:sz w:val="26"/>
            <w:szCs w:val="26"/>
            <w:rPrChange w:id="252" w:author="Nguyen Danh Nam 20166477" w:date="2020-02-15T17:46:00Z">
              <w:rPr>
                <w:rStyle w:val="Hyperlink"/>
                <w:rFonts w:ascii="Times New Roman" w:hAnsi="Times New Roman" w:cs="Times New Roman"/>
                <w:noProof/>
                <w:sz w:val="26"/>
                <w:szCs w:val="26"/>
              </w:rPr>
            </w:rPrChange>
          </w:rPr>
          <w:delText>Bảng 22</w:delText>
        </w:r>
        <w:r w:rsidRPr="006854A2" w:rsidDel="006854A2">
          <w:rPr>
            <w:rFonts w:ascii="Times New Roman" w:hAnsi="Times New Roman" w:cs="Times New Roman"/>
            <w:noProof/>
            <w:sz w:val="26"/>
            <w:szCs w:val="26"/>
            <w:lang w:val="vi-VN"/>
            <w:rPrChange w:id="253" w:author="Nguyen Danh Nam 20166477" w:date="2020-02-15T17:46:00Z">
              <w:rPr>
                <w:rStyle w:val="Hyperlink"/>
                <w:rFonts w:ascii="Times New Roman" w:hAnsi="Times New Roman" w:cs="Times New Roman"/>
                <w:noProof/>
                <w:sz w:val="26"/>
                <w:szCs w:val="26"/>
                <w:lang w:val="vi-VN"/>
              </w:rPr>
            </w:rPrChange>
          </w:rPr>
          <w:delText>. Đặc tả usecaseXoá quyền quản trị</w:delText>
        </w:r>
        <w:r w:rsidRPr="00421549" w:rsidDel="006854A2">
          <w:rPr>
            <w:rFonts w:ascii="Times New Roman" w:hAnsi="Times New Roman" w:cs="Times New Roman"/>
            <w:noProof/>
            <w:webHidden/>
            <w:sz w:val="26"/>
            <w:szCs w:val="26"/>
          </w:rPr>
          <w:tab/>
          <w:delText>24</w:delText>
        </w:r>
      </w:del>
    </w:p>
    <w:p w14:paraId="44F94CBB" w14:textId="685968AD" w:rsidR="00421549" w:rsidRPr="00421549" w:rsidDel="006854A2" w:rsidRDefault="00421549" w:rsidP="00421549">
      <w:pPr>
        <w:pStyle w:val="TableofFigures"/>
        <w:tabs>
          <w:tab w:val="right" w:leader="dot" w:pos="9350"/>
        </w:tabs>
        <w:spacing w:line="276" w:lineRule="auto"/>
        <w:rPr>
          <w:del w:id="254" w:author="Nguyen Danh Nam 20166477" w:date="2020-02-15T17:46:00Z"/>
          <w:rFonts w:ascii="Times New Roman" w:eastAsiaTheme="minorEastAsia" w:hAnsi="Times New Roman" w:cs="Times New Roman"/>
          <w:noProof/>
          <w:sz w:val="26"/>
          <w:szCs w:val="26"/>
        </w:rPr>
      </w:pPr>
      <w:del w:id="255" w:author="Nguyen Danh Nam 20166477" w:date="2020-02-15T17:46:00Z">
        <w:r w:rsidRPr="006854A2" w:rsidDel="006854A2">
          <w:rPr>
            <w:rFonts w:ascii="Times New Roman" w:hAnsi="Times New Roman" w:cs="Times New Roman"/>
            <w:noProof/>
            <w:sz w:val="26"/>
            <w:szCs w:val="26"/>
            <w:rPrChange w:id="256" w:author="Nguyen Danh Nam 20166477" w:date="2020-02-15T17:46:00Z">
              <w:rPr>
                <w:rStyle w:val="Hyperlink"/>
                <w:rFonts w:ascii="Times New Roman" w:hAnsi="Times New Roman" w:cs="Times New Roman"/>
                <w:noProof/>
                <w:sz w:val="26"/>
                <w:szCs w:val="26"/>
              </w:rPr>
            </w:rPrChange>
          </w:rPr>
          <w:delText>Bảng 23</w:delText>
        </w:r>
        <w:r w:rsidRPr="006854A2" w:rsidDel="006854A2">
          <w:rPr>
            <w:rFonts w:ascii="Times New Roman" w:hAnsi="Times New Roman" w:cs="Times New Roman"/>
            <w:noProof/>
            <w:sz w:val="26"/>
            <w:szCs w:val="26"/>
            <w:lang w:val="vi-VN"/>
            <w:rPrChange w:id="257" w:author="Nguyen Danh Nam 20166477" w:date="2020-02-15T17:46:00Z">
              <w:rPr>
                <w:rStyle w:val="Hyperlink"/>
                <w:rFonts w:ascii="Times New Roman" w:hAnsi="Times New Roman" w:cs="Times New Roman"/>
                <w:noProof/>
                <w:sz w:val="26"/>
                <w:szCs w:val="26"/>
                <w:lang w:val="vi-VN"/>
              </w:rPr>
            </w:rPrChange>
          </w:rPr>
          <w:delText>. Đặc tả usecase Khoá người dùng</w:delText>
        </w:r>
        <w:r w:rsidRPr="00421549" w:rsidDel="006854A2">
          <w:rPr>
            <w:rFonts w:ascii="Times New Roman" w:hAnsi="Times New Roman" w:cs="Times New Roman"/>
            <w:noProof/>
            <w:webHidden/>
            <w:sz w:val="26"/>
            <w:szCs w:val="26"/>
          </w:rPr>
          <w:tab/>
          <w:delText>25</w:delText>
        </w:r>
      </w:del>
    </w:p>
    <w:p w14:paraId="2B0178A1" w14:textId="494DEF5D" w:rsidR="00421549" w:rsidRPr="00421549" w:rsidDel="006854A2" w:rsidRDefault="00421549" w:rsidP="00421549">
      <w:pPr>
        <w:pStyle w:val="TableofFigures"/>
        <w:tabs>
          <w:tab w:val="right" w:leader="dot" w:pos="9350"/>
        </w:tabs>
        <w:spacing w:line="276" w:lineRule="auto"/>
        <w:rPr>
          <w:del w:id="258" w:author="Nguyen Danh Nam 20166477" w:date="2020-02-15T17:46:00Z"/>
          <w:rFonts w:ascii="Times New Roman" w:eastAsiaTheme="minorEastAsia" w:hAnsi="Times New Roman" w:cs="Times New Roman"/>
          <w:noProof/>
          <w:sz w:val="26"/>
          <w:szCs w:val="26"/>
        </w:rPr>
      </w:pPr>
      <w:del w:id="259" w:author="Nguyen Danh Nam 20166477" w:date="2020-02-15T17:46:00Z">
        <w:r w:rsidRPr="006854A2" w:rsidDel="006854A2">
          <w:rPr>
            <w:rFonts w:ascii="Times New Roman" w:hAnsi="Times New Roman" w:cs="Times New Roman"/>
            <w:noProof/>
            <w:sz w:val="26"/>
            <w:szCs w:val="26"/>
            <w:rPrChange w:id="260" w:author="Nguyen Danh Nam 20166477" w:date="2020-02-15T17:46:00Z">
              <w:rPr>
                <w:rStyle w:val="Hyperlink"/>
                <w:rFonts w:ascii="Times New Roman" w:hAnsi="Times New Roman" w:cs="Times New Roman"/>
                <w:noProof/>
                <w:sz w:val="26"/>
                <w:szCs w:val="26"/>
              </w:rPr>
            </w:rPrChange>
          </w:rPr>
          <w:delText>Bảng 24</w:delText>
        </w:r>
        <w:r w:rsidRPr="006854A2" w:rsidDel="006854A2">
          <w:rPr>
            <w:rFonts w:ascii="Times New Roman" w:hAnsi="Times New Roman" w:cs="Times New Roman"/>
            <w:noProof/>
            <w:sz w:val="26"/>
            <w:szCs w:val="26"/>
            <w:lang w:val="vi-VN"/>
            <w:rPrChange w:id="261" w:author="Nguyen Danh Nam 20166477" w:date="2020-02-15T17:46:00Z">
              <w:rPr>
                <w:rStyle w:val="Hyperlink"/>
                <w:rFonts w:ascii="Times New Roman" w:hAnsi="Times New Roman" w:cs="Times New Roman"/>
                <w:noProof/>
                <w:sz w:val="26"/>
                <w:szCs w:val="26"/>
                <w:lang w:val="vi-VN"/>
              </w:rPr>
            </w:rPrChange>
          </w:rPr>
          <w:delText>. Đặc tả usecase Xem thống kê</w:delText>
        </w:r>
        <w:r w:rsidRPr="00421549" w:rsidDel="006854A2">
          <w:rPr>
            <w:rFonts w:ascii="Times New Roman" w:hAnsi="Times New Roman" w:cs="Times New Roman"/>
            <w:noProof/>
            <w:webHidden/>
            <w:sz w:val="26"/>
            <w:szCs w:val="26"/>
          </w:rPr>
          <w:tab/>
          <w:delText>26</w:delText>
        </w:r>
      </w:del>
    </w:p>
    <w:p w14:paraId="727D7208" w14:textId="0FCC29C4" w:rsidR="00421549" w:rsidRPr="00421549" w:rsidDel="006854A2" w:rsidRDefault="00421549" w:rsidP="00421549">
      <w:pPr>
        <w:pStyle w:val="TableofFigures"/>
        <w:tabs>
          <w:tab w:val="right" w:leader="dot" w:pos="9350"/>
        </w:tabs>
        <w:spacing w:line="276" w:lineRule="auto"/>
        <w:rPr>
          <w:del w:id="262" w:author="Nguyen Danh Nam 20166477" w:date="2020-02-15T17:46:00Z"/>
          <w:rFonts w:ascii="Times New Roman" w:eastAsiaTheme="minorEastAsia" w:hAnsi="Times New Roman" w:cs="Times New Roman"/>
          <w:noProof/>
          <w:sz w:val="26"/>
          <w:szCs w:val="26"/>
        </w:rPr>
      </w:pPr>
      <w:del w:id="263" w:author="Nguyen Danh Nam 20166477" w:date="2020-02-15T17:46:00Z">
        <w:r w:rsidRPr="006854A2" w:rsidDel="006854A2">
          <w:rPr>
            <w:rFonts w:ascii="Times New Roman" w:hAnsi="Times New Roman" w:cs="Times New Roman"/>
            <w:noProof/>
            <w:sz w:val="26"/>
            <w:szCs w:val="26"/>
            <w:rPrChange w:id="264" w:author="Nguyen Danh Nam 20166477" w:date="2020-02-15T17:46:00Z">
              <w:rPr>
                <w:rStyle w:val="Hyperlink"/>
                <w:rFonts w:ascii="Times New Roman" w:hAnsi="Times New Roman" w:cs="Times New Roman"/>
                <w:noProof/>
                <w:sz w:val="26"/>
                <w:szCs w:val="26"/>
              </w:rPr>
            </w:rPrChange>
          </w:rPr>
          <w:delText>Bảng 25</w:delText>
        </w:r>
        <w:r w:rsidRPr="006854A2" w:rsidDel="006854A2">
          <w:rPr>
            <w:rFonts w:ascii="Times New Roman" w:hAnsi="Times New Roman" w:cs="Times New Roman"/>
            <w:noProof/>
            <w:sz w:val="26"/>
            <w:szCs w:val="26"/>
            <w:lang w:val="vi-VN"/>
            <w:rPrChange w:id="265" w:author="Nguyen Danh Nam 20166477" w:date="2020-02-15T17:46:00Z">
              <w:rPr>
                <w:rStyle w:val="Hyperlink"/>
                <w:rFonts w:ascii="Times New Roman" w:hAnsi="Times New Roman" w:cs="Times New Roman"/>
                <w:noProof/>
                <w:sz w:val="26"/>
                <w:szCs w:val="26"/>
                <w:lang w:val="vi-VN"/>
              </w:rPr>
            </w:rPrChange>
          </w:rPr>
          <w:delText>. Đặc tả usecase Ẩn bình luận</w:delText>
        </w:r>
        <w:r w:rsidRPr="00421549" w:rsidDel="006854A2">
          <w:rPr>
            <w:rFonts w:ascii="Times New Roman" w:hAnsi="Times New Roman" w:cs="Times New Roman"/>
            <w:noProof/>
            <w:webHidden/>
            <w:sz w:val="26"/>
            <w:szCs w:val="26"/>
          </w:rPr>
          <w:tab/>
          <w:delText>27</w:delText>
        </w:r>
      </w:del>
    </w:p>
    <w:p w14:paraId="518C89ED" w14:textId="4BD9FA74" w:rsidR="00421549" w:rsidRPr="00421549" w:rsidDel="006854A2" w:rsidRDefault="00421549" w:rsidP="00421549">
      <w:pPr>
        <w:pStyle w:val="TableofFigures"/>
        <w:tabs>
          <w:tab w:val="right" w:leader="dot" w:pos="9350"/>
        </w:tabs>
        <w:spacing w:line="276" w:lineRule="auto"/>
        <w:rPr>
          <w:del w:id="266" w:author="Nguyen Danh Nam 20166477" w:date="2020-02-15T17:46:00Z"/>
          <w:rFonts w:ascii="Times New Roman" w:eastAsiaTheme="minorEastAsia" w:hAnsi="Times New Roman" w:cs="Times New Roman"/>
          <w:noProof/>
          <w:sz w:val="26"/>
          <w:szCs w:val="26"/>
        </w:rPr>
      </w:pPr>
      <w:del w:id="267" w:author="Nguyen Danh Nam 20166477" w:date="2020-02-15T17:46:00Z">
        <w:r w:rsidRPr="006854A2" w:rsidDel="006854A2">
          <w:rPr>
            <w:rFonts w:ascii="Times New Roman" w:hAnsi="Times New Roman" w:cs="Times New Roman"/>
            <w:noProof/>
            <w:sz w:val="26"/>
            <w:szCs w:val="26"/>
            <w:rPrChange w:id="268" w:author="Nguyen Danh Nam 20166477" w:date="2020-02-15T17:46:00Z">
              <w:rPr>
                <w:rStyle w:val="Hyperlink"/>
                <w:rFonts w:ascii="Times New Roman" w:hAnsi="Times New Roman" w:cs="Times New Roman"/>
                <w:noProof/>
                <w:sz w:val="26"/>
                <w:szCs w:val="26"/>
              </w:rPr>
            </w:rPrChange>
          </w:rPr>
          <w:delText>Bảng 26</w:delText>
        </w:r>
        <w:r w:rsidRPr="006854A2" w:rsidDel="006854A2">
          <w:rPr>
            <w:rFonts w:ascii="Times New Roman" w:hAnsi="Times New Roman" w:cs="Times New Roman"/>
            <w:noProof/>
            <w:sz w:val="26"/>
            <w:szCs w:val="26"/>
            <w:lang w:val="vi-VN"/>
            <w:rPrChange w:id="269" w:author="Nguyen Danh Nam 20166477" w:date="2020-02-15T17:46:00Z">
              <w:rPr>
                <w:rStyle w:val="Hyperlink"/>
                <w:rFonts w:ascii="Times New Roman" w:hAnsi="Times New Roman" w:cs="Times New Roman"/>
                <w:noProof/>
                <w:sz w:val="26"/>
                <w:szCs w:val="26"/>
                <w:lang w:val="vi-VN"/>
              </w:rPr>
            </w:rPrChange>
          </w:rPr>
          <w:delText>. Đặc tả usecase Thêm thông báo</w:delText>
        </w:r>
        <w:r w:rsidRPr="00421549" w:rsidDel="006854A2">
          <w:rPr>
            <w:rFonts w:ascii="Times New Roman" w:hAnsi="Times New Roman" w:cs="Times New Roman"/>
            <w:noProof/>
            <w:webHidden/>
            <w:sz w:val="26"/>
            <w:szCs w:val="26"/>
          </w:rPr>
          <w:tab/>
          <w:delText>28</w:delText>
        </w:r>
      </w:del>
    </w:p>
    <w:p w14:paraId="4FFD8359" w14:textId="17942E07" w:rsidR="00D91121" w:rsidRDefault="00421549" w:rsidP="00421549">
      <w:pPr>
        <w:spacing w:line="276" w:lineRule="auto"/>
        <w:rPr>
          <w:rFonts w:ascii="Times New Roman" w:hAnsi="Times New Roman" w:cs="Times New Roman"/>
          <w:color w:val="000000" w:themeColor="text1"/>
          <w:sz w:val="26"/>
          <w:szCs w:val="26"/>
        </w:rPr>
      </w:pPr>
      <w:r w:rsidRPr="00421549">
        <w:rPr>
          <w:rFonts w:ascii="Times New Roman" w:hAnsi="Times New Roman" w:cs="Times New Roman"/>
          <w:color w:val="000000" w:themeColor="text1"/>
          <w:sz w:val="26"/>
          <w:szCs w:val="26"/>
        </w:rPr>
        <w:fldChar w:fldCharType="end"/>
      </w:r>
    </w:p>
    <w:p w14:paraId="1A38342A" w14:textId="00461794" w:rsidR="00D91121" w:rsidRDefault="00D91121" w:rsidP="00421549">
      <w:pPr>
        <w:spacing w:line="276" w:lineRule="auto"/>
        <w:rPr>
          <w:rFonts w:ascii="Times New Roman" w:hAnsi="Times New Roman" w:cs="Times New Roman"/>
          <w:color w:val="000000" w:themeColor="text1"/>
          <w:sz w:val="26"/>
          <w:szCs w:val="26"/>
        </w:rPr>
      </w:pPr>
    </w:p>
    <w:p w14:paraId="1C033AF8" w14:textId="427E6C89" w:rsidR="00D91121" w:rsidRDefault="00D91121" w:rsidP="00421549">
      <w:pPr>
        <w:spacing w:line="276" w:lineRule="auto"/>
        <w:rPr>
          <w:rFonts w:ascii="Times New Roman" w:hAnsi="Times New Roman" w:cs="Times New Roman"/>
          <w:color w:val="000000" w:themeColor="text1"/>
          <w:sz w:val="26"/>
          <w:szCs w:val="26"/>
        </w:rPr>
      </w:pPr>
    </w:p>
    <w:p w14:paraId="07168D0E" w14:textId="0372F2D7" w:rsidR="00D91121" w:rsidRDefault="00D91121" w:rsidP="00421549">
      <w:pPr>
        <w:spacing w:line="276" w:lineRule="auto"/>
        <w:rPr>
          <w:rFonts w:ascii="Times New Roman" w:hAnsi="Times New Roman" w:cs="Times New Roman"/>
          <w:color w:val="000000" w:themeColor="text1"/>
          <w:sz w:val="26"/>
          <w:szCs w:val="26"/>
        </w:rPr>
      </w:pPr>
    </w:p>
    <w:p w14:paraId="6BDAD282" w14:textId="66E8D711" w:rsidR="00D91121" w:rsidRDefault="00D91121" w:rsidP="00421549">
      <w:pPr>
        <w:spacing w:line="276" w:lineRule="auto"/>
        <w:rPr>
          <w:rFonts w:ascii="Times New Roman" w:hAnsi="Times New Roman" w:cs="Times New Roman"/>
          <w:color w:val="000000" w:themeColor="text1"/>
          <w:sz w:val="26"/>
          <w:szCs w:val="26"/>
        </w:rPr>
      </w:pPr>
    </w:p>
    <w:p w14:paraId="0D8F8C1C" w14:textId="25303EB1" w:rsidR="00D91121" w:rsidRDefault="00D91121" w:rsidP="00421549">
      <w:pPr>
        <w:spacing w:line="276" w:lineRule="auto"/>
        <w:rPr>
          <w:rFonts w:ascii="Times New Roman" w:hAnsi="Times New Roman" w:cs="Times New Roman"/>
          <w:color w:val="000000" w:themeColor="text1"/>
          <w:sz w:val="26"/>
          <w:szCs w:val="26"/>
        </w:rPr>
      </w:pPr>
    </w:p>
    <w:p w14:paraId="46E1C193" w14:textId="4A95F75A" w:rsidR="00D91121" w:rsidRDefault="00D91121" w:rsidP="00421549">
      <w:pPr>
        <w:spacing w:line="276" w:lineRule="auto"/>
        <w:rPr>
          <w:rFonts w:ascii="Times New Roman" w:hAnsi="Times New Roman" w:cs="Times New Roman"/>
          <w:color w:val="000000" w:themeColor="text1"/>
          <w:sz w:val="26"/>
          <w:szCs w:val="26"/>
        </w:rPr>
      </w:pPr>
    </w:p>
    <w:p w14:paraId="07A8D29C" w14:textId="72A44F16" w:rsidR="00DB65DA" w:rsidRDefault="00DB65DA" w:rsidP="00421549">
      <w:pPr>
        <w:spacing w:line="276" w:lineRule="auto"/>
        <w:rPr>
          <w:rFonts w:ascii="Times New Roman" w:hAnsi="Times New Roman" w:cs="Times New Roman"/>
          <w:color w:val="000000" w:themeColor="text1"/>
          <w:sz w:val="26"/>
          <w:szCs w:val="26"/>
        </w:rPr>
      </w:pPr>
    </w:p>
    <w:p w14:paraId="247AE379" w14:textId="77777777" w:rsidR="00DB65DA" w:rsidRDefault="00DB65DA" w:rsidP="00421549">
      <w:pPr>
        <w:spacing w:line="276" w:lineRule="auto"/>
        <w:rPr>
          <w:rFonts w:ascii="Times New Roman" w:hAnsi="Times New Roman" w:cs="Times New Roman"/>
          <w:color w:val="000000" w:themeColor="text1"/>
          <w:sz w:val="26"/>
          <w:szCs w:val="26"/>
        </w:rPr>
      </w:pPr>
    </w:p>
    <w:p w14:paraId="504F89CD" w14:textId="77777777" w:rsidR="00D91121" w:rsidRPr="00257D2D" w:rsidRDefault="00D91121" w:rsidP="00421549">
      <w:pPr>
        <w:spacing w:line="276" w:lineRule="auto"/>
        <w:rPr>
          <w:rFonts w:ascii="Times New Roman" w:hAnsi="Times New Roman" w:cs="Times New Roman"/>
          <w:color w:val="000000" w:themeColor="text1"/>
          <w:sz w:val="26"/>
          <w:szCs w:val="26"/>
        </w:rPr>
      </w:pPr>
    </w:p>
    <w:p w14:paraId="2A2BBB9A" w14:textId="42D9C95B" w:rsidR="001C1D45" w:rsidRPr="00DB65DA" w:rsidRDefault="0049591F" w:rsidP="00421549">
      <w:pPr>
        <w:pStyle w:val="Heading1"/>
        <w:spacing w:line="276" w:lineRule="auto"/>
        <w:rPr>
          <w:rFonts w:ascii="Times New Roman" w:hAnsi="Times New Roman" w:cs="Times New Roman"/>
          <w:b/>
          <w:bCs/>
          <w:color w:val="000000" w:themeColor="text1"/>
          <w:sz w:val="36"/>
          <w:szCs w:val="36"/>
        </w:rPr>
      </w:pPr>
      <w:bookmarkStart w:id="270" w:name="_Toc31843424"/>
      <w:r w:rsidRPr="00DB65DA">
        <w:rPr>
          <w:rFonts w:ascii="Times New Roman" w:hAnsi="Times New Roman" w:cs="Times New Roman"/>
          <w:b/>
          <w:bCs/>
          <w:color w:val="000000" w:themeColor="text1"/>
          <w:sz w:val="36"/>
          <w:szCs w:val="36"/>
        </w:rPr>
        <w:t xml:space="preserve">1. </w:t>
      </w:r>
      <w:r w:rsidR="00200AB5" w:rsidRPr="00DB65DA">
        <w:rPr>
          <w:rFonts w:ascii="Times New Roman" w:hAnsi="Times New Roman" w:cs="Times New Roman"/>
          <w:b/>
          <w:bCs/>
          <w:color w:val="000000" w:themeColor="text1"/>
          <w:sz w:val="36"/>
          <w:szCs w:val="36"/>
        </w:rPr>
        <w:t>Giới thiệu</w:t>
      </w:r>
      <w:bookmarkEnd w:id="270"/>
    </w:p>
    <w:p w14:paraId="3D4E8842" w14:textId="7648D5D9" w:rsidR="001C1D45" w:rsidRPr="00257D2D" w:rsidRDefault="001C1D45" w:rsidP="00421549">
      <w:pPr>
        <w:pStyle w:val="Heading2"/>
        <w:spacing w:line="276" w:lineRule="auto"/>
        <w:rPr>
          <w:rFonts w:ascii="Times New Roman" w:hAnsi="Times New Roman" w:cs="Times New Roman"/>
          <w:b/>
          <w:bCs/>
          <w:color w:val="000000" w:themeColor="text1"/>
          <w:lang w:val="vi-VN"/>
        </w:rPr>
      </w:pPr>
      <w:bookmarkStart w:id="271" w:name="_Toc31843425"/>
      <w:r w:rsidRPr="00257D2D">
        <w:rPr>
          <w:rFonts w:ascii="Times New Roman" w:hAnsi="Times New Roman" w:cs="Times New Roman"/>
          <w:b/>
          <w:bCs/>
          <w:color w:val="000000" w:themeColor="text1"/>
          <w:lang w:val="vi-VN"/>
        </w:rPr>
        <w:t xml:space="preserve">1.1 </w:t>
      </w:r>
      <w:r w:rsidRPr="00257D2D">
        <w:rPr>
          <w:rFonts w:ascii="Times New Roman" w:hAnsi="Times New Roman" w:cs="Times New Roman"/>
          <w:b/>
          <w:bCs/>
          <w:color w:val="000000" w:themeColor="text1"/>
        </w:rPr>
        <w:t>M</w:t>
      </w:r>
      <w:r w:rsidRPr="00257D2D">
        <w:rPr>
          <w:rFonts w:ascii="Times New Roman" w:hAnsi="Times New Roman" w:cs="Times New Roman"/>
          <w:b/>
          <w:bCs/>
          <w:color w:val="000000" w:themeColor="text1"/>
          <w:lang w:val="vi-VN"/>
        </w:rPr>
        <w:t>ục đích</w:t>
      </w:r>
      <w:bookmarkEnd w:id="271"/>
    </w:p>
    <w:p w14:paraId="6340DA1E" w14:textId="5FF1DFCF" w:rsidR="00113268" w:rsidRPr="00257D2D" w:rsidRDefault="00113268" w:rsidP="00421549">
      <w:p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b/>
        <w:t xml:space="preserve">Tài liệu này cung cấp mô tả chi tiết về các yêu cầu cho </w:t>
      </w:r>
      <w:r w:rsidR="0080259A" w:rsidRPr="00257D2D">
        <w:rPr>
          <w:rFonts w:ascii="Times New Roman" w:hAnsi="Times New Roman" w:cs="Times New Roman"/>
          <w:color w:val="000000" w:themeColor="text1"/>
          <w:sz w:val="26"/>
          <w:szCs w:val="26"/>
          <w:lang w:val="vi-VN"/>
        </w:rPr>
        <w:t>hệ thống</w:t>
      </w:r>
      <w:r w:rsidRPr="00257D2D">
        <w:rPr>
          <w:rFonts w:ascii="Times New Roman" w:hAnsi="Times New Roman" w:cs="Times New Roman"/>
          <w:color w:val="000000" w:themeColor="text1"/>
          <w:sz w:val="26"/>
          <w:szCs w:val="26"/>
          <w:lang w:val="vi-VN"/>
        </w:rPr>
        <w:t xml:space="preserve"> xem phim </w:t>
      </w:r>
      <w:del w:id="272" w:author="quang.nguyen@aitokyolab.com" w:date="2020-02-12T11:44:00Z">
        <w:r w:rsidRPr="00257D2D" w:rsidDel="00427CE4">
          <w:rPr>
            <w:rFonts w:ascii="Times New Roman" w:hAnsi="Times New Roman" w:cs="Times New Roman"/>
            <w:color w:val="000000" w:themeColor="text1"/>
            <w:sz w:val="26"/>
            <w:szCs w:val="26"/>
            <w:lang w:val="vi-VN"/>
          </w:rPr>
          <w:delText>online</w:delText>
        </w:r>
        <w:r w:rsidR="00A47816" w:rsidRPr="00257D2D" w:rsidDel="00427CE4">
          <w:rPr>
            <w:rFonts w:ascii="Times New Roman" w:hAnsi="Times New Roman" w:cs="Times New Roman"/>
            <w:color w:val="000000" w:themeColor="text1"/>
            <w:sz w:val="26"/>
            <w:szCs w:val="26"/>
            <w:lang w:val="vi-VN"/>
          </w:rPr>
          <w:delText xml:space="preserve"> </w:delText>
        </w:r>
      </w:del>
      <w:ins w:id="273" w:author="quang.nguyen@aitokyolab.com" w:date="2020-02-12T11:44:00Z">
        <w:r w:rsidR="00427CE4">
          <w:rPr>
            <w:rFonts w:ascii="Times New Roman" w:hAnsi="Times New Roman" w:cs="Times New Roman"/>
            <w:color w:val="000000" w:themeColor="text1"/>
            <w:sz w:val="26"/>
            <w:szCs w:val="26"/>
          </w:rPr>
          <w:t>trực tuyến</w:t>
        </w:r>
        <w:r w:rsidR="00427CE4" w:rsidRPr="00257D2D">
          <w:rPr>
            <w:rFonts w:ascii="Times New Roman" w:hAnsi="Times New Roman" w:cs="Times New Roman"/>
            <w:color w:val="000000" w:themeColor="text1"/>
            <w:sz w:val="26"/>
            <w:szCs w:val="26"/>
            <w:lang w:val="vi-VN"/>
          </w:rPr>
          <w:t xml:space="preserve"> </w:t>
        </w:r>
      </w:ins>
      <w:r w:rsidR="00A47816" w:rsidRPr="00257D2D">
        <w:rPr>
          <w:rFonts w:ascii="Times New Roman" w:hAnsi="Times New Roman" w:cs="Times New Roman"/>
          <w:color w:val="000000" w:themeColor="text1"/>
          <w:sz w:val="26"/>
          <w:szCs w:val="26"/>
          <w:lang w:val="vi-VN"/>
        </w:rPr>
        <w:t>VietFlix</w:t>
      </w:r>
      <w:r w:rsidRPr="00257D2D">
        <w:rPr>
          <w:rFonts w:ascii="Times New Roman" w:hAnsi="Times New Roman" w:cs="Times New Roman"/>
          <w:color w:val="000000" w:themeColor="text1"/>
          <w:sz w:val="26"/>
          <w:szCs w:val="26"/>
          <w:lang w:val="vi-VN"/>
        </w:rPr>
        <w:t xml:space="preserve">. Bao gồm các ràng buộc </w:t>
      </w:r>
      <w:del w:id="274" w:author="quang.nguyen@aitokyolab.com" w:date="2020-02-12T11:51:00Z">
        <w:r w:rsidRPr="00257D2D" w:rsidDel="00427CE4">
          <w:rPr>
            <w:rFonts w:ascii="Times New Roman" w:hAnsi="Times New Roman" w:cs="Times New Roman"/>
            <w:color w:val="000000" w:themeColor="text1"/>
            <w:sz w:val="26"/>
            <w:szCs w:val="26"/>
            <w:lang w:val="vi-VN"/>
          </w:rPr>
          <w:delText>của hệ thống,</w:delText>
        </w:r>
      </w:del>
      <w:ins w:id="275" w:author="quang.nguyen@aitokyolab.com" w:date="2020-02-12T11:51:00Z">
        <w:r w:rsidR="00427CE4">
          <w:rPr>
            <w:rFonts w:ascii="Times New Roman" w:hAnsi="Times New Roman" w:cs="Times New Roman"/>
            <w:color w:val="000000" w:themeColor="text1"/>
            <w:sz w:val="26"/>
            <w:szCs w:val="26"/>
          </w:rPr>
          <w:t>và</w:t>
        </w:r>
      </w:ins>
      <w:r w:rsidRPr="00257D2D">
        <w:rPr>
          <w:rFonts w:ascii="Times New Roman" w:hAnsi="Times New Roman" w:cs="Times New Roman"/>
          <w:color w:val="000000" w:themeColor="text1"/>
          <w:sz w:val="26"/>
          <w:szCs w:val="26"/>
          <w:lang w:val="vi-VN"/>
        </w:rPr>
        <w:t xml:space="preserve"> các </w:t>
      </w:r>
      <w:del w:id="276" w:author="quang.nguyen@aitokyolab.com" w:date="2020-02-12T11:51:00Z">
        <w:r w:rsidRPr="00257D2D" w:rsidDel="00427CE4">
          <w:rPr>
            <w:rFonts w:ascii="Times New Roman" w:hAnsi="Times New Roman" w:cs="Times New Roman"/>
            <w:color w:val="000000" w:themeColor="text1"/>
            <w:sz w:val="26"/>
            <w:szCs w:val="26"/>
            <w:lang w:val="vi-VN"/>
          </w:rPr>
          <w:delText xml:space="preserve">chi tiết </w:delText>
        </w:r>
      </w:del>
      <w:r w:rsidRPr="00257D2D">
        <w:rPr>
          <w:rFonts w:ascii="Times New Roman" w:hAnsi="Times New Roman" w:cs="Times New Roman"/>
          <w:color w:val="000000" w:themeColor="text1"/>
          <w:sz w:val="26"/>
          <w:szCs w:val="26"/>
          <w:lang w:val="vi-VN"/>
        </w:rPr>
        <w:t xml:space="preserve">yêu cầu </w:t>
      </w:r>
      <w:del w:id="277" w:author="quang.nguyen@aitokyolab.com" w:date="2020-02-12T11:51:00Z">
        <w:r w:rsidRPr="00257D2D" w:rsidDel="00427CE4">
          <w:rPr>
            <w:rFonts w:ascii="Times New Roman" w:hAnsi="Times New Roman" w:cs="Times New Roman"/>
            <w:color w:val="000000" w:themeColor="text1"/>
            <w:sz w:val="26"/>
            <w:szCs w:val="26"/>
            <w:lang w:val="vi-VN"/>
          </w:rPr>
          <w:delText xml:space="preserve">về </w:delText>
        </w:r>
      </w:del>
      <w:r w:rsidRPr="00257D2D">
        <w:rPr>
          <w:rFonts w:ascii="Times New Roman" w:hAnsi="Times New Roman" w:cs="Times New Roman"/>
          <w:color w:val="000000" w:themeColor="text1"/>
          <w:sz w:val="26"/>
          <w:szCs w:val="26"/>
          <w:lang w:val="vi-VN"/>
        </w:rPr>
        <w:t>phần mềm</w:t>
      </w:r>
      <w:r w:rsidR="000F7662" w:rsidRPr="00257D2D">
        <w:rPr>
          <w:rFonts w:ascii="Times New Roman" w:hAnsi="Times New Roman" w:cs="Times New Roman"/>
          <w:color w:val="000000" w:themeColor="text1"/>
          <w:sz w:val="26"/>
          <w:szCs w:val="26"/>
          <w:lang w:val="vi-VN"/>
        </w:rPr>
        <w:t xml:space="preserve"> </w:t>
      </w:r>
      <w:del w:id="278" w:author="quang.nguyen@aitokyolab.com" w:date="2020-02-12T11:51:00Z">
        <w:r w:rsidR="000F7662" w:rsidRPr="00257D2D" w:rsidDel="00427CE4">
          <w:rPr>
            <w:rFonts w:ascii="Times New Roman" w:hAnsi="Times New Roman" w:cs="Times New Roman"/>
            <w:color w:val="000000" w:themeColor="text1"/>
            <w:sz w:val="26"/>
            <w:szCs w:val="26"/>
            <w:lang w:val="vi-VN"/>
          </w:rPr>
          <w:delText xml:space="preserve">sắp </w:delText>
        </w:r>
      </w:del>
      <w:ins w:id="279" w:author="quang.nguyen@aitokyolab.com" w:date="2020-02-12T11:51:00Z">
        <w:r w:rsidR="00427CE4">
          <w:rPr>
            <w:rFonts w:ascii="Times New Roman" w:hAnsi="Times New Roman" w:cs="Times New Roman"/>
            <w:color w:val="000000" w:themeColor="text1"/>
            <w:sz w:val="26"/>
            <w:szCs w:val="26"/>
          </w:rPr>
          <w:t>của hệ thống</w:t>
        </w:r>
        <w:r w:rsidR="00427CE4" w:rsidRPr="00257D2D">
          <w:rPr>
            <w:rFonts w:ascii="Times New Roman" w:hAnsi="Times New Roman" w:cs="Times New Roman"/>
            <w:color w:val="000000" w:themeColor="text1"/>
            <w:sz w:val="26"/>
            <w:szCs w:val="26"/>
            <w:lang w:val="vi-VN"/>
          </w:rPr>
          <w:t xml:space="preserve"> </w:t>
        </w:r>
      </w:ins>
      <w:r w:rsidR="000F7662" w:rsidRPr="00257D2D">
        <w:rPr>
          <w:rFonts w:ascii="Times New Roman" w:hAnsi="Times New Roman" w:cs="Times New Roman"/>
          <w:color w:val="000000" w:themeColor="text1"/>
          <w:sz w:val="26"/>
          <w:szCs w:val="26"/>
          <w:lang w:val="vi-VN"/>
        </w:rPr>
        <w:t>được xây đựng</w:t>
      </w:r>
      <w:r w:rsidRPr="00257D2D">
        <w:rPr>
          <w:rFonts w:ascii="Times New Roman" w:hAnsi="Times New Roman" w:cs="Times New Roman"/>
          <w:color w:val="000000" w:themeColor="text1"/>
          <w:sz w:val="26"/>
          <w:szCs w:val="26"/>
          <w:lang w:val="vi-VN"/>
        </w:rPr>
        <w:t>.</w:t>
      </w:r>
    </w:p>
    <w:p w14:paraId="12097E46" w14:textId="2DF89B54" w:rsidR="001C1D45" w:rsidRPr="00257D2D" w:rsidRDefault="001C1D45" w:rsidP="00421549">
      <w:pPr>
        <w:pStyle w:val="Heading2"/>
        <w:spacing w:line="276" w:lineRule="auto"/>
        <w:rPr>
          <w:rFonts w:ascii="Times New Roman" w:hAnsi="Times New Roman" w:cs="Times New Roman"/>
          <w:b/>
          <w:bCs/>
          <w:color w:val="000000" w:themeColor="text1"/>
          <w:lang w:val="vi-VN"/>
        </w:rPr>
      </w:pPr>
      <w:bookmarkStart w:id="280" w:name="_Toc31843426"/>
      <w:r w:rsidRPr="00257D2D">
        <w:rPr>
          <w:rFonts w:ascii="Times New Roman" w:hAnsi="Times New Roman" w:cs="Times New Roman"/>
          <w:b/>
          <w:bCs/>
          <w:color w:val="000000" w:themeColor="text1"/>
          <w:lang w:val="vi-VN"/>
        </w:rPr>
        <w:t>1.2 Phạm vi</w:t>
      </w:r>
      <w:bookmarkEnd w:id="280"/>
    </w:p>
    <w:p w14:paraId="356BA056" w14:textId="3F06A93C" w:rsidR="00113268" w:rsidRPr="00257D2D" w:rsidRDefault="006E1461" w:rsidP="00421549">
      <w:pPr>
        <w:spacing w:line="276" w:lineRule="auto"/>
        <w:ind w:firstLine="72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Hệ thống </w:t>
      </w:r>
      <w:r w:rsidR="000F7662" w:rsidRPr="00257D2D">
        <w:rPr>
          <w:rFonts w:ascii="Times New Roman" w:hAnsi="Times New Roman" w:cs="Times New Roman"/>
          <w:color w:val="000000" w:themeColor="text1"/>
          <w:sz w:val="26"/>
          <w:szCs w:val="26"/>
          <w:lang w:val="vi-VN"/>
        </w:rPr>
        <w:t xml:space="preserve">xem phim online được chạy trên nền tảng web nhằm phục vụ nhu cầu xem các bộ phim </w:t>
      </w:r>
      <w:r w:rsidR="00A47816" w:rsidRPr="00257D2D">
        <w:rPr>
          <w:rFonts w:ascii="Times New Roman" w:hAnsi="Times New Roman" w:cs="Times New Roman"/>
          <w:color w:val="000000" w:themeColor="text1"/>
          <w:sz w:val="26"/>
          <w:szCs w:val="26"/>
          <w:lang w:val="vi-VN"/>
        </w:rPr>
        <w:t xml:space="preserve">nằm </w:t>
      </w:r>
      <w:r w:rsidR="000F7662" w:rsidRPr="00257D2D">
        <w:rPr>
          <w:rFonts w:ascii="Times New Roman" w:hAnsi="Times New Roman" w:cs="Times New Roman"/>
          <w:color w:val="000000" w:themeColor="text1"/>
          <w:sz w:val="26"/>
          <w:szCs w:val="26"/>
          <w:lang w:val="vi-VN"/>
        </w:rPr>
        <w:t>trong kho phim của hệ thống</w:t>
      </w:r>
      <w:r w:rsidRPr="00257D2D">
        <w:rPr>
          <w:rFonts w:ascii="Times New Roman" w:hAnsi="Times New Roman" w:cs="Times New Roman"/>
          <w:color w:val="000000" w:themeColor="text1"/>
          <w:sz w:val="26"/>
          <w:szCs w:val="26"/>
          <w:lang w:val="vi-VN"/>
        </w:rPr>
        <w:t xml:space="preserve"> và cung cấp các chức năng cho quản trị viên</w:t>
      </w:r>
      <w:r w:rsidR="00A47816" w:rsidRPr="00257D2D">
        <w:rPr>
          <w:rFonts w:ascii="Times New Roman" w:hAnsi="Times New Roman" w:cs="Times New Roman"/>
          <w:color w:val="000000" w:themeColor="text1"/>
          <w:sz w:val="26"/>
          <w:szCs w:val="26"/>
          <w:lang w:val="vi-VN"/>
        </w:rPr>
        <w:t xml:space="preserve"> để quản trị cái thao tác với hệ thống</w:t>
      </w:r>
      <w:r w:rsidR="000F7662" w:rsidRPr="00257D2D">
        <w:rPr>
          <w:rFonts w:ascii="Times New Roman" w:hAnsi="Times New Roman" w:cs="Times New Roman"/>
          <w:color w:val="000000" w:themeColor="text1"/>
          <w:sz w:val="26"/>
          <w:szCs w:val="26"/>
          <w:lang w:val="vi-VN"/>
        </w:rPr>
        <w:t xml:space="preserve">, người dùng thao tác thông qua trình duyệt web </w:t>
      </w:r>
      <w:ins w:id="281" w:author="quang.nguyen@aitokyolab.com" w:date="2020-02-12T11:56:00Z">
        <w:r w:rsidR="00626B8F">
          <w:rPr>
            <w:rFonts w:ascii="Times New Roman" w:hAnsi="Times New Roman" w:cs="Times New Roman"/>
            <w:color w:val="000000" w:themeColor="text1"/>
            <w:sz w:val="26"/>
            <w:szCs w:val="26"/>
          </w:rPr>
          <w:t>(</w:t>
        </w:r>
      </w:ins>
      <w:r w:rsidR="000F7662" w:rsidRPr="00257D2D">
        <w:rPr>
          <w:rFonts w:ascii="Times New Roman" w:hAnsi="Times New Roman" w:cs="Times New Roman"/>
          <w:color w:val="000000" w:themeColor="text1"/>
          <w:sz w:val="26"/>
          <w:szCs w:val="26"/>
          <w:lang w:val="vi-VN"/>
        </w:rPr>
        <w:t>Chrome, Safari, Firefox</w:t>
      </w:r>
      <w:ins w:id="282" w:author="quang.nguyen@aitokyolab.com" w:date="2020-02-12T11:56:00Z">
        <w:r w:rsidR="00626B8F">
          <w:rPr>
            <w:rFonts w:ascii="Times New Roman" w:hAnsi="Times New Roman" w:cs="Times New Roman"/>
            <w:color w:val="000000" w:themeColor="text1"/>
            <w:sz w:val="26"/>
            <w:szCs w:val="26"/>
          </w:rPr>
          <w:t>)</w:t>
        </w:r>
      </w:ins>
      <w:r w:rsidR="000F7662" w:rsidRPr="00257D2D">
        <w:rPr>
          <w:rFonts w:ascii="Times New Roman" w:hAnsi="Times New Roman" w:cs="Times New Roman"/>
          <w:color w:val="000000" w:themeColor="text1"/>
          <w:sz w:val="26"/>
          <w:szCs w:val="26"/>
          <w:lang w:val="vi-VN"/>
        </w:rPr>
        <w:t xml:space="preserve">. </w:t>
      </w:r>
    </w:p>
    <w:p w14:paraId="753CEE82" w14:textId="75EB7592" w:rsidR="001C1D45" w:rsidRPr="00257D2D" w:rsidRDefault="001C1D45" w:rsidP="00421549">
      <w:pPr>
        <w:pStyle w:val="Heading2"/>
        <w:spacing w:line="276" w:lineRule="auto"/>
        <w:rPr>
          <w:rFonts w:ascii="Times New Roman" w:hAnsi="Times New Roman" w:cs="Times New Roman"/>
          <w:b/>
          <w:bCs/>
          <w:color w:val="000000" w:themeColor="text1"/>
          <w:lang w:val="vi-VN"/>
        </w:rPr>
      </w:pPr>
      <w:bookmarkStart w:id="283" w:name="_Toc31843427"/>
      <w:r w:rsidRPr="00257D2D">
        <w:rPr>
          <w:rFonts w:ascii="Times New Roman" w:hAnsi="Times New Roman" w:cs="Times New Roman"/>
          <w:b/>
          <w:bCs/>
          <w:color w:val="000000" w:themeColor="text1"/>
          <w:lang w:val="vi-VN"/>
        </w:rPr>
        <w:t>1.3 Định nghĩa</w:t>
      </w:r>
      <w:bookmarkEnd w:id="283"/>
    </w:p>
    <w:p w14:paraId="650A59D9" w14:textId="61B95F30" w:rsidR="000F7662" w:rsidRPr="00257D2D" w:rsidRDefault="000F7662" w:rsidP="00421549">
      <w:p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b/>
        <w:t>Các thuật ngữ, từ viết tắt trong tài liệu:</w:t>
      </w:r>
    </w:p>
    <w:p w14:paraId="1F859027" w14:textId="2D2224F2" w:rsidR="000F7662" w:rsidRPr="00257D2D" w:rsidRDefault="000F7662" w:rsidP="009A6B2C">
      <w:pPr>
        <w:pStyle w:val="ListParagraph"/>
        <w:numPr>
          <w:ilvl w:val="0"/>
          <w:numId w:val="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CSDL: cơ sở dữ liệu</w:t>
      </w:r>
    </w:p>
    <w:p w14:paraId="11F01369" w14:textId="3D1B6B6C" w:rsidR="000F7662" w:rsidRPr="00257D2D" w:rsidRDefault="001E5806" w:rsidP="009A6B2C">
      <w:pPr>
        <w:pStyle w:val="ListParagraph"/>
        <w:numPr>
          <w:ilvl w:val="0"/>
          <w:numId w:val="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người quản trị hệ thống</w:t>
      </w:r>
    </w:p>
    <w:p w14:paraId="5FF4E2FA" w14:textId="26EABE1C" w:rsidR="00A47816" w:rsidRPr="00257D2D" w:rsidRDefault="00A47816" w:rsidP="009A6B2C">
      <w:pPr>
        <w:pStyle w:val="ListParagraph"/>
        <w:numPr>
          <w:ilvl w:val="0"/>
          <w:numId w:val="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Username: tài khoản người dùng.</w:t>
      </w:r>
    </w:p>
    <w:p w14:paraId="11C217EF" w14:textId="42255F2A" w:rsidR="001C1D45" w:rsidRPr="00236FC2" w:rsidRDefault="001C1D45" w:rsidP="00421549">
      <w:pPr>
        <w:pStyle w:val="Heading2"/>
        <w:spacing w:line="276" w:lineRule="auto"/>
        <w:rPr>
          <w:rFonts w:ascii="Times New Roman" w:hAnsi="Times New Roman" w:cs="Times New Roman"/>
          <w:b/>
          <w:bCs/>
          <w:color w:val="000000" w:themeColor="text1"/>
          <w:lang w:val="vi-VN"/>
        </w:rPr>
      </w:pPr>
      <w:bookmarkStart w:id="284" w:name="_Toc31843428"/>
      <w:r w:rsidRPr="00236FC2">
        <w:rPr>
          <w:rFonts w:ascii="Times New Roman" w:hAnsi="Times New Roman" w:cs="Times New Roman"/>
          <w:b/>
          <w:bCs/>
          <w:color w:val="000000" w:themeColor="text1"/>
          <w:lang w:val="vi-VN"/>
        </w:rPr>
        <w:t>1.4 Tài liệu tham khảo</w:t>
      </w:r>
      <w:bookmarkEnd w:id="284"/>
    </w:p>
    <w:p w14:paraId="2EC094B1" w14:textId="200088AF" w:rsidR="000F7662" w:rsidRPr="00257D2D" w:rsidRDefault="000F7662" w:rsidP="009A6B2C">
      <w:pPr>
        <w:pStyle w:val="ListParagraph"/>
        <w:numPr>
          <w:ilvl w:val="0"/>
          <w:numId w:val="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Slide môn học Nhập môn công nghệ phần mềm- Ths. Nguyễn Đức Trung, bộ môn Công nghệ phần mềm Đại học Bách Khoa Hà Nội.</w:t>
      </w:r>
    </w:p>
    <w:p w14:paraId="4F885520" w14:textId="77777777" w:rsidR="000F7662" w:rsidRPr="00257D2D" w:rsidRDefault="000F7662" w:rsidP="00421549">
      <w:pPr>
        <w:pStyle w:val="ListParagraph"/>
        <w:spacing w:line="276" w:lineRule="auto"/>
        <w:ind w:left="1448"/>
        <w:rPr>
          <w:rFonts w:ascii="Times New Roman" w:hAnsi="Times New Roman" w:cs="Times New Roman"/>
          <w:b/>
          <w:bCs/>
          <w:color w:val="000000" w:themeColor="text1"/>
          <w:sz w:val="26"/>
          <w:szCs w:val="26"/>
          <w:lang w:val="vi-VN"/>
        </w:rPr>
      </w:pPr>
    </w:p>
    <w:p w14:paraId="29FEA206" w14:textId="05BF2BAA" w:rsidR="001C1D45" w:rsidRPr="00257D2D" w:rsidRDefault="001C1D45" w:rsidP="00421549">
      <w:pPr>
        <w:pStyle w:val="Heading2"/>
        <w:spacing w:line="276" w:lineRule="auto"/>
        <w:rPr>
          <w:rFonts w:ascii="Times New Roman" w:hAnsi="Times New Roman" w:cs="Times New Roman"/>
          <w:b/>
          <w:bCs/>
          <w:color w:val="000000" w:themeColor="text1"/>
          <w:lang w:val="vi-VN"/>
        </w:rPr>
      </w:pPr>
      <w:bookmarkStart w:id="285" w:name="_Toc31843429"/>
      <w:r w:rsidRPr="00257D2D">
        <w:rPr>
          <w:rFonts w:ascii="Times New Roman" w:hAnsi="Times New Roman" w:cs="Times New Roman"/>
          <w:b/>
          <w:bCs/>
          <w:color w:val="000000" w:themeColor="text1"/>
          <w:lang w:val="vi-VN"/>
        </w:rPr>
        <w:t>1.5 Cấu trúc tài liệu</w:t>
      </w:r>
      <w:bookmarkEnd w:id="285"/>
    </w:p>
    <w:p w14:paraId="0D4953FC" w14:textId="471AE8B7" w:rsidR="000F7662" w:rsidRPr="00257D2D" w:rsidRDefault="000F7662" w:rsidP="00421549">
      <w:p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b/>
        <w:t xml:space="preserve">Tài liệu bao gồm </w:t>
      </w:r>
      <w:r w:rsidR="00257D2D">
        <w:rPr>
          <w:rFonts w:ascii="Times New Roman" w:hAnsi="Times New Roman" w:cs="Times New Roman"/>
          <w:color w:val="000000" w:themeColor="text1"/>
          <w:sz w:val="26"/>
          <w:szCs w:val="26"/>
          <w:lang w:val="vi-VN"/>
        </w:rPr>
        <w:t>2</w:t>
      </w:r>
      <w:r w:rsidRPr="00257D2D">
        <w:rPr>
          <w:rFonts w:ascii="Times New Roman" w:hAnsi="Times New Roman" w:cs="Times New Roman"/>
          <w:color w:val="000000" w:themeColor="text1"/>
          <w:sz w:val="26"/>
          <w:szCs w:val="26"/>
          <w:lang w:val="vi-VN"/>
        </w:rPr>
        <w:t xml:space="preserve"> phần chính:</w:t>
      </w:r>
    </w:p>
    <w:p w14:paraId="12A59A18" w14:textId="720CBD34" w:rsidR="00035751" w:rsidRPr="00257D2D" w:rsidRDefault="000F7662" w:rsidP="009A6B2C">
      <w:pPr>
        <w:pStyle w:val="ListParagraph"/>
        <w:numPr>
          <w:ilvl w:val="0"/>
          <w:numId w:val="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Giới thiệu: mô tả khái quát về mục đích, phạm vi</w:t>
      </w:r>
      <w:r w:rsidR="00035751" w:rsidRPr="00257D2D">
        <w:rPr>
          <w:rFonts w:ascii="Times New Roman" w:hAnsi="Times New Roman" w:cs="Times New Roman"/>
          <w:color w:val="000000" w:themeColor="text1"/>
          <w:sz w:val="26"/>
          <w:szCs w:val="26"/>
          <w:lang w:val="vi-VN"/>
        </w:rPr>
        <w:t>, các công việc cần thực hiện của tài liệu.</w:t>
      </w:r>
    </w:p>
    <w:p w14:paraId="5416FA4A" w14:textId="0016B453" w:rsidR="006E1461" w:rsidRDefault="006E1461" w:rsidP="009A6B2C">
      <w:pPr>
        <w:pStyle w:val="ListParagraph"/>
        <w:numPr>
          <w:ilvl w:val="0"/>
          <w:numId w:val="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Phân tích các yêu cầu: </w:t>
      </w:r>
      <w:r w:rsidR="00236FC2">
        <w:rPr>
          <w:rFonts w:ascii="Times New Roman" w:hAnsi="Times New Roman" w:cs="Times New Roman"/>
          <w:color w:val="000000" w:themeColor="text1"/>
          <w:sz w:val="26"/>
          <w:szCs w:val="26"/>
          <w:lang w:val="vi-VN"/>
        </w:rPr>
        <w:t xml:space="preserve">đưa ra các yêu cầu chức năng và phi chức năng, </w:t>
      </w:r>
      <w:r w:rsidR="00257D2D">
        <w:rPr>
          <w:rFonts w:ascii="Times New Roman" w:hAnsi="Times New Roman" w:cs="Times New Roman"/>
          <w:color w:val="000000" w:themeColor="text1"/>
          <w:sz w:val="26"/>
          <w:szCs w:val="26"/>
          <w:lang w:val="vi-VN"/>
        </w:rPr>
        <w:t>mô tả các trường hợp sử dụng</w:t>
      </w:r>
      <w:r w:rsidR="00236FC2">
        <w:rPr>
          <w:rFonts w:ascii="Times New Roman" w:hAnsi="Times New Roman" w:cs="Times New Roman"/>
          <w:color w:val="000000" w:themeColor="text1"/>
          <w:sz w:val="26"/>
          <w:szCs w:val="26"/>
          <w:lang w:val="vi-VN"/>
        </w:rPr>
        <w:t>.</w:t>
      </w:r>
    </w:p>
    <w:p w14:paraId="02108E73" w14:textId="494AD3B4" w:rsidR="00DB65DA" w:rsidRDefault="00DB65DA" w:rsidP="00421549">
      <w:pPr>
        <w:spacing w:line="276" w:lineRule="auto"/>
        <w:rPr>
          <w:rFonts w:ascii="Times New Roman" w:hAnsi="Times New Roman" w:cs="Times New Roman"/>
          <w:color w:val="000000" w:themeColor="text1"/>
          <w:sz w:val="26"/>
          <w:szCs w:val="26"/>
          <w:lang w:val="vi-VN"/>
        </w:rPr>
      </w:pPr>
    </w:p>
    <w:p w14:paraId="56A880D3" w14:textId="4BD24898" w:rsidR="00DB65DA" w:rsidRDefault="00DB65DA" w:rsidP="00421549">
      <w:pPr>
        <w:spacing w:line="276" w:lineRule="auto"/>
        <w:rPr>
          <w:rFonts w:ascii="Times New Roman" w:hAnsi="Times New Roman" w:cs="Times New Roman"/>
          <w:color w:val="000000" w:themeColor="text1"/>
          <w:sz w:val="26"/>
          <w:szCs w:val="26"/>
          <w:lang w:val="vi-VN"/>
        </w:rPr>
      </w:pPr>
    </w:p>
    <w:p w14:paraId="5D37DE56" w14:textId="515DDA7A" w:rsidR="00DB65DA" w:rsidRDefault="00DB65DA" w:rsidP="00421549">
      <w:pPr>
        <w:spacing w:line="276" w:lineRule="auto"/>
        <w:rPr>
          <w:rFonts w:ascii="Times New Roman" w:hAnsi="Times New Roman" w:cs="Times New Roman"/>
          <w:color w:val="000000" w:themeColor="text1"/>
          <w:sz w:val="26"/>
          <w:szCs w:val="26"/>
          <w:lang w:val="vi-VN"/>
        </w:rPr>
      </w:pPr>
    </w:p>
    <w:p w14:paraId="189369BE" w14:textId="6A7322CC" w:rsidR="00DB65DA" w:rsidRDefault="00DB65DA" w:rsidP="00421549">
      <w:pPr>
        <w:spacing w:line="276" w:lineRule="auto"/>
        <w:rPr>
          <w:rFonts w:ascii="Times New Roman" w:hAnsi="Times New Roman" w:cs="Times New Roman"/>
          <w:color w:val="000000" w:themeColor="text1"/>
          <w:sz w:val="26"/>
          <w:szCs w:val="26"/>
          <w:lang w:val="vi-VN"/>
        </w:rPr>
      </w:pPr>
    </w:p>
    <w:p w14:paraId="5E0ACD71" w14:textId="6C21459F" w:rsidR="00DB65DA" w:rsidRDefault="00DB65DA" w:rsidP="00421549">
      <w:pPr>
        <w:spacing w:line="276" w:lineRule="auto"/>
        <w:rPr>
          <w:rFonts w:ascii="Times New Roman" w:hAnsi="Times New Roman" w:cs="Times New Roman"/>
          <w:color w:val="000000" w:themeColor="text1"/>
          <w:sz w:val="26"/>
          <w:szCs w:val="26"/>
          <w:lang w:val="vi-VN"/>
        </w:rPr>
      </w:pPr>
    </w:p>
    <w:p w14:paraId="5378CFFC" w14:textId="08CE5D8B" w:rsidR="00DB65DA" w:rsidRDefault="00DB65DA" w:rsidP="00421549">
      <w:pPr>
        <w:spacing w:line="276" w:lineRule="auto"/>
        <w:rPr>
          <w:rFonts w:ascii="Times New Roman" w:hAnsi="Times New Roman" w:cs="Times New Roman"/>
          <w:color w:val="000000" w:themeColor="text1"/>
          <w:sz w:val="26"/>
          <w:szCs w:val="26"/>
          <w:lang w:val="vi-VN"/>
        </w:rPr>
      </w:pPr>
    </w:p>
    <w:p w14:paraId="6FE75E3B" w14:textId="6DF5AC39" w:rsidR="00DB65DA" w:rsidRDefault="00DB65DA" w:rsidP="00421549">
      <w:pPr>
        <w:spacing w:line="276" w:lineRule="auto"/>
        <w:rPr>
          <w:rFonts w:ascii="Times New Roman" w:hAnsi="Times New Roman" w:cs="Times New Roman"/>
          <w:color w:val="000000" w:themeColor="text1"/>
          <w:sz w:val="26"/>
          <w:szCs w:val="26"/>
          <w:lang w:val="vi-VN"/>
        </w:rPr>
      </w:pPr>
    </w:p>
    <w:p w14:paraId="04DCEB57" w14:textId="6A82856C" w:rsidR="00DB65DA" w:rsidRDefault="00DB65DA" w:rsidP="00421549">
      <w:pPr>
        <w:spacing w:line="276" w:lineRule="auto"/>
        <w:rPr>
          <w:rFonts w:ascii="Times New Roman" w:hAnsi="Times New Roman" w:cs="Times New Roman"/>
          <w:color w:val="000000" w:themeColor="text1"/>
          <w:sz w:val="26"/>
          <w:szCs w:val="26"/>
          <w:lang w:val="vi-VN"/>
        </w:rPr>
      </w:pPr>
    </w:p>
    <w:p w14:paraId="2C456A56" w14:textId="4F3FD21F" w:rsidR="00DB65DA" w:rsidRDefault="00DB65DA" w:rsidP="00421549">
      <w:pPr>
        <w:spacing w:line="276" w:lineRule="auto"/>
        <w:rPr>
          <w:rFonts w:ascii="Times New Roman" w:hAnsi="Times New Roman" w:cs="Times New Roman"/>
          <w:color w:val="000000" w:themeColor="text1"/>
          <w:sz w:val="26"/>
          <w:szCs w:val="26"/>
          <w:lang w:val="vi-VN"/>
        </w:rPr>
      </w:pPr>
    </w:p>
    <w:p w14:paraId="5E6CCC05" w14:textId="2477B105" w:rsidR="00DB65DA" w:rsidRDefault="00DB65DA" w:rsidP="00421549">
      <w:pPr>
        <w:spacing w:line="276" w:lineRule="auto"/>
        <w:rPr>
          <w:rFonts w:ascii="Times New Roman" w:hAnsi="Times New Roman" w:cs="Times New Roman"/>
          <w:color w:val="000000" w:themeColor="text1"/>
          <w:sz w:val="26"/>
          <w:szCs w:val="26"/>
          <w:lang w:val="vi-VN"/>
        </w:rPr>
      </w:pPr>
    </w:p>
    <w:p w14:paraId="1ECEC251" w14:textId="514F0A8A" w:rsidR="00DB65DA" w:rsidRDefault="00DB65DA" w:rsidP="00421549">
      <w:pPr>
        <w:spacing w:line="276" w:lineRule="auto"/>
        <w:rPr>
          <w:rFonts w:ascii="Times New Roman" w:hAnsi="Times New Roman" w:cs="Times New Roman"/>
          <w:color w:val="000000" w:themeColor="text1"/>
          <w:sz w:val="26"/>
          <w:szCs w:val="26"/>
          <w:lang w:val="vi-VN"/>
        </w:rPr>
      </w:pPr>
    </w:p>
    <w:p w14:paraId="60542FE4" w14:textId="4164557B" w:rsidR="00DB65DA" w:rsidRDefault="00DB65DA" w:rsidP="00421549">
      <w:pPr>
        <w:spacing w:line="276" w:lineRule="auto"/>
        <w:rPr>
          <w:rFonts w:ascii="Times New Roman" w:hAnsi="Times New Roman" w:cs="Times New Roman"/>
          <w:color w:val="000000" w:themeColor="text1"/>
          <w:sz w:val="26"/>
          <w:szCs w:val="26"/>
          <w:lang w:val="vi-VN"/>
        </w:rPr>
      </w:pPr>
    </w:p>
    <w:p w14:paraId="41303822" w14:textId="4121D2C2" w:rsidR="00DB65DA" w:rsidRDefault="00DB65DA" w:rsidP="00421549">
      <w:pPr>
        <w:spacing w:line="276" w:lineRule="auto"/>
        <w:rPr>
          <w:rFonts w:ascii="Times New Roman" w:hAnsi="Times New Roman" w:cs="Times New Roman"/>
          <w:color w:val="000000" w:themeColor="text1"/>
          <w:sz w:val="26"/>
          <w:szCs w:val="26"/>
          <w:lang w:val="vi-VN"/>
        </w:rPr>
      </w:pPr>
    </w:p>
    <w:p w14:paraId="499F2C0D" w14:textId="77777777" w:rsidR="00DB65DA" w:rsidRPr="00DB65DA" w:rsidRDefault="00DB65DA" w:rsidP="00421549">
      <w:pPr>
        <w:spacing w:line="276" w:lineRule="auto"/>
        <w:rPr>
          <w:rFonts w:ascii="Times New Roman" w:hAnsi="Times New Roman" w:cs="Times New Roman"/>
          <w:color w:val="000000" w:themeColor="text1"/>
          <w:sz w:val="26"/>
          <w:szCs w:val="26"/>
          <w:lang w:val="vi-VN"/>
        </w:rPr>
      </w:pPr>
    </w:p>
    <w:p w14:paraId="7C0DAF10" w14:textId="6C570759" w:rsidR="008C1D38" w:rsidRPr="00626B8F" w:rsidRDefault="00257D2D" w:rsidP="00421549">
      <w:pPr>
        <w:pStyle w:val="Heading1"/>
        <w:spacing w:line="276" w:lineRule="auto"/>
        <w:rPr>
          <w:rFonts w:ascii="Times New Roman" w:hAnsi="Times New Roman" w:cs="Times New Roman"/>
          <w:b/>
          <w:bCs/>
          <w:color w:val="000000" w:themeColor="text1"/>
          <w:sz w:val="36"/>
          <w:szCs w:val="36"/>
          <w:rPrChange w:id="286" w:author="quang.nguyen@aitokyolab.com" w:date="2020-02-12T11:57:00Z">
            <w:rPr>
              <w:rFonts w:ascii="Times New Roman" w:hAnsi="Times New Roman" w:cs="Times New Roman"/>
              <w:b/>
              <w:bCs/>
              <w:color w:val="000000" w:themeColor="text1"/>
              <w:sz w:val="36"/>
              <w:szCs w:val="36"/>
              <w:lang w:val="vi-VN"/>
            </w:rPr>
          </w:rPrChange>
        </w:rPr>
      </w:pPr>
      <w:bookmarkStart w:id="287" w:name="_Toc31843430"/>
      <w:r w:rsidRPr="00DB65DA">
        <w:rPr>
          <w:rFonts w:ascii="Times New Roman" w:hAnsi="Times New Roman" w:cs="Times New Roman"/>
          <w:b/>
          <w:bCs/>
          <w:color w:val="000000" w:themeColor="text1"/>
          <w:sz w:val="36"/>
          <w:szCs w:val="36"/>
          <w:lang w:val="vi-VN"/>
        </w:rPr>
        <w:t>2</w:t>
      </w:r>
      <w:r w:rsidR="006E1461" w:rsidRPr="00DB65DA">
        <w:rPr>
          <w:rFonts w:ascii="Times New Roman" w:hAnsi="Times New Roman" w:cs="Times New Roman"/>
          <w:b/>
          <w:bCs/>
          <w:color w:val="000000" w:themeColor="text1"/>
          <w:sz w:val="36"/>
          <w:szCs w:val="36"/>
          <w:lang w:val="vi-VN"/>
        </w:rPr>
        <w:t xml:space="preserve">. Yêu cầu </w:t>
      </w:r>
      <w:del w:id="288" w:author="quang.nguyen@aitokyolab.com" w:date="2020-02-12T11:57:00Z">
        <w:r w:rsidR="006E1461" w:rsidRPr="00DB65DA" w:rsidDel="00626B8F">
          <w:rPr>
            <w:rFonts w:ascii="Times New Roman" w:hAnsi="Times New Roman" w:cs="Times New Roman"/>
            <w:b/>
            <w:bCs/>
            <w:color w:val="000000" w:themeColor="text1"/>
            <w:sz w:val="36"/>
            <w:szCs w:val="36"/>
            <w:lang w:val="vi-VN"/>
          </w:rPr>
          <w:delText>chi tiết</w:delText>
        </w:r>
      </w:del>
      <w:bookmarkEnd w:id="287"/>
      <w:ins w:id="289" w:author="quang.nguyen@aitokyolab.com" w:date="2020-02-12T11:57:00Z">
        <w:r w:rsidR="00626B8F">
          <w:rPr>
            <w:rFonts w:ascii="Times New Roman" w:hAnsi="Times New Roman" w:cs="Times New Roman"/>
            <w:b/>
            <w:bCs/>
            <w:color w:val="000000" w:themeColor="text1"/>
            <w:sz w:val="36"/>
            <w:szCs w:val="36"/>
          </w:rPr>
          <w:t>phần mềm</w:t>
        </w:r>
      </w:ins>
    </w:p>
    <w:p w14:paraId="1C9259FF" w14:textId="38D3F7AE" w:rsidR="00FA07E6" w:rsidRPr="00236FC2" w:rsidRDefault="00257D2D" w:rsidP="00421549">
      <w:pPr>
        <w:pStyle w:val="Heading2"/>
        <w:spacing w:line="276" w:lineRule="auto"/>
        <w:rPr>
          <w:rFonts w:ascii="Times New Roman" w:hAnsi="Times New Roman" w:cs="Times New Roman"/>
          <w:b/>
          <w:bCs/>
          <w:color w:val="000000" w:themeColor="text1"/>
        </w:rPr>
      </w:pPr>
      <w:bookmarkStart w:id="290" w:name="_Toc31843431"/>
      <w:r w:rsidRPr="00236FC2">
        <w:rPr>
          <w:rFonts w:ascii="Times New Roman" w:hAnsi="Times New Roman" w:cs="Times New Roman"/>
          <w:b/>
          <w:bCs/>
          <w:color w:val="000000" w:themeColor="text1"/>
          <w:lang w:val="vi-VN"/>
        </w:rPr>
        <w:t>2</w:t>
      </w:r>
      <w:r w:rsidR="006E1461" w:rsidRPr="00236FC2">
        <w:rPr>
          <w:rFonts w:ascii="Times New Roman" w:hAnsi="Times New Roman" w:cs="Times New Roman"/>
          <w:b/>
          <w:bCs/>
          <w:color w:val="000000" w:themeColor="text1"/>
        </w:rPr>
        <w:t>.1 Yêu cầu chức năng</w:t>
      </w:r>
      <w:bookmarkEnd w:id="290"/>
    </w:p>
    <w:p w14:paraId="7FBF9B33" w14:textId="24710EFC" w:rsidR="00711D7A" w:rsidRPr="00257D2D" w:rsidRDefault="00711D7A" w:rsidP="00421549">
      <w:p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ab/>
      </w:r>
    </w:p>
    <w:p w14:paraId="20589677" w14:textId="0B071827" w:rsidR="00711D7A" w:rsidRPr="00236FC2" w:rsidRDefault="00711D7A" w:rsidP="00421549">
      <w:pPr>
        <w:spacing w:line="276" w:lineRule="auto"/>
        <w:rPr>
          <w:rFonts w:ascii="Times New Roman" w:hAnsi="Times New Roman" w:cs="Times New Roman"/>
          <w:b/>
          <w:bCs/>
          <w:color w:val="000000" w:themeColor="text1"/>
          <w:sz w:val="26"/>
          <w:szCs w:val="26"/>
          <w:lang w:val="vi-VN"/>
        </w:rPr>
      </w:pPr>
      <w:r w:rsidRPr="00257D2D">
        <w:rPr>
          <w:rFonts w:ascii="Times New Roman" w:hAnsi="Times New Roman" w:cs="Times New Roman"/>
          <w:color w:val="000000" w:themeColor="text1"/>
          <w:sz w:val="26"/>
          <w:szCs w:val="26"/>
        </w:rPr>
        <w:tab/>
      </w:r>
      <w:r w:rsidRPr="00236FC2">
        <w:rPr>
          <w:rFonts w:ascii="Times New Roman" w:hAnsi="Times New Roman" w:cs="Times New Roman"/>
          <w:b/>
          <w:bCs/>
          <w:color w:val="000000" w:themeColor="text1"/>
          <w:sz w:val="26"/>
          <w:szCs w:val="26"/>
        </w:rPr>
        <w:t>S</w:t>
      </w:r>
      <w:r w:rsidRPr="00236FC2">
        <w:rPr>
          <w:rFonts w:ascii="Times New Roman" w:hAnsi="Times New Roman" w:cs="Times New Roman"/>
          <w:b/>
          <w:bCs/>
          <w:color w:val="000000" w:themeColor="text1"/>
          <w:sz w:val="26"/>
          <w:szCs w:val="26"/>
          <w:lang w:val="vi-VN"/>
        </w:rPr>
        <w:t>ơ đồ usecase tổng quan:</w:t>
      </w:r>
    </w:p>
    <w:p w14:paraId="16142557" w14:textId="5C6383E9" w:rsidR="005945D6" w:rsidRDefault="00BD6BEB" w:rsidP="00421549">
      <w:pPr>
        <w:keepNext/>
        <w:spacing w:line="276" w:lineRule="auto"/>
      </w:pPr>
      <w:del w:id="291" w:author="Nguyen Danh Nam 20166477" w:date="2020-02-15T03:12:00Z">
        <w:r w:rsidRPr="00257D2D" w:rsidDel="005945D6">
          <w:rPr>
            <w:rFonts w:ascii="Times New Roman" w:hAnsi="Times New Roman" w:cs="Times New Roman"/>
            <w:noProof/>
            <w:color w:val="000000" w:themeColor="text1"/>
            <w:sz w:val="26"/>
            <w:szCs w:val="26"/>
          </w:rPr>
          <w:drawing>
            <wp:inline distT="0" distB="0" distL="0" distR="0" wp14:anchorId="5224E70D" wp14:editId="5DBDA6A3">
              <wp:extent cx="5943600" cy="392747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5 at 12.35.26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del>
      <w:ins w:id="292" w:author="Nguyen Danh Nam 20166477" w:date="2020-02-15T03:44:00Z">
        <w:r w:rsidR="007757CD">
          <w:rPr>
            <w:noProof/>
          </w:rPr>
          <w:drawing>
            <wp:inline distT="0" distB="0" distL="0" distR="0" wp14:anchorId="70C86406" wp14:editId="206248F7">
              <wp:extent cx="5943600" cy="43262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5 at 3.44.1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ins>
    </w:p>
    <w:p w14:paraId="45B17077" w14:textId="32BD3FCB" w:rsidR="002E3D10" w:rsidRPr="007757CD" w:rsidRDefault="00F34084" w:rsidP="00421549">
      <w:pPr>
        <w:pStyle w:val="Caption"/>
        <w:spacing w:line="276" w:lineRule="auto"/>
        <w:rPr>
          <w:ins w:id="293" w:author="quang.nguyen@aitokyolab.com" w:date="2020-02-12T11:57:00Z"/>
          <w:rPrChange w:id="294" w:author="Nguyen Danh Nam 20166477" w:date="2020-02-15T03:44:00Z">
            <w:rPr>
              <w:ins w:id="295" w:author="quang.nguyen@aitokyolab.com" w:date="2020-02-12T11:57:00Z"/>
              <w:lang w:val="vi-VN"/>
            </w:rPr>
          </w:rPrChange>
        </w:rPr>
      </w:pPr>
      <w:bookmarkStart w:id="296" w:name="_Toc31844348"/>
      <w:r>
        <w:t xml:space="preserve">Hình </w:t>
      </w:r>
      <w:r w:rsidR="005945D6">
        <w:fldChar w:fldCharType="begin"/>
      </w:r>
      <w:r w:rsidR="005945D6">
        <w:instrText xml:space="preserve"> SEQ Hình \* ARABIC </w:instrText>
      </w:r>
      <w:r w:rsidR="005945D6">
        <w:fldChar w:fldCharType="separate"/>
      </w:r>
      <w:r>
        <w:rPr>
          <w:noProof/>
        </w:rPr>
        <w:t>1</w:t>
      </w:r>
      <w:r w:rsidR="005945D6">
        <w:rPr>
          <w:noProof/>
        </w:rPr>
        <w:fldChar w:fldCharType="end"/>
      </w:r>
      <w:r>
        <w:rPr>
          <w:lang w:val="vi-VN"/>
        </w:rPr>
        <w:t>. Biểu đồ usecase tổng quan</w:t>
      </w:r>
      <w:bookmarkEnd w:id="296"/>
    </w:p>
    <w:p w14:paraId="21452C56" w14:textId="2283EB65" w:rsidR="00820255" w:rsidRDefault="00820255" w:rsidP="00820255">
      <w:pPr>
        <w:pStyle w:val="ListParagraph"/>
        <w:numPr>
          <w:ilvl w:val="0"/>
          <w:numId w:val="31"/>
        </w:numPr>
        <w:rPr>
          <w:ins w:id="297" w:author="quang.nguyen@aitokyolab.com" w:date="2020-02-12T11:58:00Z"/>
        </w:rPr>
      </w:pPr>
      <w:ins w:id="298" w:author="quang.nguyen@aitokyolab.com" w:date="2020-02-12T11:57:00Z">
        <w:r>
          <w:t xml:space="preserve">Em phải bổ sung thêm tác nhân Guest, và gắn tác nhân này với 2 usecase (uc) </w:t>
        </w:r>
      </w:ins>
      <w:ins w:id="299" w:author="quang.nguyen@aitokyolab.com" w:date="2020-02-12T11:58:00Z">
        <w:r>
          <w:t>là Đăng ký tài khoản, Đăng nhập.</w:t>
        </w:r>
      </w:ins>
    </w:p>
    <w:p w14:paraId="50A04D82" w14:textId="19003ED3" w:rsidR="00820255" w:rsidRDefault="00820255" w:rsidP="00820255">
      <w:pPr>
        <w:pStyle w:val="ListParagraph"/>
        <w:numPr>
          <w:ilvl w:val="0"/>
          <w:numId w:val="31"/>
        </w:numPr>
        <w:rPr>
          <w:ins w:id="300" w:author="quang.nguyen@aitokyolab.com" w:date="2020-02-12T11:59:00Z"/>
        </w:rPr>
      </w:pPr>
      <w:ins w:id="301" w:author="quang.nguyen@aitokyolab.com" w:date="2020-02-12T11:59:00Z">
        <w:r>
          <w:lastRenderedPageBreak/>
          <w:t>Bỏ quan hệ giữa 2 uc “Đăng ký tài khoản” và “Đăng nhập”.</w:t>
        </w:r>
      </w:ins>
    </w:p>
    <w:p w14:paraId="1B6668CF" w14:textId="66024964" w:rsidR="00820255" w:rsidRDefault="00820255" w:rsidP="00820255">
      <w:pPr>
        <w:pStyle w:val="ListParagraph"/>
        <w:numPr>
          <w:ilvl w:val="0"/>
          <w:numId w:val="31"/>
        </w:numPr>
        <w:rPr>
          <w:ins w:id="302" w:author="quang.nguyen@aitokyolab.com" w:date="2020-02-12T12:00:00Z"/>
        </w:rPr>
      </w:pPr>
      <w:ins w:id="303" w:author="quang.nguyen@aitokyolab.com" w:date="2020-02-12T11:59:00Z">
        <w:r>
          <w:t xml:space="preserve">Bỏ quan hệ giữa 2 uc </w:t>
        </w:r>
      </w:ins>
      <w:ins w:id="304" w:author="quang.nguyen@aitokyolab.com" w:date="2020-02-12T12:00:00Z">
        <w:r>
          <w:t>“Đăng nhập” và “Đăng xuất”.</w:t>
        </w:r>
      </w:ins>
    </w:p>
    <w:p w14:paraId="50837F41" w14:textId="05043A61" w:rsidR="00820255" w:rsidRDefault="00820255" w:rsidP="00820255">
      <w:pPr>
        <w:pStyle w:val="ListParagraph"/>
        <w:numPr>
          <w:ilvl w:val="0"/>
          <w:numId w:val="31"/>
        </w:numPr>
        <w:rPr>
          <w:ins w:id="305" w:author="quang.nguyen@aitokyolab.com" w:date="2020-02-12T13:58:00Z"/>
        </w:rPr>
      </w:pPr>
      <w:ins w:id="306" w:author="quang.nguyen@aitokyolab.com" w:date="2020-02-12T12:00:00Z">
        <w:r>
          <w:t>Bỏ quan hệ giữa 2 uc “Khám phá kho phim” và “Đăng nhập”. (Vì trong nhóm uc “Khám phá đăng nhập” sẽ có các uc dành cho c</w:t>
        </w:r>
      </w:ins>
      <w:ins w:id="307" w:author="quang.nguyen@aitokyolab.com" w:date="2020-02-12T12:01:00Z">
        <w:r>
          <w:t>ả Guest, ví dụ như “Tìm kiếm phim”. Còn đối với các uc dành riêng cho User, thì trong đặc tả của các uc đó, em thể hiện trường Điều kiện tiên quyết là người dùng đã đăng nhập hệ thống.)</w:t>
        </w:r>
      </w:ins>
    </w:p>
    <w:p w14:paraId="6EC05966" w14:textId="3397C206" w:rsidR="00871C19" w:rsidRDefault="00871C19" w:rsidP="00820255">
      <w:pPr>
        <w:pStyle w:val="ListParagraph"/>
        <w:numPr>
          <w:ilvl w:val="0"/>
          <w:numId w:val="31"/>
        </w:numPr>
        <w:rPr>
          <w:ins w:id="308" w:author="quang.nguyen@aitokyolab.com" w:date="2020-02-12T14:02:00Z"/>
        </w:rPr>
      </w:pPr>
      <w:ins w:id="309" w:author="quang.nguyen@aitokyolab.com" w:date="2020-02-12T13:58:00Z">
        <w:r>
          <w:t xml:space="preserve">Bỏ quan hệ giữa uc “Lấy lại mật khẩu” với 2 tác nhân; và </w:t>
        </w:r>
      </w:ins>
      <w:ins w:id="310" w:author="quang.nguyen@aitokyolab.com" w:date="2020-02-12T13:59:00Z">
        <w:r>
          <w:t>gắn quan hệ extend trỏ từ uc này đến uc “Đăng nhập”.</w:t>
        </w:r>
      </w:ins>
    </w:p>
    <w:p w14:paraId="4E0984BF" w14:textId="3B757F32" w:rsidR="00B17578" w:rsidRDefault="00B17578" w:rsidP="00820255">
      <w:pPr>
        <w:pStyle w:val="ListParagraph"/>
        <w:numPr>
          <w:ilvl w:val="0"/>
          <w:numId w:val="31"/>
        </w:numPr>
        <w:rPr>
          <w:ins w:id="311" w:author="quang.nguyen@aitokyolab.com" w:date="2020-02-12T14:02:00Z"/>
        </w:rPr>
      </w:pPr>
      <w:ins w:id="312" w:author="quang.nguyen@aitokyolab.com" w:date="2020-02-12T14:02:00Z">
        <w:r>
          <w:t>Bổ sung uc “Chỉnh sửa thông tin cá nhân”, và gắn uc này với tác nhân User.</w:t>
        </w:r>
      </w:ins>
    </w:p>
    <w:p w14:paraId="482EDE08" w14:textId="1DD56FC6" w:rsidR="00C3224D" w:rsidRPr="005945D6" w:rsidRDefault="00B17578" w:rsidP="005945D6">
      <w:pPr>
        <w:pStyle w:val="ListParagraph"/>
        <w:numPr>
          <w:ilvl w:val="0"/>
          <w:numId w:val="31"/>
        </w:numPr>
      </w:pPr>
      <w:ins w:id="313" w:author="quang.nguyen@aitokyolab.com" w:date="2020-02-12T14:03:00Z">
        <w:r>
          <w:t xml:space="preserve">Cân nhắc: Ẩn (không thể hiện) các uc “Danh sách yêu thích” và </w:t>
        </w:r>
      </w:ins>
      <w:ins w:id="314" w:author="quang.nguyen@aitokyolab.com" w:date="2020-02-12T14:04:00Z">
        <w:r>
          <w:t>“</w:t>
        </w:r>
      </w:ins>
      <w:ins w:id="315" w:author="quang.nguyen@aitokyolab.com" w:date="2020-02-12T14:03:00Z">
        <w:r>
          <w:t>Nhận gợi ý p</w:t>
        </w:r>
      </w:ins>
      <w:ins w:id="316" w:author="quang.nguyen@aitokyolab.com" w:date="2020-02-12T14:04:00Z">
        <w:r>
          <w:t>him”</w:t>
        </w:r>
      </w:ins>
      <w:ins w:id="317" w:author="quang.nguyen@aitokyolab.com" w:date="2020-02-12T14:16:00Z">
        <w:r w:rsidR="00C3224D">
          <w:t xml:space="preserve"> trong Sơ đồ uc tổng quan. 2 uc này nên thể hiện</w:t>
        </w:r>
      </w:ins>
      <w:ins w:id="318" w:author="quang.nguyen@aitokyolab.com" w:date="2020-02-12T14:17:00Z">
        <w:r w:rsidR="00C3224D">
          <w:t xml:space="preserve"> trong sơ đồ uc phân rã của nhóm uc “Khám phá kho phim”.</w:t>
        </w:r>
      </w:ins>
    </w:p>
    <w:p w14:paraId="2C7EC4A9" w14:textId="77777777" w:rsidR="00D91121" w:rsidRPr="00D91121" w:rsidRDefault="00D91121" w:rsidP="00421549">
      <w:pPr>
        <w:spacing w:line="276" w:lineRule="auto"/>
        <w:jc w:val="center"/>
        <w:rPr>
          <w:rFonts w:ascii="Times New Roman" w:hAnsi="Times New Roman" w:cs="Times New Roman"/>
          <w:color w:val="000000" w:themeColor="text1"/>
          <w:sz w:val="26"/>
          <w:szCs w:val="26"/>
          <w:lang w:val="vi-VN"/>
        </w:rPr>
      </w:pPr>
    </w:p>
    <w:p w14:paraId="1DD4F6B1" w14:textId="24EDA1F1" w:rsidR="00327F7C" w:rsidRPr="00236FC2" w:rsidRDefault="00327F7C"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w:t>
      </w:r>
      <w:r w:rsidR="00711D7A" w:rsidRPr="00236FC2">
        <w:rPr>
          <w:rFonts w:ascii="Times New Roman" w:hAnsi="Times New Roman" w:cs="Times New Roman"/>
          <w:b/>
          <w:bCs/>
          <w:color w:val="000000" w:themeColor="text1"/>
          <w:sz w:val="26"/>
          <w:szCs w:val="26"/>
          <w:lang w:val="vi-VN"/>
        </w:rPr>
        <w:t xml:space="preserve">ặc tả usecase đăng </w:t>
      </w:r>
      <w:r w:rsidR="00392B34" w:rsidRPr="00236FC2">
        <w:rPr>
          <w:rFonts w:ascii="Times New Roman" w:hAnsi="Times New Roman" w:cs="Times New Roman"/>
          <w:b/>
          <w:bCs/>
          <w:color w:val="000000" w:themeColor="text1"/>
          <w:sz w:val="26"/>
          <w:szCs w:val="26"/>
        </w:rPr>
        <w:t>k</w:t>
      </w:r>
      <w:r w:rsidR="00392B34" w:rsidRPr="00236FC2">
        <w:rPr>
          <w:rFonts w:ascii="Times New Roman" w:hAnsi="Times New Roman" w:cs="Times New Roman"/>
          <w:b/>
          <w:bCs/>
          <w:color w:val="000000" w:themeColor="text1"/>
          <w:sz w:val="26"/>
          <w:szCs w:val="26"/>
          <w:lang w:val="vi-VN"/>
        </w:rPr>
        <w:t>ý</w:t>
      </w:r>
    </w:p>
    <w:p w14:paraId="4B6A6D45" w14:textId="77777777" w:rsidR="00564779" w:rsidRPr="00257D2D" w:rsidRDefault="00564779" w:rsidP="00421549">
      <w:pPr>
        <w:pStyle w:val="ListParagraph"/>
        <w:spacing w:line="276" w:lineRule="auto"/>
        <w:ind w:left="1448"/>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812429" w:rsidRPr="00257D2D" w14:paraId="76702289" w14:textId="77777777" w:rsidTr="00711D7A">
        <w:tc>
          <w:tcPr>
            <w:tcW w:w="2327" w:type="dxa"/>
          </w:tcPr>
          <w:p w14:paraId="634345A6" w14:textId="3BD5224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26F3B1E6" w14:textId="77777777" w:rsidR="00812429" w:rsidRPr="00257D2D" w:rsidRDefault="00392B34"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UC1</w:t>
            </w:r>
          </w:p>
          <w:p w14:paraId="27EE278D" w14:textId="5807311B"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1F2B14E" w14:textId="77777777" w:rsidTr="00711D7A">
        <w:tc>
          <w:tcPr>
            <w:tcW w:w="2327" w:type="dxa"/>
          </w:tcPr>
          <w:p w14:paraId="46E9EB90" w14:textId="44BB5FC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0F2A3C4E" w14:textId="0FED665B" w:rsidR="00812429"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Đăng ký </w:t>
            </w:r>
            <w:ins w:id="319" w:author="Nguyen Danh Nam 20166477" w:date="2020-02-15T03:18:00Z">
              <w:r w:rsidR="005945D6">
                <w:rPr>
                  <w:rFonts w:ascii="Times New Roman" w:hAnsi="Times New Roman" w:cs="Times New Roman"/>
                  <w:color w:val="000000" w:themeColor="text1"/>
                  <w:sz w:val="26"/>
                  <w:szCs w:val="26"/>
                  <w:lang w:val="vi-VN"/>
                </w:rPr>
                <w:t>tài khoản</w:t>
              </w:r>
            </w:ins>
          </w:p>
          <w:p w14:paraId="484AA041" w14:textId="6DFC9D44"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846C425" w14:textId="77777777" w:rsidTr="00711D7A">
        <w:tc>
          <w:tcPr>
            <w:tcW w:w="2327" w:type="dxa"/>
          </w:tcPr>
          <w:p w14:paraId="0688F96C" w14:textId="6EA81AC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FA46866" w14:textId="08F0B443" w:rsidR="00812429" w:rsidRPr="00B231B3" w:rsidRDefault="00F21B28" w:rsidP="00421549">
            <w:pPr>
              <w:pStyle w:val="ListParagraph"/>
              <w:spacing w:line="276" w:lineRule="auto"/>
              <w:ind w:left="0"/>
              <w:rPr>
                <w:rFonts w:ascii="Times New Roman" w:hAnsi="Times New Roman" w:cs="Times New Roman"/>
                <w:color w:val="000000" w:themeColor="text1"/>
                <w:sz w:val="26"/>
                <w:szCs w:val="26"/>
                <w:rPrChange w:id="320" w:author="quang.nguyen@aitokyolab.com" w:date="2020-02-12T14:17:00Z">
                  <w:rPr>
                    <w:rFonts w:ascii="Times New Roman" w:hAnsi="Times New Roman" w:cs="Times New Roman"/>
                    <w:color w:val="000000" w:themeColor="text1"/>
                    <w:sz w:val="26"/>
                    <w:szCs w:val="26"/>
                    <w:lang w:val="vi-VN"/>
                  </w:rPr>
                </w:rPrChange>
              </w:rPr>
            </w:pPr>
            <w:del w:id="321" w:author="quang.nguyen@aitokyolab.com" w:date="2020-02-12T14:17:00Z">
              <w:r w:rsidRPr="00257D2D" w:rsidDel="00B231B3">
                <w:rPr>
                  <w:rFonts w:ascii="Times New Roman" w:hAnsi="Times New Roman" w:cs="Times New Roman"/>
                  <w:color w:val="000000" w:themeColor="text1"/>
                  <w:sz w:val="26"/>
                  <w:szCs w:val="26"/>
                  <w:lang w:val="vi-VN"/>
                </w:rPr>
                <w:delText>Người dùng chưa có tài khoản</w:delText>
              </w:r>
            </w:del>
            <w:commentRangeStart w:id="322"/>
            <w:ins w:id="323" w:author="quang.nguyen@aitokyolab.com" w:date="2020-02-12T14:17:00Z">
              <w:r w:rsidR="00B231B3">
                <w:rPr>
                  <w:rFonts w:ascii="Times New Roman" w:hAnsi="Times New Roman" w:cs="Times New Roman"/>
                  <w:color w:val="000000" w:themeColor="text1"/>
                  <w:sz w:val="26"/>
                  <w:szCs w:val="26"/>
                </w:rPr>
                <w:t>Guest</w:t>
              </w:r>
              <w:commentRangeEnd w:id="322"/>
              <w:r w:rsidR="00B231B3">
                <w:rPr>
                  <w:rStyle w:val="CommentReference"/>
                </w:rPr>
                <w:commentReference w:id="322"/>
              </w:r>
            </w:ins>
          </w:p>
          <w:p w14:paraId="4567C03D" w14:textId="625846E3"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80C68F4" w14:textId="77777777" w:rsidTr="00711D7A">
        <w:tc>
          <w:tcPr>
            <w:tcW w:w="2327" w:type="dxa"/>
          </w:tcPr>
          <w:p w14:paraId="0DDF8D12" w14:textId="55067FF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50E45005" w14:textId="55C27C40"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lang w:val="vi-VN"/>
              </w:rPr>
              <w:t>Người dùng tạo tài khoản dùng để đăng nhập vào hệ thống</w:t>
            </w:r>
            <w:r w:rsidR="00564779" w:rsidRPr="00257D2D">
              <w:rPr>
                <w:rFonts w:ascii="Times New Roman" w:hAnsi="Times New Roman" w:cs="Times New Roman"/>
                <w:color w:val="000000" w:themeColor="text1"/>
                <w:sz w:val="26"/>
                <w:szCs w:val="26"/>
              </w:rPr>
              <w:t>.</w:t>
            </w:r>
          </w:p>
          <w:p w14:paraId="5C70A23A"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F21B28" w:rsidRPr="00257D2D" w14:paraId="30066F05" w14:textId="77777777" w:rsidTr="00711D7A">
        <w:tc>
          <w:tcPr>
            <w:tcW w:w="2327" w:type="dxa"/>
          </w:tcPr>
          <w:p w14:paraId="4D5DF0E7" w14:textId="0CA163A6"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47812931" w14:textId="77777777" w:rsidR="00F21B28" w:rsidRPr="00257D2D" w:rsidRDefault="00F21B28" w:rsidP="00421549">
            <w:p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“Đăng ký” trên giao diện trang chủ hoặc trên form đăng nhập.</w:t>
            </w:r>
          </w:p>
          <w:p w14:paraId="27EFA7D5" w14:textId="11460D84" w:rsidR="00F21B28" w:rsidRPr="00257D2D" w:rsidRDefault="00F21B28" w:rsidP="00421549">
            <w:pPr>
              <w:spacing w:line="276" w:lineRule="auto"/>
              <w:rPr>
                <w:rFonts w:ascii="Times New Roman" w:hAnsi="Times New Roman" w:cs="Times New Roman"/>
                <w:color w:val="000000" w:themeColor="text1"/>
                <w:sz w:val="26"/>
                <w:szCs w:val="26"/>
              </w:rPr>
            </w:pPr>
          </w:p>
        </w:tc>
      </w:tr>
      <w:tr w:rsidR="00257D2D" w:rsidRPr="00257D2D" w14:paraId="375C2974" w14:textId="77777777" w:rsidTr="00711D7A">
        <w:tc>
          <w:tcPr>
            <w:tcW w:w="2327" w:type="dxa"/>
          </w:tcPr>
          <w:p w14:paraId="01DDE817" w14:textId="7BA1731B"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391D6298" w14:textId="1E81F541" w:rsidR="00F21B28" w:rsidRPr="00257D2D" w:rsidRDefault="0056477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Không có</w:t>
            </w:r>
          </w:p>
        </w:tc>
      </w:tr>
      <w:tr w:rsidR="00F21B28" w:rsidRPr="00257D2D" w14:paraId="11DE77AE" w14:textId="77777777" w:rsidTr="00711D7A">
        <w:tc>
          <w:tcPr>
            <w:tcW w:w="2327" w:type="dxa"/>
          </w:tcPr>
          <w:p w14:paraId="65AF1583" w14:textId="08ED490D"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1C4DB488" w14:textId="58FF6799" w:rsidR="00564779" w:rsidRPr="00257D2D" w:rsidRDefault="00564779" w:rsidP="009A6B2C">
            <w:pPr>
              <w:pStyle w:val="ListParagraph"/>
              <w:numPr>
                <w:ilvl w:val="2"/>
                <w:numId w:val="4"/>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 xml:space="preserve">Người dùng click vào </w:t>
            </w:r>
            <w:r w:rsidRPr="00257D2D">
              <w:rPr>
                <w:rFonts w:ascii="Times New Roman" w:hAnsi="Times New Roman" w:cs="Times New Roman"/>
                <w:color w:val="000000" w:themeColor="text1"/>
                <w:sz w:val="26"/>
                <w:szCs w:val="26"/>
                <w:lang w:val="vi-VN"/>
              </w:rPr>
              <w:t>“Đăng ký”.</w:t>
            </w:r>
          </w:p>
          <w:p w14:paraId="593640F5" w14:textId="3DAB6F30" w:rsidR="00564779" w:rsidRPr="00257D2D" w:rsidRDefault="00564779" w:rsidP="009A6B2C">
            <w:pPr>
              <w:pStyle w:val="ListParagraph"/>
              <w:numPr>
                <w:ilvl w:val="2"/>
                <w:numId w:val="4"/>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Giao diện hiển thị</w:t>
            </w:r>
            <w:r w:rsidRPr="00257D2D">
              <w:rPr>
                <w:rFonts w:ascii="Times New Roman" w:hAnsi="Times New Roman" w:cs="Times New Roman"/>
                <w:color w:val="000000" w:themeColor="text1"/>
                <w:sz w:val="26"/>
                <w:szCs w:val="26"/>
                <w:lang w:val="vi-VN"/>
              </w:rPr>
              <w:t xml:space="preserve"> form đăng ký.</w:t>
            </w:r>
          </w:p>
          <w:p w14:paraId="02D277C8" w14:textId="23FF82E8" w:rsidR="00564779" w:rsidRPr="00257D2D" w:rsidRDefault="00564779" w:rsidP="009A6B2C">
            <w:pPr>
              <w:pStyle w:val="ListParagraph"/>
              <w:numPr>
                <w:ilvl w:val="2"/>
                <w:numId w:val="4"/>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lang w:val="vi-VN"/>
              </w:rPr>
              <w:t>Người dùng điền các thông tin: tên đăng nhập (username), email, mật khẩu của người dùng trên form đăng ký.</w:t>
            </w:r>
          </w:p>
          <w:p w14:paraId="75C2E026" w14:textId="2EFEBEE0" w:rsidR="00F21B28" w:rsidRPr="00257D2D" w:rsidRDefault="00564779" w:rsidP="009A6B2C">
            <w:pPr>
              <w:pStyle w:val="ListParagraph"/>
              <w:numPr>
                <w:ilvl w:val="2"/>
                <w:numId w:val="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 Hệ thống kiểm tra thông tin và lưu dữ liệu đăng ký vào cơ sở dữ liệu. Hiển thị thông báo việc đăng ký tài khoản.</w:t>
            </w:r>
          </w:p>
          <w:p w14:paraId="30D535DF" w14:textId="77777777" w:rsidR="00564779" w:rsidRPr="00257D2D" w:rsidRDefault="00564779" w:rsidP="009A6B2C">
            <w:pPr>
              <w:pStyle w:val="ListParagraph"/>
              <w:numPr>
                <w:ilvl w:val="2"/>
                <w:numId w:val="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Gửi mail tới địa chỉ email của người dùng để xác thực tài khoản.</w:t>
            </w:r>
          </w:p>
          <w:p w14:paraId="08D942A5" w14:textId="7F927666" w:rsidR="00564779" w:rsidRPr="00257D2D" w:rsidRDefault="00564779" w:rsidP="00421549">
            <w:pPr>
              <w:pStyle w:val="ListParagraph"/>
              <w:spacing w:line="276" w:lineRule="auto"/>
              <w:ind w:left="1530"/>
              <w:rPr>
                <w:rFonts w:ascii="Times New Roman" w:hAnsi="Times New Roman" w:cs="Times New Roman"/>
                <w:color w:val="000000" w:themeColor="text1"/>
                <w:sz w:val="26"/>
                <w:szCs w:val="26"/>
                <w:lang w:val="vi-VN"/>
              </w:rPr>
            </w:pPr>
          </w:p>
        </w:tc>
      </w:tr>
      <w:tr w:rsidR="00421549" w:rsidRPr="00257D2D" w14:paraId="7D31D4B0" w14:textId="77777777" w:rsidTr="00711D7A">
        <w:tc>
          <w:tcPr>
            <w:tcW w:w="2327" w:type="dxa"/>
          </w:tcPr>
          <w:p w14:paraId="1EA2097B" w14:textId="42B726CA" w:rsidR="00F21B28" w:rsidRPr="00257D2D" w:rsidRDefault="00F21B28"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ngoại lệ</w:t>
            </w:r>
          </w:p>
        </w:tc>
        <w:tc>
          <w:tcPr>
            <w:tcW w:w="5575" w:type="dxa"/>
          </w:tcPr>
          <w:p w14:paraId="5E08062C" w14:textId="572894B4" w:rsidR="00F21B28" w:rsidRPr="00257D2D" w:rsidRDefault="0056477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4.a </w:t>
            </w:r>
            <w:r w:rsidR="00D50DF6" w:rsidRPr="00257D2D">
              <w:rPr>
                <w:rFonts w:ascii="Times New Roman" w:hAnsi="Times New Roman" w:cs="Times New Roman"/>
                <w:color w:val="000000" w:themeColor="text1"/>
                <w:sz w:val="26"/>
                <w:szCs w:val="26"/>
                <w:lang w:val="vi-VN"/>
              </w:rPr>
              <w:t>T</w:t>
            </w:r>
            <w:r w:rsidR="00F21B28" w:rsidRPr="00257D2D">
              <w:rPr>
                <w:rFonts w:ascii="Times New Roman" w:hAnsi="Times New Roman" w:cs="Times New Roman"/>
                <w:color w:val="000000" w:themeColor="text1"/>
                <w:sz w:val="26"/>
                <w:szCs w:val="26"/>
                <w:lang w:val="vi-VN"/>
              </w:rPr>
              <w:t>hông tin không hợp lệ</w:t>
            </w:r>
            <w:r w:rsidR="00D50DF6" w:rsidRPr="00257D2D">
              <w:rPr>
                <w:rFonts w:ascii="Times New Roman" w:hAnsi="Times New Roman" w:cs="Times New Roman"/>
                <w:color w:val="000000" w:themeColor="text1"/>
                <w:sz w:val="26"/>
                <w:szCs w:val="26"/>
                <w:lang w:val="vi-VN"/>
              </w:rPr>
              <w:t xml:space="preserve">: </w:t>
            </w:r>
            <w:r w:rsidR="00F21B28" w:rsidRPr="00257D2D">
              <w:rPr>
                <w:rFonts w:ascii="Times New Roman" w:hAnsi="Times New Roman" w:cs="Times New Roman"/>
                <w:color w:val="000000" w:themeColor="text1"/>
                <w:sz w:val="26"/>
                <w:szCs w:val="26"/>
                <w:lang w:val="vi-VN"/>
              </w:rPr>
              <w:t>thông báo lại cho người dùng.</w:t>
            </w:r>
          </w:p>
          <w:p w14:paraId="49528129" w14:textId="69B19E05" w:rsidR="00F21B28" w:rsidRPr="00257D2D" w:rsidRDefault="00F21B28"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283C1A5A" w14:textId="5A2B8E59" w:rsidR="0018725B" w:rsidRPr="00571F52" w:rsidRDefault="00DB65DA" w:rsidP="00421549">
      <w:pPr>
        <w:pStyle w:val="Caption"/>
        <w:spacing w:line="276" w:lineRule="auto"/>
        <w:ind w:left="720" w:firstLine="720"/>
        <w:rPr>
          <w:rFonts w:ascii="Times New Roman" w:hAnsi="Times New Roman" w:cs="Times New Roman"/>
          <w:i w:val="0"/>
          <w:iCs w:val="0"/>
          <w:color w:val="000000" w:themeColor="text1"/>
          <w:sz w:val="26"/>
          <w:szCs w:val="26"/>
          <w:rPrChange w:id="324" w:author="Nguyen Danh Nam 20166477" w:date="2020-02-15T17:48:00Z">
            <w:rPr>
              <w:rFonts w:ascii="Times New Roman" w:hAnsi="Times New Roman" w:cs="Times New Roman"/>
              <w:i w:val="0"/>
              <w:iCs w:val="0"/>
              <w:color w:val="000000" w:themeColor="text1"/>
              <w:sz w:val="26"/>
              <w:szCs w:val="26"/>
              <w:lang w:val="vi-VN"/>
            </w:rPr>
          </w:rPrChange>
        </w:rPr>
      </w:pPr>
      <w:bookmarkStart w:id="325" w:name="_Toc32681215"/>
      <w:r>
        <w:t xml:space="preserve">Bảng </w:t>
      </w:r>
      <w:r w:rsidR="005945D6">
        <w:fldChar w:fldCharType="begin"/>
      </w:r>
      <w:r w:rsidR="005945D6">
        <w:instrText xml:space="preserve"> SEQ Bảng \* ARABIC </w:instrText>
      </w:r>
      <w:r w:rsidR="005945D6">
        <w:fldChar w:fldCharType="separate"/>
      </w:r>
      <w:r w:rsidR="00F80815">
        <w:rPr>
          <w:noProof/>
        </w:rPr>
        <w:t>1</w:t>
      </w:r>
      <w:r w:rsidR="005945D6">
        <w:rPr>
          <w:noProof/>
        </w:rPr>
        <w:fldChar w:fldCharType="end"/>
      </w:r>
      <w:r>
        <w:rPr>
          <w:lang w:val="vi-VN"/>
        </w:rPr>
        <w:t>. Đặc tả usecase Đăng ký</w:t>
      </w:r>
      <w:bookmarkEnd w:id="325"/>
      <w:ins w:id="326" w:author="Nguyen Danh Nam 20166477" w:date="2020-02-15T17:48:00Z">
        <w:r w:rsidR="00571F52">
          <w:rPr>
            <w:lang w:val="vi-VN"/>
          </w:rPr>
          <w:t xml:space="preserve"> tài khoản</w:t>
        </w:r>
      </w:ins>
    </w:p>
    <w:p w14:paraId="502A6BD8" w14:textId="77777777" w:rsidR="0018725B" w:rsidRPr="00257D2D" w:rsidRDefault="0018725B" w:rsidP="00421549">
      <w:pPr>
        <w:spacing w:line="276" w:lineRule="auto"/>
        <w:ind w:left="1080" w:firstLine="360"/>
        <w:rPr>
          <w:rFonts w:ascii="Times New Roman" w:hAnsi="Times New Roman" w:cs="Times New Roman"/>
          <w:color w:val="000000" w:themeColor="text1"/>
          <w:sz w:val="26"/>
          <w:szCs w:val="26"/>
          <w:lang w:val="vi-VN"/>
        </w:rPr>
      </w:pPr>
    </w:p>
    <w:p w14:paraId="04749C43" w14:textId="45FFA6DF" w:rsidR="00327F7C"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 xml:space="preserve">Đặc tả usecase </w:t>
      </w:r>
      <w:r w:rsidR="00327F7C" w:rsidRPr="00236FC2">
        <w:rPr>
          <w:rFonts w:ascii="Times New Roman" w:hAnsi="Times New Roman" w:cs="Times New Roman"/>
          <w:b/>
          <w:bCs/>
          <w:color w:val="000000" w:themeColor="text1"/>
          <w:sz w:val="26"/>
          <w:szCs w:val="26"/>
          <w:lang w:val="vi-VN"/>
        </w:rPr>
        <w:t>Đăng nhập</w:t>
      </w:r>
    </w:p>
    <w:p w14:paraId="2B21831E" w14:textId="77777777" w:rsidR="0018725B" w:rsidRPr="00257D2D" w:rsidRDefault="0018725B" w:rsidP="00421549">
      <w:pPr>
        <w:spacing w:line="276" w:lineRule="auto"/>
        <w:ind w:left="1080" w:firstLine="36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812429" w:rsidRPr="00257D2D" w14:paraId="5E99DDD8" w14:textId="77777777" w:rsidTr="00711D7A">
        <w:tc>
          <w:tcPr>
            <w:tcW w:w="2327" w:type="dxa"/>
          </w:tcPr>
          <w:p w14:paraId="3F234955" w14:textId="6811E47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33B0E253" w14:textId="77777777" w:rsidR="00812429" w:rsidRPr="00257D2D" w:rsidRDefault="0056477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UC2</w:t>
            </w:r>
          </w:p>
          <w:p w14:paraId="57652719" w14:textId="250B0AFA" w:rsidR="00564779" w:rsidRPr="00257D2D" w:rsidRDefault="00564779"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42944C31" w14:textId="77777777" w:rsidTr="00711D7A">
        <w:tc>
          <w:tcPr>
            <w:tcW w:w="2327" w:type="dxa"/>
          </w:tcPr>
          <w:p w14:paraId="4FE099A9" w14:textId="74DAB53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000AAC68" w14:textId="42667059" w:rsidR="00812429" w:rsidRPr="00257D2D" w:rsidRDefault="0056477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Đăng nhập</w:t>
            </w:r>
            <w:del w:id="327" w:author="Nguyen Danh Nam 20166477" w:date="2020-02-15T03:35:00Z">
              <w:r w:rsidRPr="00257D2D" w:rsidDel="003D734A">
                <w:rPr>
                  <w:rFonts w:ascii="Times New Roman" w:hAnsi="Times New Roman" w:cs="Times New Roman"/>
                  <w:color w:val="000000" w:themeColor="text1"/>
                  <w:sz w:val="26"/>
                  <w:szCs w:val="26"/>
                  <w:lang w:val="vi-VN"/>
                </w:rPr>
                <w:delText xml:space="preserve"> vào hệ thống</w:delText>
              </w:r>
            </w:del>
          </w:p>
          <w:p w14:paraId="50E6D55E" w14:textId="23E76B43" w:rsidR="00564779" w:rsidRPr="00257D2D" w:rsidRDefault="0056477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5EA60A2" w14:textId="77777777" w:rsidTr="00711D7A">
        <w:tc>
          <w:tcPr>
            <w:tcW w:w="2327" w:type="dxa"/>
          </w:tcPr>
          <w:p w14:paraId="4E3BD3DC" w14:textId="3C80430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478ED632" w14:textId="2D2433E0" w:rsidR="00812429" w:rsidRPr="003D734A" w:rsidRDefault="00564779" w:rsidP="00421549">
            <w:pPr>
              <w:pStyle w:val="ListParagraph"/>
              <w:spacing w:line="276" w:lineRule="auto"/>
              <w:ind w:left="0"/>
              <w:rPr>
                <w:rFonts w:ascii="Times New Roman" w:hAnsi="Times New Roman" w:cs="Times New Roman"/>
                <w:color w:val="000000" w:themeColor="text1"/>
                <w:sz w:val="26"/>
                <w:szCs w:val="26"/>
                <w:rPrChange w:id="328" w:author="Nguyen Danh Nam 20166477" w:date="2020-02-15T03:37:00Z">
                  <w:rPr>
                    <w:rFonts w:ascii="Times New Roman" w:hAnsi="Times New Roman" w:cs="Times New Roman"/>
                    <w:color w:val="000000" w:themeColor="text1"/>
                    <w:sz w:val="26"/>
                    <w:szCs w:val="26"/>
                    <w:lang w:val="vi-VN"/>
                  </w:rPr>
                </w:rPrChange>
              </w:rPr>
            </w:pPr>
            <w:r w:rsidRPr="00257D2D">
              <w:rPr>
                <w:rFonts w:ascii="Times New Roman" w:hAnsi="Times New Roman" w:cs="Times New Roman"/>
                <w:color w:val="000000" w:themeColor="text1"/>
                <w:sz w:val="26"/>
                <w:szCs w:val="26"/>
                <w:lang w:val="vi-VN"/>
              </w:rPr>
              <w:t>Admin</w:t>
            </w:r>
            <w:ins w:id="329" w:author="Nguyen Danh Nam 20166477" w:date="2020-02-15T03:37:00Z">
              <w:r w:rsidR="003D734A">
                <w:rPr>
                  <w:rFonts w:ascii="Times New Roman" w:hAnsi="Times New Roman" w:cs="Times New Roman"/>
                  <w:color w:val="000000" w:themeColor="text1"/>
                  <w:sz w:val="26"/>
                  <w:szCs w:val="26"/>
                </w:rPr>
                <w:t>,</w:t>
              </w:r>
            </w:ins>
            <w:del w:id="330" w:author="Nguyen Danh Nam 20166477" w:date="2020-02-15T03:37:00Z">
              <w:r w:rsidRPr="00257D2D" w:rsidDel="003D734A">
                <w:rPr>
                  <w:rFonts w:ascii="Times New Roman" w:hAnsi="Times New Roman" w:cs="Times New Roman"/>
                  <w:color w:val="000000" w:themeColor="text1"/>
                  <w:sz w:val="26"/>
                  <w:szCs w:val="26"/>
                  <w:lang w:val="vi-VN"/>
                </w:rPr>
                <w:delText xml:space="preserve"> hoặc</w:delText>
              </w:r>
            </w:del>
            <w:r w:rsidRPr="00257D2D">
              <w:rPr>
                <w:rFonts w:ascii="Times New Roman" w:hAnsi="Times New Roman" w:cs="Times New Roman"/>
                <w:color w:val="000000" w:themeColor="text1"/>
                <w:sz w:val="26"/>
                <w:szCs w:val="26"/>
                <w:lang w:val="vi-VN"/>
              </w:rPr>
              <w:t xml:space="preserve"> </w:t>
            </w:r>
            <w:del w:id="331" w:author="Nguyen Danh Nam 20166477" w:date="2020-02-15T03:37:00Z">
              <w:r w:rsidRPr="00257D2D" w:rsidDel="003D734A">
                <w:rPr>
                  <w:rFonts w:ascii="Times New Roman" w:hAnsi="Times New Roman" w:cs="Times New Roman"/>
                  <w:color w:val="000000" w:themeColor="text1"/>
                  <w:sz w:val="26"/>
                  <w:szCs w:val="26"/>
                  <w:lang w:val="vi-VN"/>
                </w:rPr>
                <w:delText>người dùng</w:delText>
              </w:r>
            </w:del>
            <w:ins w:id="332" w:author="Nguyen Danh Nam 20166477" w:date="2020-02-15T03:37:00Z">
              <w:r w:rsidR="003D734A">
                <w:rPr>
                  <w:rFonts w:ascii="Times New Roman" w:hAnsi="Times New Roman" w:cs="Times New Roman"/>
                  <w:color w:val="000000" w:themeColor="text1"/>
                  <w:sz w:val="26"/>
                  <w:szCs w:val="26"/>
                  <w:lang w:val="vi-VN"/>
                </w:rPr>
                <w:t>User, G</w:t>
              </w:r>
              <w:r w:rsidR="003D734A">
                <w:rPr>
                  <w:rFonts w:ascii="Times New Roman" w:hAnsi="Times New Roman" w:cs="Times New Roman"/>
                  <w:color w:val="000000" w:themeColor="text1"/>
                  <w:sz w:val="26"/>
                  <w:szCs w:val="26"/>
                </w:rPr>
                <w:t>uest</w:t>
              </w:r>
            </w:ins>
          </w:p>
          <w:p w14:paraId="4BCB6B90" w14:textId="7E66C48A" w:rsidR="00D50DF6" w:rsidRPr="00257D2D" w:rsidRDefault="00D50DF6"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562B87A" w14:textId="77777777" w:rsidTr="00711D7A">
        <w:tc>
          <w:tcPr>
            <w:tcW w:w="2327" w:type="dxa"/>
          </w:tcPr>
          <w:p w14:paraId="1B8A0138" w14:textId="0C69528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9FF8D51" w14:textId="77777777" w:rsidR="00812429" w:rsidRPr="00257D2D" w:rsidRDefault="00D50DF6"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Sử dụng tài khoản đã tồn tại để đăng nhập vào hệ thống.</w:t>
            </w:r>
          </w:p>
          <w:p w14:paraId="54ADAA15" w14:textId="56C3361B" w:rsidR="00D50DF6" w:rsidRPr="00257D2D" w:rsidRDefault="00D50DF6"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A7213AB" w14:textId="77777777" w:rsidTr="00711D7A">
        <w:tc>
          <w:tcPr>
            <w:tcW w:w="2327" w:type="dxa"/>
          </w:tcPr>
          <w:p w14:paraId="7063181F" w14:textId="38F1464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6BF9D41A" w14:textId="45CED7FE" w:rsidR="00812429" w:rsidRPr="00257D2D" w:rsidRDefault="00D50DF6" w:rsidP="00421549">
            <w:pPr>
              <w:spacing w:line="276" w:lineRule="auto"/>
              <w:rPr>
                <w:rFonts w:ascii="Times New Roman" w:hAnsi="Times New Roman" w:cs="Times New Roman"/>
                <w:color w:val="000000" w:themeColor="text1"/>
                <w:sz w:val="26"/>
                <w:szCs w:val="26"/>
                <w:lang w:val="vi-VN"/>
              </w:rPr>
            </w:pPr>
            <w:del w:id="333" w:author="Nguyen Danh Nam 20166477" w:date="2020-02-15T03:37:00Z">
              <w:r w:rsidRPr="00257D2D" w:rsidDel="003D734A">
                <w:rPr>
                  <w:rFonts w:ascii="Times New Roman" w:hAnsi="Times New Roman" w:cs="Times New Roman"/>
                  <w:color w:val="000000" w:themeColor="text1"/>
                  <w:sz w:val="26"/>
                  <w:szCs w:val="26"/>
                  <w:lang w:val="vi-VN"/>
                </w:rPr>
                <w:delText xml:space="preserve">Admin hoặc </w:delText>
              </w:r>
            </w:del>
            <w:del w:id="334" w:author="Nguyen Danh Nam 20166477" w:date="2020-02-15T03:38:00Z">
              <w:r w:rsidRPr="00257D2D" w:rsidDel="003D734A">
                <w:rPr>
                  <w:rFonts w:ascii="Times New Roman" w:hAnsi="Times New Roman" w:cs="Times New Roman"/>
                  <w:color w:val="000000" w:themeColor="text1"/>
                  <w:sz w:val="26"/>
                  <w:szCs w:val="26"/>
                  <w:lang w:val="vi-VN"/>
                </w:rPr>
                <w:delText xml:space="preserve">người dùng nhấn vào </w:delText>
              </w:r>
            </w:del>
            <w:ins w:id="335" w:author="Nguyen Danh Nam 20166477" w:date="2020-02-15T03:38:00Z">
              <w:r w:rsidR="003D734A">
                <w:rPr>
                  <w:rFonts w:ascii="Times New Roman" w:hAnsi="Times New Roman" w:cs="Times New Roman"/>
                  <w:color w:val="000000" w:themeColor="text1"/>
                  <w:sz w:val="26"/>
                  <w:szCs w:val="26"/>
                  <w:lang w:val="vi-VN"/>
                </w:rPr>
                <w:t>N</w:t>
              </w:r>
            </w:ins>
            <w:del w:id="336" w:author="Nguyen Danh Nam 20166477" w:date="2020-02-15T03:38:00Z">
              <w:r w:rsidRPr="00257D2D" w:rsidDel="003D734A">
                <w:rPr>
                  <w:rFonts w:ascii="Times New Roman" w:hAnsi="Times New Roman" w:cs="Times New Roman"/>
                  <w:color w:val="000000" w:themeColor="text1"/>
                  <w:sz w:val="26"/>
                  <w:szCs w:val="26"/>
                  <w:lang w:val="vi-VN"/>
                </w:rPr>
                <w:delText>n</w:delText>
              </w:r>
            </w:del>
            <w:r w:rsidRPr="00257D2D">
              <w:rPr>
                <w:rFonts w:ascii="Times New Roman" w:hAnsi="Times New Roman" w:cs="Times New Roman"/>
                <w:color w:val="000000" w:themeColor="text1"/>
                <w:sz w:val="26"/>
                <w:szCs w:val="26"/>
                <w:lang w:val="vi-VN"/>
              </w:rPr>
              <w:t xml:space="preserve">út </w:t>
            </w:r>
            <w:ins w:id="337" w:author="Nguyen Danh Nam 20166477" w:date="2020-02-15T16:20:00Z">
              <w:r w:rsidR="000A4A1D">
                <w:rPr>
                  <w:rFonts w:ascii="Times New Roman" w:hAnsi="Times New Roman" w:cs="Times New Roman"/>
                  <w:color w:val="000000" w:themeColor="text1"/>
                  <w:sz w:val="26"/>
                  <w:szCs w:val="26"/>
                  <w:lang w:val="vi-VN"/>
                </w:rPr>
                <w:t>đ</w:t>
              </w:r>
            </w:ins>
            <w:del w:id="338" w:author="Nguyen Danh Nam 20166477" w:date="2020-02-15T16:20:00Z">
              <w:r w:rsidRPr="00257D2D" w:rsidDel="000A4A1D">
                <w:rPr>
                  <w:rFonts w:ascii="Times New Roman" w:hAnsi="Times New Roman" w:cs="Times New Roman"/>
                  <w:color w:val="000000" w:themeColor="text1"/>
                  <w:sz w:val="26"/>
                  <w:szCs w:val="26"/>
                  <w:lang w:val="vi-VN"/>
                </w:rPr>
                <w:delText>Đ</w:delText>
              </w:r>
            </w:del>
            <w:r w:rsidRPr="00257D2D">
              <w:rPr>
                <w:rFonts w:ascii="Times New Roman" w:hAnsi="Times New Roman" w:cs="Times New Roman"/>
                <w:color w:val="000000" w:themeColor="text1"/>
                <w:sz w:val="26"/>
                <w:szCs w:val="26"/>
                <w:lang w:val="vi-VN"/>
              </w:rPr>
              <w:t>ăng nhập</w:t>
            </w:r>
            <w:ins w:id="339" w:author="Nguyen Danh Nam 20166477" w:date="2020-02-15T03:38:00Z">
              <w:r w:rsidR="003D734A">
                <w:rPr>
                  <w:rFonts w:ascii="Times New Roman" w:hAnsi="Times New Roman" w:cs="Times New Roman"/>
                  <w:color w:val="000000" w:themeColor="text1"/>
                  <w:sz w:val="26"/>
                  <w:szCs w:val="26"/>
                  <w:lang w:val="vi-VN"/>
                </w:rPr>
                <w:t xml:space="preserve"> được click vào</w:t>
              </w:r>
            </w:ins>
            <w:r w:rsidRPr="00257D2D">
              <w:rPr>
                <w:rFonts w:ascii="Times New Roman" w:hAnsi="Times New Roman" w:cs="Times New Roman"/>
                <w:color w:val="000000" w:themeColor="text1"/>
                <w:sz w:val="26"/>
                <w:szCs w:val="26"/>
                <w:lang w:val="vi-VN"/>
              </w:rPr>
              <w:t xml:space="preserve"> trên giao diện trang chủ của giao diện xem phim hoặc giao diện quản trị hệ thống.</w:t>
            </w:r>
          </w:p>
          <w:p w14:paraId="24A148C9" w14:textId="7BDD184A" w:rsidR="00D50DF6" w:rsidRPr="00257D2D" w:rsidRDefault="00D50DF6"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4F09C35" w14:textId="77777777" w:rsidTr="00711D7A">
        <w:tc>
          <w:tcPr>
            <w:tcW w:w="2327" w:type="dxa"/>
          </w:tcPr>
          <w:p w14:paraId="6569805A" w14:textId="1D9F1AD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401C4E63" w14:textId="04518233" w:rsidR="00812429" w:rsidRPr="00257D2D" w:rsidDel="00C05255" w:rsidRDefault="00C05255" w:rsidP="00421549">
            <w:pPr>
              <w:pStyle w:val="ListParagraph"/>
              <w:spacing w:line="276" w:lineRule="auto"/>
              <w:ind w:left="0"/>
              <w:rPr>
                <w:del w:id="340" w:author="Nguyen Danh Nam 20166477" w:date="2020-02-15T16:30:00Z"/>
                <w:rFonts w:ascii="Times New Roman" w:hAnsi="Times New Roman" w:cs="Times New Roman"/>
                <w:color w:val="000000" w:themeColor="text1"/>
                <w:sz w:val="26"/>
                <w:szCs w:val="26"/>
                <w:lang w:val="vi-VN"/>
              </w:rPr>
            </w:pPr>
            <w:ins w:id="341" w:author="Nguyen Danh Nam 20166477" w:date="2020-02-15T16:30:00Z">
              <w:r>
                <w:rPr>
                  <w:rFonts w:ascii="Times New Roman" w:hAnsi="Times New Roman" w:cs="Times New Roman"/>
                  <w:color w:val="000000" w:themeColor="text1"/>
                  <w:sz w:val="26"/>
                  <w:szCs w:val="26"/>
                  <w:lang w:val="vi-VN"/>
                </w:rPr>
                <w:t>Không có.</w:t>
              </w:r>
            </w:ins>
            <w:del w:id="342" w:author="Nguyen Danh Nam 20166477" w:date="2020-02-15T16:30:00Z">
              <w:r w:rsidR="00D50DF6" w:rsidRPr="00257D2D" w:rsidDel="00C05255">
                <w:rPr>
                  <w:rFonts w:ascii="Times New Roman" w:hAnsi="Times New Roman" w:cs="Times New Roman"/>
                  <w:color w:val="000000" w:themeColor="text1"/>
                  <w:sz w:val="26"/>
                  <w:szCs w:val="26"/>
                  <w:lang w:val="vi-VN"/>
                </w:rPr>
                <w:delText>Tài khoản đăng nhập phải được đăng ký trước đó.</w:delText>
              </w:r>
            </w:del>
          </w:p>
          <w:p w14:paraId="1B6DF8DB" w14:textId="46F85687" w:rsidR="00D50DF6" w:rsidRPr="00257D2D" w:rsidRDefault="00D50DF6" w:rsidP="00C05255">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FB2E2B1" w14:textId="77777777" w:rsidTr="00711D7A">
        <w:tc>
          <w:tcPr>
            <w:tcW w:w="2327" w:type="dxa"/>
          </w:tcPr>
          <w:p w14:paraId="7DA5955C" w14:textId="6820086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1575A93E" w14:textId="7D85681D" w:rsidR="00812429" w:rsidRPr="00257D2D" w:rsidRDefault="00D50DF6" w:rsidP="009A6B2C">
            <w:pPr>
              <w:pStyle w:val="ListParagraph"/>
              <w:numPr>
                <w:ilvl w:val="0"/>
                <w:numId w:val="5"/>
              </w:numPr>
              <w:spacing w:line="276" w:lineRule="auto"/>
              <w:rPr>
                <w:rFonts w:ascii="Times New Roman" w:hAnsi="Times New Roman" w:cs="Times New Roman"/>
                <w:color w:val="000000" w:themeColor="text1"/>
                <w:sz w:val="26"/>
                <w:szCs w:val="26"/>
                <w:lang w:val="vi-VN"/>
              </w:rPr>
            </w:pPr>
            <w:del w:id="343" w:author="Nguyen Danh Nam 20166477" w:date="2020-02-15T16:20:00Z">
              <w:r w:rsidRPr="00257D2D" w:rsidDel="000A4A1D">
                <w:rPr>
                  <w:rFonts w:ascii="Times New Roman" w:hAnsi="Times New Roman" w:cs="Times New Roman"/>
                  <w:color w:val="000000" w:themeColor="text1"/>
                  <w:sz w:val="26"/>
                  <w:szCs w:val="26"/>
                  <w:lang w:val="vi-VN"/>
                </w:rPr>
                <w:delText xml:space="preserve">Admin/ </w:delText>
              </w:r>
            </w:del>
            <w:ins w:id="344" w:author="Nguyen Danh Nam 20166477" w:date="2020-02-15T16:20:00Z">
              <w:r w:rsidR="000A4A1D">
                <w:rPr>
                  <w:rFonts w:ascii="Times New Roman" w:hAnsi="Times New Roman" w:cs="Times New Roman"/>
                  <w:color w:val="000000" w:themeColor="text1"/>
                  <w:sz w:val="26"/>
                  <w:szCs w:val="26"/>
                  <w:lang w:val="vi-VN"/>
                </w:rPr>
                <w:t xml:space="preserve">Người dùng </w:t>
              </w:r>
            </w:ins>
            <w:del w:id="345" w:author="Nguyen Danh Nam 20166477" w:date="2020-02-15T03:38:00Z">
              <w:r w:rsidRPr="00257D2D" w:rsidDel="003D734A">
                <w:rPr>
                  <w:rFonts w:ascii="Times New Roman" w:hAnsi="Times New Roman" w:cs="Times New Roman"/>
                  <w:color w:val="000000" w:themeColor="text1"/>
                  <w:sz w:val="26"/>
                  <w:szCs w:val="26"/>
                  <w:lang w:val="vi-VN"/>
                </w:rPr>
                <w:delText xml:space="preserve">người dùng </w:delText>
              </w:r>
            </w:del>
            <w:r w:rsidRPr="00257D2D">
              <w:rPr>
                <w:rFonts w:ascii="Times New Roman" w:hAnsi="Times New Roman" w:cs="Times New Roman"/>
                <w:color w:val="000000" w:themeColor="text1"/>
                <w:sz w:val="26"/>
                <w:szCs w:val="26"/>
                <w:lang w:val="vi-VN"/>
              </w:rPr>
              <w:t>bấm vào nút đăng nhập trên giao diện của hệ thống.</w:t>
            </w:r>
          </w:p>
          <w:p w14:paraId="5267A014" w14:textId="2756B4E0" w:rsidR="00D50DF6" w:rsidRPr="00257D2D" w:rsidRDefault="00D50DF6" w:rsidP="009A6B2C">
            <w:pPr>
              <w:pStyle w:val="ListParagraph"/>
              <w:numPr>
                <w:ilvl w:val="0"/>
                <w:numId w:val="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Điền thông tin đăng nhập gồm username và mật khẩu.</w:t>
            </w:r>
          </w:p>
          <w:p w14:paraId="4465C0AE" w14:textId="6097990E" w:rsidR="00D50DF6" w:rsidRPr="00257D2D" w:rsidRDefault="00D50DF6" w:rsidP="009A6B2C">
            <w:pPr>
              <w:pStyle w:val="ListParagraph"/>
              <w:numPr>
                <w:ilvl w:val="0"/>
                <w:numId w:val="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dữ liệu đăng nhập và có thể phải kiểm tra phân quyền nếu cần thiết.</w:t>
            </w:r>
          </w:p>
          <w:p w14:paraId="32D79663" w14:textId="5B229C51" w:rsidR="00D50DF6" w:rsidRPr="00257D2D" w:rsidRDefault="00D50DF6" w:rsidP="009A6B2C">
            <w:pPr>
              <w:pStyle w:val="ListParagraph"/>
              <w:numPr>
                <w:ilvl w:val="0"/>
                <w:numId w:val="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Chuyển sang giao diện tương ứng với từng vai trò của tài khoản đã được nhập.</w:t>
            </w:r>
          </w:p>
          <w:p w14:paraId="545FF124" w14:textId="274B793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0550CC94" w14:textId="77777777" w:rsidTr="00711D7A">
        <w:tc>
          <w:tcPr>
            <w:tcW w:w="2327" w:type="dxa"/>
          </w:tcPr>
          <w:p w14:paraId="0CAFA0BB" w14:textId="23DAADB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15C243B3" w14:textId="548F24E0" w:rsidR="00812429" w:rsidRPr="00257D2D" w:rsidRDefault="00D50DF6"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3.a. Thông tin đăng nhập bị sai: thông báo trên giao diện đăng nhập.</w:t>
            </w:r>
          </w:p>
          <w:p w14:paraId="12868C41" w14:textId="4145B038" w:rsidR="00936CA4" w:rsidRPr="00257D2D" w:rsidRDefault="00936CA4"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lang w:val="vi-VN"/>
              </w:rPr>
              <w:lastRenderedPageBreak/>
              <w:t>3.b: Tài khoản đang bị khoá: thông báo và chuyển giao diện sang giao diện dành cho các tài khoản bị khoá.</w:t>
            </w:r>
          </w:p>
          <w:p w14:paraId="48B5E64C" w14:textId="32237813"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6BE1B6FA" w14:textId="6701D2C6" w:rsidR="00BD6BEB"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346" w:name="_Toc32681216"/>
      <w:r>
        <w:lastRenderedPageBreak/>
        <w:t xml:space="preserve">Bảng </w:t>
      </w:r>
      <w:r w:rsidR="005945D6">
        <w:fldChar w:fldCharType="begin"/>
      </w:r>
      <w:r w:rsidR="005945D6">
        <w:instrText xml:space="preserve"> SEQ Bảng \* ARABIC </w:instrText>
      </w:r>
      <w:r w:rsidR="005945D6">
        <w:fldChar w:fldCharType="separate"/>
      </w:r>
      <w:r w:rsidR="00F80815">
        <w:rPr>
          <w:noProof/>
        </w:rPr>
        <w:t>2</w:t>
      </w:r>
      <w:r w:rsidR="005945D6">
        <w:rPr>
          <w:noProof/>
        </w:rPr>
        <w:fldChar w:fldCharType="end"/>
      </w:r>
      <w:r>
        <w:rPr>
          <w:lang w:val="vi-VN"/>
        </w:rPr>
        <w:t>. Đặc tả usecase Đăng nhập</w:t>
      </w:r>
      <w:bookmarkEnd w:id="346"/>
    </w:p>
    <w:p w14:paraId="59B1615A" w14:textId="77777777" w:rsidR="0018725B" w:rsidRPr="00257D2D" w:rsidRDefault="0018725B" w:rsidP="00421549">
      <w:pPr>
        <w:pStyle w:val="ListParagraph"/>
        <w:spacing w:line="276" w:lineRule="auto"/>
        <w:ind w:left="2168"/>
        <w:rPr>
          <w:rFonts w:ascii="Times New Roman" w:hAnsi="Times New Roman" w:cs="Times New Roman"/>
          <w:color w:val="000000" w:themeColor="text1"/>
          <w:sz w:val="26"/>
          <w:szCs w:val="26"/>
          <w:lang w:val="vi-VN"/>
        </w:rPr>
      </w:pPr>
    </w:p>
    <w:p w14:paraId="61FA8B4F" w14:textId="6235D37F" w:rsidR="00BD6BEB"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 xml:space="preserve">Đặc tả usecase </w:t>
      </w:r>
      <w:r w:rsidR="00BD6BEB" w:rsidRPr="00236FC2">
        <w:rPr>
          <w:rFonts w:ascii="Times New Roman" w:hAnsi="Times New Roman" w:cs="Times New Roman"/>
          <w:b/>
          <w:bCs/>
          <w:color w:val="000000" w:themeColor="text1"/>
          <w:sz w:val="26"/>
          <w:szCs w:val="26"/>
          <w:lang w:val="vi-VN"/>
        </w:rPr>
        <w:t>Đăng xuất</w:t>
      </w:r>
    </w:p>
    <w:p w14:paraId="5FF52E80" w14:textId="77777777" w:rsidR="00BD6BEB" w:rsidRPr="00257D2D" w:rsidRDefault="00BD6BEB"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BD6BEB" w:rsidRPr="00257D2D" w14:paraId="25110FB7" w14:textId="77777777" w:rsidTr="003D3DF0">
        <w:tc>
          <w:tcPr>
            <w:tcW w:w="2327" w:type="dxa"/>
          </w:tcPr>
          <w:p w14:paraId="21B60179"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5E633355" w14:textId="65BCA63F"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UC3</w:t>
            </w:r>
          </w:p>
          <w:p w14:paraId="1EB51C72"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rPr>
            </w:pPr>
          </w:p>
        </w:tc>
      </w:tr>
      <w:tr w:rsidR="00BD6BEB" w:rsidRPr="00257D2D" w14:paraId="692126F0" w14:textId="77777777" w:rsidTr="003D3DF0">
        <w:tc>
          <w:tcPr>
            <w:tcW w:w="2327" w:type="dxa"/>
          </w:tcPr>
          <w:p w14:paraId="1A94B234"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55853CBF" w14:textId="50BCB3F3" w:rsidR="00BD6BEB" w:rsidRPr="00257D2D" w:rsidRDefault="000A4A1D" w:rsidP="00421549">
            <w:pPr>
              <w:pStyle w:val="ListParagraph"/>
              <w:spacing w:line="276" w:lineRule="auto"/>
              <w:ind w:left="0"/>
              <w:rPr>
                <w:rFonts w:ascii="Times New Roman" w:hAnsi="Times New Roman" w:cs="Times New Roman"/>
                <w:color w:val="000000" w:themeColor="text1"/>
                <w:sz w:val="26"/>
                <w:szCs w:val="26"/>
                <w:lang w:val="vi-VN"/>
              </w:rPr>
            </w:pPr>
            <w:ins w:id="347" w:author="Nguyen Danh Nam 20166477" w:date="2020-02-15T16:19:00Z">
              <w:r>
                <w:rPr>
                  <w:rFonts w:ascii="Times New Roman" w:hAnsi="Times New Roman" w:cs="Times New Roman"/>
                  <w:color w:val="000000" w:themeColor="text1"/>
                  <w:sz w:val="26"/>
                  <w:szCs w:val="26"/>
                  <w:lang w:val="vi-VN"/>
                </w:rPr>
                <w:t>Đăng xuất</w:t>
              </w:r>
            </w:ins>
            <w:del w:id="348" w:author="Nguyen Danh Nam 20166477" w:date="2020-02-15T16:19:00Z">
              <w:r w:rsidR="00BD6BEB" w:rsidRPr="00257D2D" w:rsidDel="000A4A1D">
                <w:rPr>
                  <w:rFonts w:ascii="Times New Roman" w:hAnsi="Times New Roman" w:cs="Times New Roman"/>
                  <w:color w:val="000000" w:themeColor="text1"/>
                  <w:sz w:val="26"/>
                  <w:szCs w:val="26"/>
                  <w:lang w:val="vi-VN"/>
                </w:rPr>
                <w:delText>Thoát khỏi hệ thống</w:delText>
              </w:r>
            </w:del>
          </w:p>
          <w:p w14:paraId="73784CA4"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60CED3A4" w14:textId="77777777" w:rsidTr="003D3DF0">
        <w:tc>
          <w:tcPr>
            <w:tcW w:w="2327" w:type="dxa"/>
          </w:tcPr>
          <w:p w14:paraId="37DFACAA"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1AEFC9AE" w14:textId="7DCAAE08"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ins w:id="349" w:author="Nguyen Danh Nam 20166477" w:date="2020-02-15T16:19:00Z">
              <w:r w:rsidR="000A4A1D">
                <w:rPr>
                  <w:rFonts w:ascii="Times New Roman" w:hAnsi="Times New Roman" w:cs="Times New Roman"/>
                  <w:color w:val="000000" w:themeColor="text1"/>
                  <w:sz w:val="26"/>
                  <w:szCs w:val="26"/>
                  <w:lang w:val="vi-VN"/>
                </w:rPr>
                <w:t>, User</w:t>
              </w:r>
            </w:ins>
            <w:del w:id="350" w:author="Nguyen Danh Nam 20166477" w:date="2020-02-15T16:19:00Z">
              <w:r w:rsidRPr="00257D2D" w:rsidDel="000A4A1D">
                <w:rPr>
                  <w:rFonts w:ascii="Times New Roman" w:hAnsi="Times New Roman" w:cs="Times New Roman"/>
                  <w:color w:val="000000" w:themeColor="text1"/>
                  <w:sz w:val="26"/>
                  <w:szCs w:val="26"/>
                  <w:lang w:val="vi-VN"/>
                </w:rPr>
                <w:delText xml:space="preserve"> hoặc người dùng</w:delText>
              </w:r>
            </w:del>
          </w:p>
          <w:p w14:paraId="7C18DC78"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779EB221" w14:textId="77777777" w:rsidTr="003D3DF0">
        <w:tc>
          <w:tcPr>
            <w:tcW w:w="2327" w:type="dxa"/>
          </w:tcPr>
          <w:p w14:paraId="799A11B7"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26A6A333" w14:textId="39D3289A"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Thoát tài khoản đang đăng nhập ra khỏi hệ thống.</w:t>
            </w:r>
          </w:p>
          <w:p w14:paraId="61CFAFF8"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293F7DA8" w14:textId="77777777" w:rsidTr="003D3DF0">
        <w:tc>
          <w:tcPr>
            <w:tcW w:w="2327" w:type="dxa"/>
          </w:tcPr>
          <w:p w14:paraId="1E24918E"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7BF0A7E9" w14:textId="44BAF3E4" w:rsidR="00BD6BEB" w:rsidRPr="00257D2D" w:rsidRDefault="00BD6BEB" w:rsidP="00421549">
            <w:pPr>
              <w:spacing w:line="276" w:lineRule="auto"/>
              <w:rPr>
                <w:rFonts w:ascii="Times New Roman" w:hAnsi="Times New Roman" w:cs="Times New Roman"/>
                <w:color w:val="000000" w:themeColor="text1"/>
                <w:sz w:val="26"/>
                <w:szCs w:val="26"/>
                <w:lang w:val="vi-VN"/>
              </w:rPr>
            </w:pPr>
            <w:del w:id="351" w:author="Nguyen Danh Nam 20166477" w:date="2020-02-15T16:19:00Z">
              <w:r w:rsidRPr="00257D2D" w:rsidDel="000A4A1D">
                <w:rPr>
                  <w:rFonts w:ascii="Times New Roman" w:hAnsi="Times New Roman" w:cs="Times New Roman"/>
                  <w:color w:val="000000" w:themeColor="text1"/>
                  <w:sz w:val="26"/>
                  <w:szCs w:val="26"/>
                  <w:lang w:val="vi-VN"/>
                </w:rPr>
                <w:delText xml:space="preserve">Admin hoặc </w:delText>
              </w:r>
            </w:del>
            <w:ins w:id="352" w:author="Nguyen Danh Nam 20166477" w:date="2020-02-15T16:19:00Z">
              <w:r w:rsidR="000A4A1D">
                <w:rPr>
                  <w:rFonts w:ascii="Times New Roman" w:hAnsi="Times New Roman" w:cs="Times New Roman"/>
                  <w:color w:val="000000" w:themeColor="text1"/>
                  <w:sz w:val="26"/>
                  <w:szCs w:val="26"/>
                  <w:lang w:val="vi-VN"/>
                </w:rPr>
                <w:t>N</w:t>
              </w:r>
            </w:ins>
            <w:del w:id="353" w:author="Nguyen Danh Nam 20166477" w:date="2020-02-15T16:19:00Z">
              <w:r w:rsidRPr="00257D2D" w:rsidDel="000A4A1D">
                <w:rPr>
                  <w:rFonts w:ascii="Times New Roman" w:hAnsi="Times New Roman" w:cs="Times New Roman"/>
                  <w:color w:val="000000" w:themeColor="text1"/>
                  <w:sz w:val="26"/>
                  <w:szCs w:val="26"/>
                  <w:lang w:val="vi-VN"/>
                </w:rPr>
                <w:delText>n</w:delText>
              </w:r>
            </w:del>
            <w:r w:rsidRPr="00257D2D">
              <w:rPr>
                <w:rFonts w:ascii="Times New Roman" w:hAnsi="Times New Roman" w:cs="Times New Roman"/>
                <w:color w:val="000000" w:themeColor="text1"/>
                <w:sz w:val="26"/>
                <w:szCs w:val="26"/>
                <w:lang w:val="vi-VN"/>
              </w:rPr>
              <w:t>gười dùng nhấn vào nút Đăng xuất trên giao diện hệ thống.</w:t>
            </w:r>
          </w:p>
          <w:p w14:paraId="5A667FBE"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6906F17F" w14:textId="77777777" w:rsidTr="003D3DF0">
        <w:tc>
          <w:tcPr>
            <w:tcW w:w="2327" w:type="dxa"/>
          </w:tcPr>
          <w:p w14:paraId="03C46383"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51107BFF"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Đang đang nhập một tài khoản trên hệ thống.</w:t>
            </w:r>
          </w:p>
          <w:p w14:paraId="10A6C602" w14:textId="2A065C52"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6FB57C49" w14:textId="77777777" w:rsidTr="003D3DF0">
        <w:tc>
          <w:tcPr>
            <w:tcW w:w="2327" w:type="dxa"/>
          </w:tcPr>
          <w:p w14:paraId="4A6B8CDF"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0CF8B764" w14:textId="3C47341C" w:rsidR="00BD6BEB" w:rsidRPr="00257D2D" w:rsidRDefault="00BD6BEB" w:rsidP="009A6B2C">
            <w:pPr>
              <w:pStyle w:val="ListParagraph"/>
              <w:numPr>
                <w:ilvl w:val="0"/>
                <w:numId w:val="6"/>
              </w:numPr>
              <w:spacing w:line="276" w:lineRule="auto"/>
              <w:rPr>
                <w:rFonts w:ascii="Times New Roman" w:hAnsi="Times New Roman" w:cs="Times New Roman"/>
                <w:color w:val="000000" w:themeColor="text1"/>
                <w:sz w:val="26"/>
                <w:szCs w:val="26"/>
                <w:lang w:val="vi-VN"/>
              </w:rPr>
            </w:pPr>
            <w:del w:id="354" w:author="Nguyen Danh Nam 20166477" w:date="2020-02-15T16:19:00Z">
              <w:r w:rsidRPr="00257D2D" w:rsidDel="000A4A1D">
                <w:rPr>
                  <w:rFonts w:ascii="Times New Roman" w:hAnsi="Times New Roman" w:cs="Times New Roman"/>
                  <w:color w:val="000000" w:themeColor="text1"/>
                  <w:sz w:val="26"/>
                  <w:szCs w:val="26"/>
                  <w:lang w:val="vi-VN"/>
                </w:rPr>
                <w:delText xml:space="preserve">Admin/ người dùng </w:delText>
              </w:r>
            </w:del>
            <w:ins w:id="355" w:author="Nguyen Danh Nam 20166477" w:date="2020-02-15T16:20:00Z">
              <w:r w:rsidR="000A4A1D">
                <w:rPr>
                  <w:rFonts w:ascii="Times New Roman" w:hAnsi="Times New Roman" w:cs="Times New Roman"/>
                  <w:color w:val="000000" w:themeColor="text1"/>
                  <w:sz w:val="26"/>
                  <w:szCs w:val="26"/>
                  <w:lang w:val="vi-VN"/>
                </w:rPr>
                <w:t xml:space="preserve">Người dùng </w:t>
              </w:r>
            </w:ins>
            <w:r w:rsidRPr="00257D2D">
              <w:rPr>
                <w:rFonts w:ascii="Times New Roman" w:hAnsi="Times New Roman" w:cs="Times New Roman"/>
                <w:color w:val="000000" w:themeColor="text1"/>
                <w:sz w:val="26"/>
                <w:szCs w:val="26"/>
                <w:lang w:val="vi-VN"/>
              </w:rPr>
              <w:t>bấm vào nút đăng xuất trên giao diện của hệ thống.</w:t>
            </w:r>
          </w:p>
          <w:p w14:paraId="3CA02B07" w14:textId="5E5749F0" w:rsidR="00BD6BEB" w:rsidRPr="00257D2D" w:rsidRDefault="00BD6BEB" w:rsidP="009A6B2C">
            <w:pPr>
              <w:pStyle w:val="ListParagraph"/>
              <w:numPr>
                <w:ilvl w:val="0"/>
                <w:numId w:val="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Chuyển sang giao diện trang chủ tương ứng với từng tài khoản vừa đăng xuất.</w:t>
            </w:r>
          </w:p>
          <w:p w14:paraId="679F921E"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7EC940B7" w14:textId="77777777" w:rsidTr="003D3DF0">
        <w:tc>
          <w:tcPr>
            <w:tcW w:w="2327" w:type="dxa"/>
          </w:tcPr>
          <w:p w14:paraId="206DF23C"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34F2A90F" w14:textId="237F9ABE"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Không có</w:t>
            </w:r>
          </w:p>
          <w:p w14:paraId="5C4C864E" w14:textId="77777777" w:rsidR="00BD6BEB" w:rsidRPr="00257D2D" w:rsidRDefault="00BD6BEB"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539FE2D9" w14:textId="4BCE335A" w:rsidR="00BD6BEB"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356" w:name="_Toc32681217"/>
      <w:r>
        <w:t xml:space="preserve">Bảng </w:t>
      </w:r>
      <w:r w:rsidR="005945D6">
        <w:fldChar w:fldCharType="begin"/>
      </w:r>
      <w:r w:rsidR="005945D6">
        <w:instrText xml:space="preserve"> SEQ Bảng \* ARABIC </w:instrText>
      </w:r>
      <w:r w:rsidR="005945D6">
        <w:fldChar w:fldCharType="separate"/>
      </w:r>
      <w:r w:rsidR="00F80815">
        <w:rPr>
          <w:noProof/>
        </w:rPr>
        <w:t>3</w:t>
      </w:r>
      <w:r w:rsidR="005945D6">
        <w:rPr>
          <w:noProof/>
        </w:rPr>
        <w:fldChar w:fldCharType="end"/>
      </w:r>
      <w:r>
        <w:rPr>
          <w:lang w:val="vi-VN"/>
        </w:rPr>
        <w:t>. Đặc tả usecase Đăng xuất</w:t>
      </w:r>
      <w:bookmarkEnd w:id="356"/>
    </w:p>
    <w:p w14:paraId="4F9529C0" w14:textId="77777777" w:rsidR="0018725B" w:rsidRPr="00257D2D" w:rsidRDefault="0018725B" w:rsidP="00421549">
      <w:pPr>
        <w:spacing w:line="276" w:lineRule="auto"/>
        <w:ind w:left="720"/>
        <w:rPr>
          <w:rFonts w:ascii="Times New Roman" w:hAnsi="Times New Roman" w:cs="Times New Roman"/>
          <w:color w:val="000000" w:themeColor="text1"/>
          <w:sz w:val="26"/>
          <w:szCs w:val="26"/>
          <w:lang w:val="vi-VN"/>
        </w:rPr>
      </w:pPr>
    </w:p>
    <w:p w14:paraId="46D0CD24" w14:textId="259F1002" w:rsidR="00BD6BEB"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BD6BEB" w:rsidRPr="00236FC2">
        <w:rPr>
          <w:rFonts w:ascii="Times New Roman" w:hAnsi="Times New Roman" w:cs="Times New Roman"/>
          <w:b/>
          <w:bCs/>
          <w:color w:val="000000" w:themeColor="text1"/>
          <w:sz w:val="26"/>
          <w:szCs w:val="26"/>
          <w:lang w:val="vi-VN"/>
        </w:rPr>
        <w:t>Lấy lại mật khẩu</w:t>
      </w:r>
    </w:p>
    <w:p w14:paraId="460EE8A8" w14:textId="77777777" w:rsidR="00BD6BEB" w:rsidRPr="00257D2D" w:rsidRDefault="00BD6BEB"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BD6BEB" w:rsidRPr="00257D2D" w14:paraId="01F92D04" w14:textId="77777777" w:rsidTr="003D3DF0">
        <w:tc>
          <w:tcPr>
            <w:tcW w:w="2327" w:type="dxa"/>
          </w:tcPr>
          <w:p w14:paraId="6AB2B3C8"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64A7DD51" w14:textId="3540D0D1"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UC4</w:t>
            </w:r>
          </w:p>
          <w:p w14:paraId="16E24837"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rPr>
            </w:pPr>
          </w:p>
        </w:tc>
      </w:tr>
      <w:tr w:rsidR="00BD6BEB" w:rsidRPr="00257D2D" w14:paraId="1C7E35D3" w14:textId="77777777" w:rsidTr="003D3DF0">
        <w:tc>
          <w:tcPr>
            <w:tcW w:w="2327" w:type="dxa"/>
          </w:tcPr>
          <w:p w14:paraId="4F40AD6C"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7F49E033" w14:textId="05A746FE"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Lấy lại mật khẩu</w:t>
            </w:r>
            <w:del w:id="357" w:author="Nguyen Danh Nam 20166477" w:date="2020-02-15T16:20:00Z">
              <w:r w:rsidRPr="00257D2D" w:rsidDel="000A4A1D">
                <w:rPr>
                  <w:rFonts w:ascii="Times New Roman" w:hAnsi="Times New Roman" w:cs="Times New Roman"/>
                  <w:color w:val="000000" w:themeColor="text1"/>
                  <w:sz w:val="26"/>
                  <w:szCs w:val="26"/>
                  <w:lang w:val="vi-VN"/>
                </w:rPr>
                <w:delText xml:space="preserve"> của tài khoản trong hệ thống</w:delText>
              </w:r>
            </w:del>
          </w:p>
          <w:p w14:paraId="502AFECF"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07340485" w14:textId="77777777" w:rsidTr="003D3DF0">
        <w:tc>
          <w:tcPr>
            <w:tcW w:w="2327" w:type="dxa"/>
          </w:tcPr>
          <w:p w14:paraId="30E3A556"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Tác nhân</w:t>
            </w:r>
          </w:p>
        </w:tc>
        <w:tc>
          <w:tcPr>
            <w:tcW w:w="5575" w:type="dxa"/>
          </w:tcPr>
          <w:p w14:paraId="284AAB3C" w14:textId="7CBF743B"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ins w:id="358" w:author="Nguyen Danh Nam 20166477" w:date="2020-02-15T16:20:00Z">
              <w:r w:rsidR="00C05255">
                <w:rPr>
                  <w:rFonts w:ascii="Times New Roman" w:hAnsi="Times New Roman" w:cs="Times New Roman"/>
                  <w:color w:val="000000" w:themeColor="text1"/>
                  <w:sz w:val="26"/>
                  <w:szCs w:val="26"/>
                  <w:lang w:val="vi-VN"/>
                </w:rPr>
                <w:t>, User</w:t>
              </w:r>
            </w:ins>
            <w:del w:id="359" w:author="Nguyen Danh Nam 20166477" w:date="2020-02-15T16:20:00Z">
              <w:r w:rsidRPr="00257D2D" w:rsidDel="00C05255">
                <w:rPr>
                  <w:rFonts w:ascii="Times New Roman" w:hAnsi="Times New Roman" w:cs="Times New Roman"/>
                  <w:color w:val="000000" w:themeColor="text1"/>
                  <w:sz w:val="26"/>
                  <w:szCs w:val="26"/>
                  <w:lang w:val="vi-VN"/>
                </w:rPr>
                <w:delText xml:space="preserve"> hoặc người dùng</w:delText>
              </w:r>
            </w:del>
          </w:p>
          <w:p w14:paraId="5397F237"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3066724D" w14:textId="77777777" w:rsidTr="003D3DF0">
        <w:tc>
          <w:tcPr>
            <w:tcW w:w="2327" w:type="dxa"/>
          </w:tcPr>
          <w:p w14:paraId="719E224D"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095A1CC3"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Sử dụng tài khoản đã tồn tại để </w:t>
            </w:r>
            <w:r w:rsidR="00133683" w:rsidRPr="00257D2D">
              <w:rPr>
                <w:rFonts w:ascii="Times New Roman" w:hAnsi="Times New Roman" w:cs="Times New Roman"/>
                <w:color w:val="000000" w:themeColor="text1"/>
                <w:sz w:val="26"/>
                <w:szCs w:val="26"/>
                <w:lang w:val="vi-VN"/>
              </w:rPr>
              <w:t>lấy lại mật khẩu khi bị quên.</w:t>
            </w:r>
          </w:p>
          <w:p w14:paraId="6A6E9C13" w14:textId="225A9D88" w:rsidR="00133683" w:rsidRPr="00257D2D" w:rsidRDefault="00133683"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1CC1AD20" w14:textId="77777777" w:rsidTr="003D3DF0">
        <w:tc>
          <w:tcPr>
            <w:tcW w:w="2327" w:type="dxa"/>
          </w:tcPr>
          <w:p w14:paraId="653BAEF0"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2610B58E" w14:textId="2A3D641A" w:rsidR="00BD6BEB" w:rsidRPr="00257D2D" w:rsidRDefault="00BD6BEB" w:rsidP="00421549">
            <w:pPr>
              <w:spacing w:line="276" w:lineRule="auto"/>
              <w:rPr>
                <w:rFonts w:ascii="Times New Roman" w:hAnsi="Times New Roman" w:cs="Times New Roman"/>
                <w:color w:val="000000" w:themeColor="text1"/>
                <w:sz w:val="26"/>
                <w:szCs w:val="26"/>
                <w:lang w:val="vi-VN"/>
              </w:rPr>
            </w:pPr>
            <w:del w:id="360" w:author="Nguyen Danh Nam 20166477" w:date="2020-02-15T16:21:00Z">
              <w:r w:rsidRPr="00257D2D" w:rsidDel="00C05255">
                <w:rPr>
                  <w:rFonts w:ascii="Times New Roman" w:hAnsi="Times New Roman" w:cs="Times New Roman"/>
                  <w:color w:val="000000" w:themeColor="text1"/>
                  <w:sz w:val="26"/>
                  <w:szCs w:val="26"/>
                  <w:lang w:val="vi-VN"/>
                </w:rPr>
                <w:delText xml:space="preserve">Admin hoặc người dùng </w:delText>
              </w:r>
            </w:del>
            <w:ins w:id="361" w:author="Nguyen Danh Nam 20166477" w:date="2020-02-15T16:21:00Z">
              <w:r w:rsidR="00C05255">
                <w:rPr>
                  <w:rFonts w:ascii="Times New Roman" w:hAnsi="Times New Roman" w:cs="Times New Roman"/>
                  <w:color w:val="000000" w:themeColor="text1"/>
                  <w:sz w:val="26"/>
                  <w:szCs w:val="26"/>
                  <w:lang w:val="vi-VN"/>
                </w:rPr>
                <w:t xml:space="preserve">Người dùng </w:t>
              </w:r>
            </w:ins>
            <w:r w:rsidRPr="00257D2D">
              <w:rPr>
                <w:rFonts w:ascii="Times New Roman" w:hAnsi="Times New Roman" w:cs="Times New Roman"/>
                <w:color w:val="000000" w:themeColor="text1"/>
                <w:sz w:val="26"/>
                <w:szCs w:val="26"/>
                <w:lang w:val="vi-VN"/>
              </w:rPr>
              <w:t xml:space="preserve">nhấn vào nút </w:t>
            </w:r>
            <w:r w:rsidR="00133683" w:rsidRPr="00257D2D">
              <w:rPr>
                <w:rFonts w:ascii="Times New Roman" w:hAnsi="Times New Roman" w:cs="Times New Roman"/>
                <w:color w:val="000000" w:themeColor="text1"/>
                <w:sz w:val="26"/>
                <w:szCs w:val="26"/>
                <w:lang w:val="vi-VN"/>
              </w:rPr>
              <w:t xml:space="preserve">Quên mật khẩu </w:t>
            </w:r>
            <w:r w:rsidRPr="00257D2D">
              <w:rPr>
                <w:rFonts w:ascii="Times New Roman" w:hAnsi="Times New Roman" w:cs="Times New Roman"/>
                <w:color w:val="000000" w:themeColor="text1"/>
                <w:sz w:val="26"/>
                <w:szCs w:val="26"/>
                <w:lang w:val="vi-VN"/>
              </w:rPr>
              <w:t xml:space="preserve">trên </w:t>
            </w:r>
            <w:r w:rsidR="00133683" w:rsidRPr="00257D2D">
              <w:rPr>
                <w:rFonts w:ascii="Times New Roman" w:hAnsi="Times New Roman" w:cs="Times New Roman"/>
                <w:color w:val="000000" w:themeColor="text1"/>
                <w:sz w:val="26"/>
                <w:szCs w:val="26"/>
                <w:lang w:val="vi-VN"/>
              </w:rPr>
              <w:t>form đăng nhập.</w:t>
            </w:r>
          </w:p>
          <w:p w14:paraId="1D994A3C" w14:textId="1DC4E84E" w:rsidR="00133683" w:rsidRPr="00257D2D" w:rsidRDefault="00133683" w:rsidP="00421549">
            <w:pPr>
              <w:spacing w:line="276" w:lineRule="auto"/>
              <w:rPr>
                <w:rFonts w:ascii="Times New Roman" w:hAnsi="Times New Roman" w:cs="Times New Roman"/>
                <w:color w:val="000000" w:themeColor="text1"/>
                <w:sz w:val="26"/>
                <w:szCs w:val="26"/>
                <w:lang w:val="vi-VN"/>
              </w:rPr>
            </w:pPr>
          </w:p>
        </w:tc>
      </w:tr>
      <w:tr w:rsidR="00BD6BEB" w:rsidRPr="00257D2D" w14:paraId="0720F327" w14:textId="77777777" w:rsidTr="003D3DF0">
        <w:tc>
          <w:tcPr>
            <w:tcW w:w="2327" w:type="dxa"/>
          </w:tcPr>
          <w:p w14:paraId="4D1B697C"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FAA911D" w14:textId="6A9E92F8"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Tài khoản </w:t>
            </w:r>
            <w:r w:rsidR="00133683" w:rsidRPr="00257D2D">
              <w:rPr>
                <w:rFonts w:ascii="Times New Roman" w:hAnsi="Times New Roman" w:cs="Times New Roman"/>
                <w:color w:val="000000" w:themeColor="text1"/>
                <w:sz w:val="26"/>
                <w:szCs w:val="26"/>
                <w:lang w:val="vi-VN"/>
              </w:rPr>
              <w:t>muốn lấy lại mật khẩu</w:t>
            </w:r>
            <w:r w:rsidRPr="00257D2D">
              <w:rPr>
                <w:rFonts w:ascii="Times New Roman" w:hAnsi="Times New Roman" w:cs="Times New Roman"/>
                <w:color w:val="000000" w:themeColor="text1"/>
                <w:sz w:val="26"/>
                <w:szCs w:val="26"/>
                <w:lang w:val="vi-VN"/>
              </w:rPr>
              <w:t xml:space="preserve"> phải được đăng ký trước đó.</w:t>
            </w:r>
          </w:p>
          <w:p w14:paraId="3D8DE1EC"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BD6BEB" w:rsidRPr="00257D2D" w14:paraId="4F067F05" w14:textId="77777777" w:rsidTr="003D3DF0">
        <w:tc>
          <w:tcPr>
            <w:tcW w:w="2327" w:type="dxa"/>
          </w:tcPr>
          <w:p w14:paraId="161CDF89"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7363E69E" w14:textId="0137B35A" w:rsidR="00BD6BEB" w:rsidRPr="00257D2D" w:rsidRDefault="00C05255" w:rsidP="009A6B2C">
            <w:pPr>
              <w:pStyle w:val="ListParagraph"/>
              <w:numPr>
                <w:ilvl w:val="0"/>
                <w:numId w:val="7"/>
              </w:numPr>
              <w:spacing w:line="276" w:lineRule="auto"/>
              <w:rPr>
                <w:rFonts w:ascii="Times New Roman" w:hAnsi="Times New Roman" w:cs="Times New Roman"/>
                <w:color w:val="000000" w:themeColor="text1"/>
                <w:sz w:val="26"/>
                <w:szCs w:val="26"/>
                <w:lang w:val="vi-VN"/>
              </w:rPr>
            </w:pPr>
            <w:ins w:id="362" w:author="Nguyen Danh Nam 20166477" w:date="2020-02-15T16:21:00Z">
              <w:r>
                <w:rPr>
                  <w:rFonts w:ascii="Times New Roman" w:hAnsi="Times New Roman" w:cs="Times New Roman"/>
                  <w:color w:val="000000" w:themeColor="text1"/>
                  <w:sz w:val="26"/>
                  <w:szCs w:val="26"/>
                  <w:lang w:val="vi-VN"/>
                </w:rPr>
                <w:t xml:space="preserve">Người dùng </w:t>
              </w:r>
            </w:ins>
            <w:del w:id="363" w:author="Nguyen Danh Nam 20166477" w:date="2020-02-15T16:21:00Z">
              <w:r w:rsidR="00BD6BEB" w:rsidRPr="00257D2D" w:rsidDel="00C05255">
                <w:rPr>
                  <w:rFonts w:ascii="Times New Roman" w:hAnsi="Times New Roman" w:cs="Times New Roman"/>
                  <w:color w:val="000000" w:themeColor="text1"/>
                  <w:sz w:val="26"/>
                  <w:szCs w:val="26"/>
                  <w:lang w:val="vi-VN"/>
                </w:rPr>
                <w:delText xml:space="preserve">Admin/ người dùng </w:delText>
              </w:r>
            </w:del>
            <w:r w:rsidR="00BD6BEB" w:rsidRPr="00257D2D">
              <w:rPr>
                <w:rFonts w:ascii="Times New Roman" w:hAnsi="Times New Roman" w:cs="Times New Roman"/>
                <w:color w:val="000000" w:themeColor="text1"/>
                <w:sz w:val="26"/>
                <w:szCs w:val="26"/>
                <w:lang w:val="vi-VN"/>
              </w:rPr>
              <w:t xml:space="preserve">bấm vào nút </w:t>
            </w:r>
            <w:r w:rsidR="00133683" w:rsidRPr="00257D2D">
              <w:rPr>
                <w:rFonts w:ascii="Times New Roman" w:hAnsi="Times New Roman" w:cs="Times New Roman"/>
                <w:color w:val="000000" w:themeColor="text1"/>
                <w:sz w:val="26"/>
                <w:szCs w:val="26"/>
                <w:lang w:val="vi-VN"/>
              </w:rPr>
              <w:t>Đ</w:t>
            </w:r>
            <w:r w:rsidR="00BD6BEB" w:rsidRPr="00257D2D">
              <w:rPr>
                <w:rFonts w:ascii="Times New Roman" w:hAnsi="Times New Roman" w:cs="Times New Roman"/>
                <w:color w:val="000000" w:themeColor="text1"/>
                <w:sz w:val="26"/>
                <w:szCs w:val="26"/>
                <w:lang w:val="vi-VN"/>
              </w:rPr>
              <w:t>ăng nhập.</w:t>
            </w:r>
          </w:p>
          <w:p w14:paraId="1AA338B7" w14:textId="25439F83" w:rsidR="00133683" w:rsidRPr="00257D2D" w:rsidRDefault="00C05255" w:rsidP="009A6B2C">
            <w:pPr>
              <w:pStyle w:val="ListParagraph"/>
              <w:numPr>
                <w:ilvl w:val="0"/>
                <w:numId w:val="7"/>
              </w:numPr>
              <w:spacing w:line="276" w:lineRule="auto"/>
              <w:rPr>
                <w:rFonts w:ascii="Times New Roman" w:hAnsi="Times New Roman" w:cs="Times New Roman"/>
                <w:color w:val="000000" w:themeColor="text1"/>
                <w:sz w:val="26"/>
                <w:szCs w:val="26"/>
                <w:lang w:val="vi-VN"/>
              </w:rPr>
            </w:pPr>
            <w:ins w:id="364" w:author="Nguyen Danh Nam 20166477" w:date="2020-02-15T16:21:00Z">
              <w:r>
                <w:rPr>
                  <w:rFonts w:ascii="Times New Roman" w:hAnsi="Times New Roman" w:cs="Times New Roman"/>
                  <w:color w:val="000000" w:themeColor="text1"/>
                  <w:sz w:val="26"/>
                  <w:szCs w:val="26"/>
                  <w:lang w:val="vi-VN"/>
                </w:rPr>
                <w:t xml:space="preserve">Người dùng </w:t>
              </w:r>
            </w:ins>
            <w:del w:id="365" w:author="Nguyen Danh Nam 20166477" w:date="2020-02-15T16:21:00Z">
              <w:r w:rsidR="00133683" w:rsidRPr="00257D2D" w:rsidDel="00C05255">
                <w:rPr>
                  <w:rFonts w:ascii="Times New Roman" w:hAnsi="Times New Roman" w:cs="Times New Roman"/>
                  <w:color w:val="000000" w:themeColor="text1"/>
                  <w:sz w:val="26"/>
                  <w:szCs w:val="26"/>
                  <w:lang w:val="vi-VN"/>
                </w:rPr>
                <w:delText xml:space="preserve">Admin/ người dùng </w:delText>
              </w:r>
            </w:del>
            <w:r w:rsidR="00133683" w:rsidRPr="00257D2D">
              <w:rPr>
                <w:rFonts w:ascii="Times New Roman" w:hAnsi="Times New Roman" w:cs="Times New Roman"/>
                <w:color w:val="000000" w:themeColor="text1"/>
                <w:sz w:val="26"/>
                <w:szCs w:val="26"/>
                <w:lang w:val="vi-VN"/>
              </w:rPr>
              <w:t>bấm vào nút Quên mật khẩu ở trên form đăng nhập</w:t>
            </w:r>
            <w:r w:rsidR="00077EAA" w:rsidRPr="00257D2D">
              <w:rPr>
                <w:rFonts w:ascii="Times New Roman" w:hAnsi="Times New Roman" w:cs="Times New Roman"/>
                <w:color w:val="000000" w:themeColor="text1"/>
                <w:sz w:val="26"/>
                <w:szCs w:val="26"/>
              </w:rPr>
              <w:t xml:space="preserve"> v</w:t>
            </w:r>
            <w:r w:rsidR="00077EAA" w:rsidRPr="00257D2D">
              <w:rPr>
                <w:rFonts w:ascii="Times New Roman" w:hAnsi="Times New Roman" w:cs="Times New Roman"/>
                <w:color w:val="000000" w:themeColor="text1"/>
                <w:sz w:val="26"/>
                <w:szCs w:val="26"/>
                <w:lang w:val="vi-VN"/>
              </w:rPr>
              <w:t>à nhập email của tài khoản bị quên</w:t>
            </w:r>
            <w:r w:rsidR="00133683" w:rsidRPr="00257D2D">
              <w:rPr>
                <w:rFonts w:ascii="Times New Roman" w:hAnsi="Times New Roman" w:cs="Times New Roman"/>
                <w:color w:val="000000" w:themeColor="text1"/>
                <w:sz w:val="26"/>
                <w:szCs w:val="26"/>
                <w:lang w:val="vi-VN"/>
              </w:rPr>
              <w:t>.</w:t>
            </w:r>
          </w:p>
          <w:p w14:paraId="5A9323C6" w14:textId="66DC8855" w:rsidR="00BD6BEB" w:rsidRPr="00257D2D" w:rsidRDefault="00077EAA" w:rsidP="009A6B2C">
            <w:pPr>
              <w:pStyle w:val="ListParagraph"/>
              <w:numPr>
                <w:ilvl w:val="0"/>
                <w:numId w:val="7"/>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gửi mail đến tài khoản của tài khoản</w:t>
            </w:r>
            <w:r w:rsidR="00BD6BEB" w:rsidRPr="00257D2D">
              <w:rPr>
                <w:rFonts w:ascii="Times New Roman" w:hAnsi="Times New Roman" w:cs="Times New Roman"/>
                <w:color w:val="000000" w:themeColor="text1"/>
                <w:sz w:val="26"/>
                <w:szCs w:val="26"/>
                <w:lang w:val="vi-VN"/>
              </w:rPr>
              <w:t>.</w:t>
            </w:r>
          </w:p>
          <w:p w14:paraId="4224ADF6" w14:textId="05E758F7" w:rsidR="00077EAA" w:rsidRPr="00257D2D" w:rsidRDefault="00C05255" w:rsidP="009A6B2C">
            <w:pPr>
              <w:pStyle w:val="ListParagraph"/>
              <w:numPr>
                <w:ilvl w:val="0"/>
                <w:numId w:val="7"/>
              </w:numPr>
              <w:spacing w:line="276" w:lineRule="auto"/>
              <w:rPr>
                <w:rFonts w:ascii="Times New Roman" w:hAnsi="Times New Roman" w:cs="Times New Roman"/>
                <w:color w:val="000000" w:themeColor="text1"/>
                <w:sz w:val="26"/>
                <w:szCs w:val="26"/>
                <w:lang w:val="vi-VN"/>
              </w:rPr>
            </w:pPr>
            <w:ins w:id="366" w:author="Nguyen Danh Nam 20166477" w:date="2020-02-15T16:21:00Z">
              <w:r>
                <w:rPr>
                  <w:rFonts w:ascii="Times New Roman" w:hAnsi="Times New Roman" w:cs="Times New Roman"/>
                  <w:color w:val="000000" w:themeColor="text1"/>
                  <w:sz w:val="26"/>
                  <w:szCs w:val="26"/>
                  <w:lang w:val="vi-VN"/>
                </w:rPr>
                <w:t xml:space="preserve">Người dùng </w:t>
              </w:r>
            </w:ins>
            <w:del w:id="367" w:author="Nguyen Danh Nam 20166477" w:date="2020-02-15T16:21:00Z">
              <w:r w:rsidR="00077EAA" w:rsidRPr="00257D2D" w:rsidDel="00C05255">
                <w:rPr>
                  <w:rFonts w:ascii="Times New Roman" w:hAnsi="Times New Roman" w:cs="Times New Roman"/>
                  <w:color w:val="000000" w:themeColor="text1"/>
                  <w:sz w:val="26"/>
                  <w:szCs w:val="26"/>
                  <w:lang w:val="vi-VN"/>
                </w:rPr>
                <w:delText xml:space="preserve">Admin/ người dùng </w:delText>
              </w:r>
            </w:del>
            <w:r w:rsidR="00077EAA" w:rsidRPr="00257D2D">
              <w:rPr>
                <w:rFonts w:ascii="Times New Roman" w:hAnsi="Times New Roman" w:cs="Times New Roman"/>
                <w:color w:val="000000" w:themeColor="text1"/>
                <w:sz w:val="26"/>
                <w:szCs w:val="26"/>
                <w:lang w:val="vi-VN"/>
              </w:rPr>
              <w:t>bấm đường link trong mail vừa được gửi đế tiếp tục quá trình lấy lại mật khẩu</w:t>
            </w:r>
            <w:r w:rsidR="00BD6BEB" w:rsidRPr="00257D2D">
              <w:rPr>
                <w:rFonts w:ascii="Times New Roman" w:hAnsi="Times New Roman" w:cs="Times New Roman"/>
                <w:color w:val="000000" w:themeColor="text1"/>
                <w:sz w:val="26"/>
                <w:szCs w:val="26"/>
                <w:lang w:val="vi-VN"/>
              </w:rPr>
              <w:t>.</w:t>
            </w:r>
          </w:p>
          <w:p w14:paraId="6A57502F" w14:textId="68300538" w:rsidR="00A9273F" w:rsidRPr="00257D2D" w:rsidRDefault="00C05255" w:rsidP="009A6B2C">
            <w:pPr>
              <w:pStyle w:val="ListParagraph"/>
              <w:numPr>
                <w:ilvl w:val="0"/>
                <w:numId w:val="7"/>
              </w:numPr>
              <w:spacing w:line="276" w:lineRule="auto"/>
              <w:rPr>
                <w:rFonts w:ascii="Times New Roman" w:hAnsi="Times New Roman" w:cs="Times New Roman"/>
                <w:color w:val="000000" w:themeColor="text1"/>
                <w:sz w:val="26"/>
                <w:szCs w:val="26"/>
                <w:lang w:val="vi-VN"/>
              </w:rPr>
            </w:pPr>
            <w:ins w:id="368" w:author="Nguyen Danh Nam 20166477" w:date="2020-02-15T16:21:00Z">
              <w:r>
                <w:rPr>
                  <w:rFonts w:ascii="Times New Roman" w:hAnsi="Times New Roman" w:cs="Times New Roman"/>
                  <w:color w:val="000000" w:themeColor="text1"/>
                  <w:sz w:val="26"/>
                  <w:szCs w:val="26"/>
                  <w:lang w:val="vi-VN"/>
                </w:rPr>
                <w:t xml:space="preserve">Người dùng </w:t>
              </w:r>
            </w:ins>
            <w:del w:id="369" w:author="Nguyen Danh Nam 20166477" w:date="2020-02-15T16:21:00Z">
              <w:r w:rsidR="00A9273F" w:rsidRPr="00257D2D" w:rsidDel="00C05255">
                <w:rPr>
                  <w:rFonts w:ascii="Times New Roman" w:hAnsi="Times New Roman" w:cs="Times New Roman"/>
                  <w:color w:val="000000" w:themeColor="text1"/>
                  <w:sz w:val="26"/>
                  <w:szCs w:val="26"/>
                  <w:lang w:val="vi-VN"/>
                </w:rPr>
                <w:delText xml:space="preserve">Admin/ người dùng </w:delText>
              </w:r>
            </w:del>
            <w:r w:rsidR="00A9273F" w:rsidRPr="00257D2D">
              <w:rPr>
                <w:rFonts w:ascii="Times New Roman" w:hAnsi="Times New Roman" w:cs="Times New Roman"/>
                <w:color w:val="000000" w:themeColor="text1"/>
                <w:sz w:val="26"/>
                <w:szCs w:val="26"/>
                <w:lang w:val="vi-VN"/>
              </w:rPr>
              <w:t>nhập mật khẩu mới.</w:t>
            </w:r>
          </w:p>
          <w:p w14:paraId="477D31A8" w14:textId="6C34635E" w:rsidR="00A9273F" w:rsidRPr="00257D2D" w:rsidRDefault="00A9273F" w:rsidP="009A6B2C">
            <w:pPr>
              <w:pStyle w:val="ListParagraph"/>
              <w:numPr>
                <w:ilvl w:val="0"/>
                <w:numId w:val="7"/>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w:t>
            </w:r>
            <w:r w:rsidR="00C23F46" w:rsidRPr="00257D2D">
              <w:rPr>
                <w:rFonts w:ascii="Times New Roman" w:hAnsi="Times New Roman" w:cs="Times New Roman"/>
                <w:color w:val="000000" w:themeColor="text1"/>
                <w:sz w:val="26"/>
                <w:szCs w:val="26"/>
                <w:lang w:val="vi-VN"/>
              </w:rPr>
              <w:t>ểm tra tính hợp lệ của dữ liệu.</w:t>
            </w:r>
          </w:p>
          <w:p w14:paraId="30D4F48D" w14:textId="1FFA7562" w:rsidR="00C23F46" w:rsidRPr="00257D2D" w:rsidRDefault="00C23F46" w:rsidP="009A6B2C">
            <w:pPr>
              <w:pStyle w:val="ListParagraph"/>
              <w:numPr>
                <w:ilvl w:val="0"/>
                <w:numId w:val="7"/>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Cập nhật dữ liệu đăng nhập của</w:t>
            </w:r>
            <w:r w:rsidRPr="00257D2D">
              <w:rPr>
                <w:rFonts w:ascii="Times New Roman" w:hAnsi="Times New Roman" w:cs="Times New Roman"/>
                <w:color w:val="000000" w:themeColor="text1"/>
                <w:sz w:val="26"/>
                <w:szCs w:val="26"/>
              </w:rPr>
              <w:t xml:space="preserve"> </w:t>
            </w:r>
            <w:r w:rsidRPr="00257D2D">
              <w:rPr>
                <w:rFonts w:ascii="Times New Roman" w:hAnsi="Times New Roman" w:cs="Times New Roman"/>
                <w:color w:val="000000" w:themeColor="text1"/>
                <w:sz w:val="26"/>
                <w:szCs w:val="26"/>
                <w:lang w:val="vi-VN"/>
              </w:rPr>
              <w:t>tài khoản này.</w:t>
            </w:r>
          </w:p>
          <w:p w14:paraId="24E0616E"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6C0489A5" w14:textId="77777777" w:rsidTr="003D3DF0">
        <w:tc>
          <w:tcPr>
            <w:tcW w:w="2327" w:type="dxa"/>
          </w:tcPr>
          <w:p w14:paraId="4743B649" w14:textId="77777777" w:rsidR="00BD6BEB" w:rsidRPr="00257D2D" w:rsidRDefault="00BD6BE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0BB4F5B3" w14:textId="222CEBDF" w:rsidR="00BD6BEB"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6.a. M</w:t>
            </w:r>
            <w:r w:rsidRPr="00257D2D">
              <w:rPr>
                <w:rFonts w:ascii="Times New Roman" w:hAnsi="Times New Roman" w:cs="Times New Roman"/>
                <w:color w:val="000000" w:themeColor="text1"/>
                <w:sz w:val="26"/>
                <w:szCs w:val="26"/>
                <w:lang w:val="vi-VN"/>
              </w:rPr>
              <w:t xml:space="preserve">ật khẩu trùng với mật khẩu cũ hoặc không hợp </w:t>
            </w:r>
            <w:proofErr w:type="gramStart"/>
            <w:r w:rsidRPr="00257D2D">
              <w:rPr>
                <w:rFonts w:ascii="Times New Roman" w:hAnsi="Times New Roman" w:cs="Times New Roman"/>
                <w:color w:val="000000" w:themeColor="text1"/>
                <w:sz w:val="26"/>
                <w:szCs w:val="26"/>
                <w:lang w:val="vi-VN"/>
              </w:rPr>
              <w:t>lệ :</w:t>
            </w:r>
            <w:proofErr w:type="gramEnd"/>
            <w:r w:rsidRPr="00257D2D">
              <w:rPr>
                <w:rFonts w:ascii="Times New Roman" w:hAnsi="Times New Roman" w:cs="Times New Roman"/>
                <w:color w:val="000000" w:themeColor="text1"/>
                <w:sz w:val="26"/>
                <w:szCs w:val="26"/>
                <w:lang w:val="vi-VN"/>
              </w:rPr>
              <w:t xml:space="preserve"> hiển thị thông báo trên form nhập mật khẩu.</w:t>
            </w:r>
          </w:p>
          <w:p w14:paraId="38428C13" w14:textId="77777777" w:rsidR="00BD6BEB" w:rsidRPr="00257D2D" w:rsidRDefault="00BD6BEB"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10E63602" w14:textId="73F887E2" w:rsidR="00BD6BEB" w:rsidRDefault="006E00CE" w:rsidP="00421549">
      <w:pPr>
        <w:pStyle w:val="Caption"/>
        <w:spacing w:line="276" w:lineRule="auto"/>
        <w:ind w:left="720" w:firstLine="720"/>
        <w:rPr>
          <w:ins w:id="370" w:author="Nguyen Danh Nam 20166477" w:date="2020-02-15T17:21:00Z"/>
          <w:lang w:val="vi-VN"/>
        </w:rPr>
      </w:pPr>
      <w:bookmarkStart w:id="371" w:name="_Toc32681218"/>
      <w:r>
        <w:t xml:space="preserve">Bảng </w:t>
      </w:r>
      <w:r w:rsidR="005945D6">
        <w:fldChar w:fldCharType="begin"/>
      </w:r>
      <w:r w:rsidR="005945D6">
        <w:instrText xml:space="preserve"> SEQ Bảng \* ARABIC </w:instrText>
      </w:r>
      <w:r w:rsidR="005945D6">
        <w:fldChar w:fldCharType="separate"/>
      </w:r>
      <w:r w:rsidR="00F80815">
        <w:rPr>
          <w:noProof/>
        </w:rPr>
        <w:t>4</w:t>
      </w:r>
      <w:r w:rsidR="005945D6">
        <w:rPr>
          <w:noProof/>
        </w:rPr>
        <w:fldChar w:fldCharType="end"/>
      </w:r>
      <w:r>
        <w:rPr>
          <w:lang w:val="vi-VN"/>
        </w:rPr>
        <w:t>. Đặc tả usecase Lấy lại mật khẩu</w:t>
      </w:r>
      <w:bookmarkEnd w:id="371"/>
    </w:p>
    <w:p w14:paraId="41E3C6A7" w14:textId="4256BD56" w:rsidR="00F80815" w:rsidRPr="00236FC2" w:rsidRDefault="00F80815" w:rsidP="00F80815">
      <w:pPr>
        <w:pStyle w:val="ListParagraph"/>
        <w:numPr>
          <w:ilvl w:val="0"/>
          <w:numId w:val="10"/>
        </w:numPr>
        <w:spacing w:line="276" w:lineRule="auto"/>
        <w:rPr>
          <w:ins w:id="372" w:author="Nguyen Danh Nam 20166477" w:date="2020-02-15T17:21:00Z"/>
          <w:rFonts w:ascii="Times New Roman" w:hAnsi="Times New Roman" w:cs="Times New Roman"/>
          <w:b/>
          <w:bCs/>
          <w:color w:val="000000" w:themeColor="text1"/>
          <w:sz w:val="26"/>
          <w:szCs w:val="26"/>
          <w:lang w:val="vi-VN"/>
        </w:rPr>
      </w:pPr>
      <w:ins w:id="373" w:author="Nguyen Danh Nam 20166477" w:date="2020-02-15T17:21:00Z">
        <w:r w:rsidRPr="00236FC2">
          <w:rPr>
            <w:rFonts w:ascii="Times New Roman" w:hAnsi="Times New Roman" w:cs="Times New Roman"/>
            <w:b/>
            <w:bCs/>
            <w:color w:val="000000" w:themeColor="text1"/>
            <w:sz w:val="26"/>
            <w:szCs w:val="26"/>
            <w:lang w:val="vi-VN"/>
          </w:rPr>
          <w:t xml:space="preserve">Đặc tả usecase </w:t>
        </w:r>
        <w:r>
          <w:rPr>
            <w:rFonts w:ascii="Times New Roman" w:hAnsi="Times New Roman" w:cs="Times New Roman"/>
            <w:b/>
            <w:bCs/>
            <w:color w:val="000000" w:themeColor="text1"/>
            <w:sz w:val="26"/>
            <w:szCs w:val="26"/>
            <w:lang w:val="vi-VN"/>
          </w:rPr>
          <w:t>Chỉnh sửa thông tin cá nhân</w:t>
        </w:r>
      </w:ins>
    </w:p>
    <w:p w14:paraId="5A48D806" w14:textId="77777777" w:rsidR="00F80815" w:rsidRPr="00257D2D" w:rsidRDefault="00F80815" w:rsidP="00F80815">
      <w:pPr>
        <w:pStyle w:val="ListParagraph"/>
        <w:spacing w:line="276" w:lineRule="auto"/>
        <w:ind w:left="1448"/>
        <w:rPr>
          <w:ins w:id="374" w:author="Nguyen Danh Nam 20166477" w:date="2020-02-15T17:21: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F80815" w:rsidRPr="00257D2D" w14:paraId="2BE60CB2" w14:textId="77777777" w:rsidTr="00832895">
        <w:trPr>
          <w:ins w:id="375" w:author="Nguyen Danh Nam 20166477" w:date="2020-02-15T17:21:00Z"/>
        </w:trPr>
        <w:tc>
          <w:tcPr>
            <w:tcW w:w="2327" w:type="dxa"/>
          </w:tcPr>
          <w:p w14:paraId="3794327A" w14:textId="77777777" w:rsidR="00F80815" w:rsidRPr="00257D2D" w:rsidRDefault="00F80815" w:rsidP="00832895">
            <w:pPr>
              <w:pStyle w:val="ListParagraph"/>
              <w:spacing w:line="276" w:lineRule="auto"/>
              <w:ind w:left="0"/>
              <w:rPr>
                <w:ins w:id="376" w:author="Nguyen Danh Nam 20166477" w:date="2020-02-15T17:21:00Z"/>
                <w:rFonts w:ascii="Times New Roman" w:hAnsi="Times New Roman" w:cs="Times New Roman"/>
                <w:color w:val="000000" w:themeColor="text1"/>
                <w:sz w:val="26"/>
                <w:szCs w:val="26"/>
                <w:lang w:val="vi-VN"/>
              </w:rPr>
            </w:pPr>
            <w:ins w:id="377" w:author="Nguyen Danh Nam 20166477" w:date="2020-02-15T17:21:00Z">
              <w:r w:rsidRPr="00257D2D">
                <w:rPr>
                  <w:rFonts w:ascii="Times New Roman" w:hAnsi="Times New Roman" w:cs="Times New Roman"/>
                  <w:color w:val="000000" w:themeColor="text1"/>
                  <w:sz w:val="26"/>
                  <w:szCs w:val="26"/>
                  <w:lang w:val="vi-VN"/>
                </w:rPr>
                <w:t>Mã usecase</w:t>
              </w:r>
            </w:ins>
          </w:p>
        </w:tc>
        <w:tc>
          <w:tcPr>
            <w:tcW w:w="5575" w:type="dxa"/>
          </w:tcPr>
          <w:p w14:paraId="4B61330F" w14:textId="66B69556" w:rsidR="00F80815" w:rsidRPr="00F80815" w:rsidRDefault="00F80815" w:rsidP="00832895">
            <w:pPr>
              <w:pStyle w:val="ListParagraph"/>
              <w:spacing w:line="276" w:lineRule="auto"/>
              <w:ind w:left="0"/>
              <w:rPr>
                <w:ins w:id="378" w:author="Nguyen Danh Nam 20166477" w:date="2020-02-15T17:21:00Z"/>
                <w:rFonts w:ascii="Times New Roman" w:hAnsi="Times New Roman" w:cs="Times New Roman"/>
                <w:color w:val="000000" w:themeColor="text1"/>
                <w:sz w:val="26"/>
                <w:szCs w:val="26"/>
                <w:lang w:val="vi-VN"/>
                <w:rPrChange w:id="379" w:author="Nguyen Danh Nam 20166477" w:date="2020-02-15T17:23:00Z">
                  <w:rPr>
                    <w:ins w:id="380" w:author="Nguyen Danh Nam 20166477" w:date="2020-02-15T17:21:00Z"/>
                    <w:rFonts w:ascii="Times New Roman" w:hAnsi="Times New Roman" w:cs="Times New Roman"/>
                    <w:color w:val="000000" w:themeColor="text1"/>
                    <w:sz w:val="26"/>
                    <w:szCs w:val="26"/>
                  </w:rPr>
                </w:rPrChange>
              </w:rPr>
            </w:pPr>
            <w:ins w:id="381" w:author="Nguyen Danh Nam 20166477" w:date="2020-02-15T17:21:00Z">
              <w:r w:rsidRPr="00257D2D">
                <w:rPr>
                  <w:rFonts w:ascii="Times New Roman" w:hAnsi="Times New Roman" w:cs="Times New Roman"/>
                  <w:color w:val="000000" w:themeColor="text1"/>
                  <w:sz w:val="26"/>
                  <w:szCs w:val="26"/>
                </w:rPr>
                <w:t>UC</w:t>
              </w:r>
            </w:ins>
            <w:ins w:id="382" w:author="Nguyen Danh Nam 20166477" w:date="2020-02-15T17:23:00Z">
              <w:r>
                <w:rPr>
                  <w:rFonts w:ascii="Times New Roman" w:hAnsi="Times New Roman" w:cs="Times New Roman"/>
                  <w:color w:val="000000" w:themeColor="text1"/>
                  <w:sz w:val="26"/>
                  <w:szCs w:val="26"/>
                  <w:lang w:val="vi-VN"/>
                </w:rPr>
                <w:t>5</w:t>
              </w:r>
            </w:ins>
          </w:p>
          <w:p w14:paraId="6AF09DE3" w14:textId="77777777" w:rsidR="00F80815" w:rsidRPr="00257D2D" w:rsidRDefault="00F80815" w:rsidP="00832895">
            <w:pPr>
              <w:pStyle w:val="ListParagraph"/>
              <w:spacing w:line="276" w:lineRule="auto"/>
              <w:ind w:left="0"/>
              <w:rPr>
                <w:ins w:id="383" w:author="Nguyen Danh Nam 20166477" w:date="2020-02-15T17:21:00Z"/>
                <w:rFonts w:ascii="Times New Roman" w:hAnsi="Times New Roman" w:cs="Times New Roman"/>
                <w:color w:val="000000" w:themeColor="text1"/>
                <w:sz w:val="26"/>
                <w:szCs w:val="26"/>
              </w:rPr>
            </w:pPr>
          </w:p>
        </w:tc>
      </w:tr>
      <w:tr w:rsidR="00F80815" w:rsidRPr="00257D2D" w14:paraId="49F2F4E9" w14:textId="77777777" w:rsidTr="00832895">
        <w:trPr>
          <w:ins w:id="384" w:author="Nguyen Danh Nam 20166477" w:date="2020-02-15T17:21:00Z"/>
        </w:trPr>
        <w:tc>
          <w:tcPr>
            <w:tcW w:w="2327" w:type="dxa"/>
          </w:tcPr>
          <w:p w14:paraId="3381CCA0" w14:textId="77777777" w:rsidR="00F80815" w:rsidRPr="00257D2D" w:rsidRDefault="00F80815" w:rsidP="00832895">
            <w:pPr>
              <w:pStyle w:val="ListParagraph"/>
              <w:spacing w:line="276" w:lineRule="auto"/>
              <w:ind w:left="0"/>
              <w:rPr>
                <w:ins w:id="385" w:author="Nguyen Danh Nam 20166477" w:date="2020-02-15T17:21:00Z"/>
                <w:rFonts w:ascii="Times New Roman" w:hAnsi="Times New Roman" w:cs="Times New Roman"/>
                <w:color w:val="000000" w:themeColor="text1"/>
                <w:sz w:val="26"/>
                <w:szCs w:val="26"/>
                <w:lang w:val="vi-VN"/>
              </w:rPr>
            </w:pPr>
            <w:ins w:id="386" w:author="Nguyen Danh Nam 20166477" w:date="2020-02-15T17:21:00Z">
              <w:r w:rsidRPr="00257D2D">
                <w:rPr>
                  <w:rFonts w:ascii="Times New Roman" w:hAnsi="Times New Roman" w:cs="Times New Roman"/>
                  <w:color w:val="000000" w:themeColor="text1"/>
                  <w:sz w:val="26"/>
                  <w:szCs w:val="26"/>
                  <w:lang w:val="vi-VN"/>
                </w:rPr>
                <w:t>Tên usecase</w:t>
              </w:r>
            </w:ins>
          </w:p>
        </w:tc>
        <w:tc>
          <w:tcPr>
            <w:tcW w:w="5575" w:type="dxa"/>
          </w:tcPr>
          <w:p w14:paraId="1593E64D" w14:textId="29A5197C" w:rsidR="00F80815" w:rsidRPr="00257D2D" w:rsidRDefault="00571F52" w:rsidP="00832895">
            <w:pPr>
              <w:pStyle w:val="ListParagraph"/>
              <w:spacing w:line="276" w:lineRule="auto"/>
              <w:ind w:left="0"/>
              <w:rPr>
                <w:ins w:id="387" w:author="Nguyen Danh Nam 20166477" w:date="2020-02-15T17:21:00Z"/>
                <w:rFonts w:ascii="Times New Roman" w:hAnsi="Times New Roman" w:cs="Times New Roman"/>
                <w:color w:val="000000" w:themeColor="text1"/>
                <w:sz w:val="26"/>
                <w:szCs w:val="26"/>
                <w:lang w:val="vi-VN"/>
              </w:rPr>
            </w:pPr>
            <w:ins w:id="388" w:author="Nguyen Danh Nam 20166477" w:date="2020-02-15T17:48:00Z">
              <w:r>
                <w:rPr>
                  <w:rFonts w:ascii="Times New Roman" w:hAnsi="Times New Roman" w:cs="Times New Roman"/>
                  <w:color w:val="000000" w:themeColor="text1"/>
                  <w:sz w:val="26"/>
                  <w:szCs w:val="26"/>
                  <w:lang w:val="vi-VN"/>
                </w:rPr>
                <w:t>Chỉnh sử thông tin cá nhân</w:t>
              </w:r>
            </w:ins>
            <w:bookmarkStart w:id="389" w:name="_GoBack"/>
            <w:bookmarkEnd w:id="389"/>
          </w:p>
          <w:p w14:paraId="65F6D915" w14:textId="77777777" w:rsidR="00F80815" w:rsidRPr="00257D2D" w:rsidRDefault="00F80815" w:rsidP="00832895">
            <w:pPr>
              <w:pStyle w:val="ListParagraph"/>
              <w:spacing w:line="276" w:lineRule="auto"/>
              <w:ind w:left="0"/>
              <w:rPr>
                <w:ins w:id="390" w:author="Nguyen Danh Nam 20166477" w:date="2020-02-15T17:21:00Z"/>
                <w:rFonts w:ascii="Times New Roman" w:hAnsi="Times New Roman" w:cs="Times New Roman"/>
                <w:color w:val="000000" w:themeColor="text1"/>
                <w:sz w:val="26"/>
                <w:szCs w:val="26"/>
                <w:lang w:val="vi-VN"/>
              </w:rPr>
            </w:pPr>
          </w:p>
        </w:tc>
      </w:tr>
      <w:tr w:rsidR="00F80815" w:rsidRPr="00257D2D" w14:paraId="741C5370" w14:textId="77777777" w:rsidTr="00832895">
        <w:trPr>
          <w:ins w:id="391" w:author="Nguyen Danh Nam 20166477" w:date="2020-02-15T17:21:00Z"/>
        </w:trPr>
        <w:tc>
          <w:tcPr>
            <w:tcW w:w="2327" w:type="dxa"/>
          </w:tcPr>
          <w:p w14:paraId="08AA7945" w14:textId="77777777" w:rsidR="00F80815" w:rsidRPr="00257D2D" w:rsidRDefault="00F80815" w:rsidP="00832895">
            <w:pPr>
              <w:pStyle w:val="ListParagraph"/>
              <w:spacing w:line="276" w:lineRule="auto"/>
              <w:ind w:left="0"/>
              <w:rPr>
                <w:ins w:id="392" w:author="Nguyen Danh Nam 20166477" w:date="2020-02-15T17:21:00Z"/>
                <w:rFonts w:ascii="Times New Roman" w:hAnsi="Times New Roman" w:cs="Times New Roman"/>
                <w:color w:val="000000" w:themeColor="text1"/>
                <w:sz w:val="26"/>
                <w:szCs w:val="26"/>
                <w:lang w:val="vi-VN"/>
              </w:rPr>
            </w:pPr>
            <w:ins w:id="393" w:author="Nguyen Danh Nam 20166477" w:date="2020-02-15T17:21:00Z">
              <w:r w:rsidRPr="00257D2D">
                <w:rPr>
                  <w:rFonts w:ascii="Times New Roman" w:hAnsi="Times New Roman" w:cs="Times New Roman"/>
                  <w:color w:val="000000" w:themeColor="text1"/>
                  <w:sz w:val="26"/>
                  <w:szCs w:val="26"/>
                  <w:lang w:val="vi-VN"/>
                </w:rPr>
                <w:lastRenderedPageBreak/>
                <w:t>Tác nhân</w:t>
              </w:r>
            </w:ins>
          </w:p>
        </w:tc>
        <w:tc>
          <w:tcPr>
            <w:tcW w:w="5575" w:type="dxa"/>
          </w:tcPr>
          <w:p w14:paraId="7DFE6F93" w14:textId="73D2A33E" w:rsidR="00F80815" w:rsidRPr="00832895" w:rsidRDefault="00F80815" w:rsidP="00832895">
            <w:pPr>
              <w:pStyle w:val="ListParagraph"/>
              <w:spacing w:line="276" w:lineRule="auto"/>
              <w:ind w:left="0"/>
              <w:rPr>
                <w:ins w:id="394" w:author="Nguyen Danh Nam 20166477" w:date="2020-02-15T17:21:00Z"/>
                <w:rFonts w:ascii="Times New Roman" w:hAnsi="Times New Roman" w:cs="Times New Roman"/>
                <w:color w:val="000000" w:themeColor="text1"/>
                <w:sz w:val="26"/>
                <w:szCs w:val="26"/>
              </w:rPr>
            </w:pPr>
            <w:ins w:id="395" w:author="Nguyen Danh Nam 20166477" w:date="2020-02-15T17:24:00Z">
              <w:r>
                <w:rPr>
                  <w:rFonts w:ascii="Times New Roman" w:hAnsi="Times New Roman" w:cs="Times New Roman"/>
                  <w:color w:val="000000" w:themeColor="text1"/>
                  <w:sz w:val="26"/>
                  <w:szCs w:val="26"/>
                </w:rPr>
                <w:t>User</w:t>
              </w:r>
            </w:ins>
          </w:p>
          <w:p w14:paraId="50E4C9BE" w14:textId="77777777" w:rsidR="00F80815" w:rsidRPr="00257D2D" w:rsidRDefault="00F80815" w:rsidP="00832895">
            <w:pPr>
              <w:pStyle w:val="ListParagraph"/>
              <w:spacing w:line="276" w:lineRule="auto"/>
              <w:ind w:left="0"/>
              <w:rPr>
                <w:ins w:id="396" w:author="Nguyen Danh Nam 20166477" w:date="2020-02-15T17:21:00Z"/>
                <w:rFonts w:ascii="Times New Roman" w:hAnsi="Times New Roman" w:cs="Times New Roman"/>
                <w:color w:val="000000" w:themeColor="text1"/>
                <w:sz w:val="26"/>
                <w:szCs w:val="26"/>
                <w:lang w:val="vi-VN"/>
              </w:rPr>
            </w:pPr>
          </w:p>
        </w:tc>
      </w:tr>
      <w:tr w:rsidR="00F80815" w:rsidRPr="00257D2D" w14:paraId="5C299C1D" w14:textId="77777777" w:rsidTr="00832895">
        <w:trPr>
          <w:ins w:id="397" w:author="Nguyen Danh Nam 20166477" w:date="2020-02-15T17:21:00Z"/>
        </w:trPr>
        <w:tc>
          <w:tcPr>
            <w:tcW w:w="2327" w:type="dxa"/>
          </w:tcPr>
          <w:p w14:paraId="7DB9F295" w14:textId="77777777" w:rsidR="00F80815" w:rsidRPr="00257D2D" w:rsidRDefault="00F80815" w:rsidP="00832895">
            <w:pPr>
              <w:pStyle w:val="ListParagraph"/>
              <w:spacing w:line="276" w:lineRule="auto"/>
              <w:ind w:left="0"/>
              <w:rPr>
                <w:ins w:id="398" w:author="Nguyen Danh Nam 20166477" w:date="2020-02-15T17:21:00Z"/>
                <w:rFonts w:ascii="Times New Roman" w:hAnsi="Times New Roman" w:cs="Times New Roman"/>
                <w:color w:val="000000" w:themeColor="text1"/>
                <w:sz w:val="26"/>
                <w:szCs w:val="26"/>
                <w:lang w:val="vi-VN"/>
              </w:rPr>
            </w:pPr>
            <w:ins w:id="399" w:author="Nguyen Danh Nam 20166477" w:date="2020-02-15T17:21:00Z">
              <w:r w:rsidRPr="00257D2D">
                <w:rPr>
                  <w:rFonts w:ascii="Times New Roman" w:hAnsi="Times New Roman" w:cs="Times New Roman"/>
                  <w:color w:val="000000" w:themeColor="text1"/>
                  <w:sz w:val="26"/>
                  <w:szCs w:val="26"/>
                  <w:lang w:val="vi-VN"/>
                </w:rPr>
                <w:t>Mô tả</w:t>
              </w:r>
            </w:ins>
          </w:p>
        </w:tc>
        <w:tc>
          <w:tcPr>
            <w:tcW w:w="5575" w:type="dxa"/>
          </w:tcPr>
          <w:p w14:paraId="619C4AEB" w14:textId="25AB74B7" w:rsidR="00F80815" w:rsidRPr="00257D2D" w:rsidRDefault="00F80815" w:rsidP="00832895">
            <w:pPr>
              <w:pStyle w:val="ListParagraph"/>
              <w:spacing w:line="276" w:lineRule="auto"/>
              <w:ind w:left="0"/>
              <w:rPr>
                <w:ins w:id="400" w:author="Nguyen Danh Nam 20166477" w:date="2020-02-15T17:21:00Z"/>
                <w:rFonts w:ascii="Times New Roman" w:hAnsi="Times New Roman" w:cs="Times New Roman"/>
                <w:color w:val="000000" w:themeColor="text1"/>
                <w:sz w:val="26"/>
                <w:szCs w:val="26"/>
              </w:rPr>
            </w:pPr>
            <w:ins w:id="401" w:author="Nguyen Danh Nam 20166477" w:date="2020-02-15T17:21:00Z">
              <w:r w:rsidRPr="00257D2D">
                <w:rPr>
                  <w:rFonts w:ascii="Times New Roman" w:hAnsi="Times New Roman" w:cs="Times New Roman"/>
                  <w:color w:val="000000" w:themeColor="text1"/>
                  <w:sz w:val="26"/>
                  <w:szCs w:val="26"/>
                  <w:lang w:val="vi-VN"/>
                </w:rPr>
                <w:t xml:space="preserve">Người dùng </w:t>
              </w:r>
            </w:ins>
            <w:ins w:id="402" w:author="Nguyen Danh Nam 20166477" w:date="2020-02-15T17:24:00Z">
              <w:r>
                <w:rPr>
                  <w:rFonts w:ascii="Times New Roman" w:hAnsi="Times New Roman" w:cs="Times New Roman"/>
                  <w:color w:val="000000" w:themeColor="text1"/>
                  <w:sz w:val="26"/>
                  <w:szCs w:val="26"/>
                  <w:lang w:val="vi-VN"/>
                </w:rPr>
                <w:t>chỉnh sửa thông tin cá nhân.</w:t>
              </w:r>
            </w:ins>
          </w:p>
          <w:p w14:paraId="43F2FEE6" w14:textId="77777777" w:rsidR="00F80815" w:rsidRPr="00257D2D" w:rsidRDefault="00F80815" w:rsidP="00832895">
            <w:pPr>
              <w:pStyle w:val="ListParagraph"/>
              <w:spacing w:line="276" w:lineRule="auto"/>
              <w:ind w:left="0"/>
              <w:rPr>
                <w:ins w:id="403" w:author="Nguyen Danh Nam 20166477" w:date="2020-02-15T17:21:00Z"/>
                <w:rFonts w:ascii="Times New Roman" w:hAnsi="Times New Roman" w:cs="Times New Roman"/>
                <w:color w:val="000000" w:themeColor="text1"/>
                <w:sz w:val="26"/>
                <w:szCs w:val="26"/>
                <w:lang w:val="vi-VN"/>
              </w:rPr>
            </w:pPr>
          </w:p>
        </w:tc>
      </w:tr>
      <w:tr w:rsidR="00F80815" w:rsidRPr="00257D2D" w14:paraId="52E78B7A" w14:textId="77777777" w:rsidTr="00832895">
        <w:trPr>
          <w:ins w:id="404" w:author="Nguyen Danh Nam 20166477" w:date="2020-02-15T17:21:00Z"/>
        </w:trPr>
        <w:tc>
          <w:tcPr>
            <w:tcW w:w="2327" w:type="dxa"/>
          </w:tcPr>
          <w:p w14:paraId="4356E737" w14:textId="77777777" w:rsidR="00F80815" w:rsidRPr="00257D2D" w:rsidRDefault="00F80815" w:rsidP="00832895">
            <w:pPr>
              <w:pStyle w:val="ListParagraph"/>
              <w:spacing w:line="276" w:lineRule="auto"/>
              <w:ind w:left="0"/>
              <w:rPr>
                <w:ins w:id="405" w:author="Nguyen Danh Nam 20166477" w:date="2020-02-15T17:21:00Z"/>
                <w:rFonts w:ascii="Times New Roman" w:hAnsi="Times New Roman" w:cs="Times New Roman"/>
                <w:color w:val="000000" w:themeColor="text1"/>
                <w:sz w:val="26"/>
                <w:szCs w:val="26"/>
                <w:lang w:val="vi-VN"/>
              </w:rPr>
            </w:pPr>
            <w:ins w:id="406" w:author="Nguyen Danh Nam 20166477" w:date="2020-02-15T17:21:00Z">
              <w:r w:rsidRPr="00257D2D">
                <w:rPr>
                  <w:rFonts w:ascii="Times New Roman" w:hAnsi="Times New Roman" w:cs="Times New Roman"/>
                  <w:color w:val="000000" w:themeColor="text1"/>
                  <w:sz w:val="26"/>
                  <w:szCs w:val="26"/>
                  <w:lang w:val="vi-VN"/>
                </w:rPr>
                <w:t>Sự kiện kích hoạt</w:t>
              </w:r>
            </w:ins>
          </w:p>
        </w:tc>
        <w:tc>
          <w:tcPr>
            <w:tcW w:w="5575" w:type="dxa"/>
          </w:tcPr>
          <w:p w14:paraId="77F10B49" w14:textId="04622B75" w:rsidR="00F80815" w:rsidRPr="00257D2D" w:rsidRDefault="00F80815" w:rsidP="00832895">
            <w:pPr>
              <w:spacing w:line="276" w:lineRule="auto"/>
              <w:rPr>
                <w:ins w:id="407" w:author="Nguyen Danh Nam 20166477" w:date="2020-02-15T17:21:00Z"/>
                <w:rFonts w:ascii="Times New Roman" w:hAnsi="Times New Roman" w:cs="Times New Roman"/>
                <w:color w:val="000000" w:themeColor="text1"/>
                <w:sz w:val="26"/>
                <w:szCs w:val="26"/>
                <w:lang w:val="vi-VN"/>
              </w:rPr>
            </w:pPr>
            <w:ins w:id="408" w:author="Nguyen Danh Nam 20166477" w:date="2020-02-15T17:21:00Z">
              <w:r w:rsidRPr="00257D2D">
                <w:rPr>
                  <w:rFonts w:ascii="Times New Roman" w:hAnsi="Times New Roman" w:cs="Times New Roman"/>
                  <w:color w:val="000000" w:themeColor="text1"/>
                  <w:sz w:val="26"/>
                  <w:szCs w:val="26"/>
                  <w:lang w:val="vi-VN"/>
                </w:rPr>
                <w:t>Người dùng bấm vào nút “</w:t>
              </w:r>
            </w:ins>
            <w:ins w:id="409" w:author="Nguyen Danh Nam 20166477" w:date="2020-02-15T17:24:00Z">
              <w:r>
                <w:rPr>
                  <w:rFonts w:ascii="Times New Roman" w:hAnsi="Times New Roman" w:cs="Times New Roman"/>
                  <w:color w:val="000000" w:themeColor="text1"/>
                  <w:sz w:val="26"/>
                  <w:szCs w:val="26"/>
                  <w:lang w:val="vi-VN"/>
                </w:rPr>
                <w:t>Chỉnh sửa thông tin</w:t>
              </w:r>
            </w:ins>
            <w:ins w:id="410" w:author="Nguyen Danh Nam 20166477" w:date="2020-02-15T17:21:00Z">
              <w:r w:rsidRPr="00257D2D">
                <w:rPr>
                  <w:rFonts w:ascii="Times New Roman" w:hAnsi="Times New Roman" w:cs="Times New Roman"/>
                  <w:color w:val="000000" w:themeColor="text1"/>
                  <w:sz w:val="26"/>
                  <w:szCs w:val="26"/>
                  <w:lang w:val="vi-VN"/>
                </w:rPr>
                <w:t>” trên</w:t>
              </w:r>
            </w:ins>
            <w:ins w:id="411" w:author="Nguyen Danh Nam 20166477" w:date="2020-02-15T17:24:00Z">
              <w:r>
                <w:rPr>
                  <w:rFonts w:ascii="Times New Roman" w:hAnsi="Times New Roman" w:cs="Times New Roman"/>
                  <w:color w:val="000000" w:themeColor="text1"/>
                  <w:sz w:val="26"/>
                  <w:szCs w:val="26"/>
                  <w:lang w:val="vi-VN"/>
                </w:rPr>
                <w:t xml:space="preserve"> </w:t>
              </w:r>
            </w:ins>
            <w:ins w:id="412" w:author="Nguyen Danh Nam 20166477" w:date="2020-02-15T17:29:00Z">
              <w:r>
                <w:rPr>
                  <w:rFonts w:ascii="Times New Roman" w:hAnsi="Times New Roman" w:cs="Times New Roman"/>
                  <w:color w:val="000000" w:themeColor="text1"/>
                  <w:sz w:val="26"/>
                  <w:szCs w:val="26"/>
                  <w:lang w:val="vi-VN"/>
                </w:rPr>
                <w:t>header của trang web</w:t>
              </w:r>
            </w:ins>
            <w:ins w:id="413" w:author="Nguyen Danh Nam 20166477" w:date="2020-02-15T17:21:00Z">
              <w:r w:rsidRPr="00257D2D">
                <w:rPr>
                  <w:rFonts w:ascii="Times New Roman" w:hAnsi="Times New Roman" w:cs="Times New Roman"/>
                  <w:color w:val="000000" w:themeColor="text1"/>
                  <w:sz w:val="26"/>
                  <w:szCs w:val="26"/>
                  <w:lang w:val="vi-VN"/>
                </w:rPr>
                <w:t>.</w:t>
              </w:r>
            </w:ins>
          </w:p>
          <w:p w14:paraId="754AD558" w14:textId="77777777" w:rsidR="00F80815" w:rsidRPr="00257D2D" w:rsidRDefault="00F80815" w:rsidP="00832895">
            <w:pPr>
              <w:spacing w:line="276" w:lineRule="auto"/>
              <w:rPr>
                <w:ins w:id="414" w:author="Nguyen Danh Nam 20166477" w:date="2020-02-15T17:21:00Z"/>
                <w:rFonts w:ascii="Times New Roman" w:hAnsi="Times New Roman" w:cs="Times New Roman"/>
                <w:color w:val="000000" w:themeColor="text1"/>
                <w:sz w:val="26"/>
                <w:szCs w:val="26"/>
              </w:rPr>
            </w:pPr>
          </w:p>
        </w:tc>
      </w:tr>
      <w:tr w:rsidR="00F80815" w:rsidRPr="00257D2D" w14:paraId="09000BF2" w14:textId="77777777" w:rsidTr="00832895">
        <w:trPr>
          <w:ins w:id="415" w:author="Nguyen Danh Nam 20166477" w:date="2020-02-15T17:21:00Z"/>
        </w:trPr>
        <w:tc>
          <w:tcPr>
            <w:tcW w:w="2327" w:type="dxa"/>
          </w:tcPr>
          <w:p w14:paraId="17DEA090" w14:textId="77777777" w:rsidR="00F80815" w:rsidRPr="00257D2D" w:rsidRDefault="00F80815" w:rsidP="00832895">
            <w:pPr>
              <w:pStyle w:val="ListParagraph"/>
              <w:spacing w:line="276" w:lineRule="auto"/>
              <w:ind w:left="0"/>
              <w:rPr>
                <w:ins w:id="416" w:author="Nguyen Danh Nam 20166477" w:date="2020-02-15T17:21:00Z"/>
                <w:rFonts w:ascii="Times New Roman" w:hAnsi="Times New Roman" w:cs="Times New Roman"/>
                <w:color w:val="000000" w:themeColor="text1"/>
                <w:sz w:val="26"/>
                <w:szCs w:val="26"/>
                <w:lang w:val="vi-VN"/>
              </w:rPr>
            </w:pPr>
            <w:ins w:id="417" w:author="Nguyen Danh Nam 20166477" w:date="2020-02-15T17:21:00Z">
              <w:r w:rsidRPr="00257D2D">
                <w:rPr>
                  <w:rFonts w:ascii="Times New Roman" w:hAnsi="Times New Roman" w:cs="Times New Roman"/>
                  <w:color w:val="000000" w:themeColor="text1"/>
                  <w:sz w:val="26"/>
                  <w:szCs w:val="26"/>
                  <w:lang w:val="vi-VN"/>
                </w:rPr>
                <w:t>Điều kiện tiên quyết</w:t>
              </w:r>
            </w:ins>
          </w:p>
        </w:tc>
        <w:tc>
          <w:tcPr>
            <w:tcW w:w="5575" w:type="dxa"/>
          </w:tcPr>
          <w:p w14:paraId="52C2749A" w14:textId="4A0E3C11" w:rsidR="00F80815" w:rsidRPr="00257D2D" w:rsidRDefault="00F80815" w:rsidP="00832895">
            <w:pPr>
              <w:pStyle w:val="ListParagraph"/>
              <w:spacing w:line="276" w:lineRule="auto"/>
              <w:ind w:left="0"/>
              <w:rPr>
                <w:ins w:id="418" w:author="Nguyen Danh Nam 20166477" w:date="2020-02-15T17:21:00Z"/>
                <w:rFonts w:ascii="Times New Roman" w:hAnsi="Times New Roman" w:cs="Times New Roman"/>
                <w:color w:val="000000" w:themeColor="text1"/>
                <w:sz w:val="26"/>
                <w:szCs w:val="26"/>
                <w:lang w:val="vi-VN"/>
              </w:rPr>
            </w:pPr>
            <w:ins w:id="419" w:author="Nguyen Danh Nam 20166477" w:date="2020-02-15T17:25:00Z">
              <w:r>
                <w:rPr>
                  <w:rFonts w:ascii="Times New Roman" w:hAnsi="Times New Roman" w:cs="Times New Roman"/>
                  <w:color w:val="000000" w:themeColor="text1"/>
                  <w:sz w:val="26"/>
                  <w:szCs w:val="26"/>
                  <w:lang w:val="vi-VN"/>
                </w:rPr>
                <w:t>Người dùng đã đăng nhập.</w:t>
              </w:r>
            </w:ins>
          </w:p>
        </w:tc>
      </w:tr>
      <w:tr w:rsidR="00F80815" w:rsidRPr="00257D2D" w14:paraId="3FAA879B" w14:textId="77777777" w:rsidTr="00832895">
        <w:trPr>
          <w:ins w:id="420" w:author="Nguyen Danh Nam 20166477" w:date="2020-02-15T17:21:00Z"/>
        </w:trPr>
        <w:tc>
          <w:tcPr>
            <w:tcW w:w="2327" w:type="dxa"/>
          </w:tcPr>
          <w:p w14:paraId="61D6E7C7" w14:textId="77777777" w:rsidR="00F80815" w:rsidRPr="00257D2D" w:rsidRDefault="00F80815" w:rsidP="00832895">
            <w:pPr>
              <w:pStyle w:val="ListParagraph"/>
              <w:spacing w:line="276" w:lineRule="auto"/>
              <w:ind w:left="0"/>
              <w:rPr>
                <w:ins w:id="421" w:author="Nguyen Danh Nam 20166477" w:date="2020-02-15T17:21:00Z"/>
                <w:rFonts w:ascii="Times New Roman" w:hAnsi="Times New Roman" w:cs="Times New Roman"/>
                <w:color w:val="000000" w:themeColor="text1"/>
                <w:sz w:val="26"/>
                <w:szCs w:val="26"/>
                <w:lang w:val="vi-VN"/>
              </w:rPr>
            </w:pPr>
            <w:ins w:id="422" w:author="Nguyen Danh Nam 20166477" w:date="2020-02-15T17:21:00Z">
              <w:r w:rsidRPr="00257D2D">
                <w:rPr>
                  <w:rFonts w:ascii="Times New Roman" w:hAnsi="Times New Roman" w:cs="Times New Roman"/>
                  <w:color w:val="000000" w:themeColor="text1"/>
                  <w:sz w:val="26"/>
                  <w:szCs w:val="26"/>
                  <w:lang w:val="vi-VN"/>
                </w:rPr>
                <w:t>Luồng xử lí chính</w:t>
              </w:r>
            </w:ins>
          </w:p>
        </w:tc>
        <w:tc>
          <w:tcPr>
            <w:tcW w:w="5575" w:type="dxa"/>
          </w:tcPr>
          <w:p w14:paraId="71F67FCE" w14:textId="77777777" w:rsidR="00F80815" w:rsidRDefault="00F80815" w:rsidP="00F80815">
            <w:pPr>
              <w:pStyle w:val="ListParagraph"/>
              <w:numPr>
                <w:ilvl w:val="0"/>
                <w:numId w:val="41"/>
              </w:numPr>
              <w:spacing w:line="276" w:lineRule="auto"/>
              <w:rPr>
                <w:ins w:id="423" w:author="Nguyen Danh Nam 20166477" w:date="2020-02-15T17:29:00Z"/>
                <w:rFonts w:ascii="Times New Roman" w:hAnsi="Times New Roman" w:cs="Times New Roman"/>
                <w:color w:val="000000" w:themeColor="text1"/>
                <w:sz w:val="26"/>
                <w:szCs w:val="26"/>
                <w:lang w:val="vi-VN"/>
              </w:rPr>
            </w:pPr>
            <w:ins w:id="424" w:author="Nguyen Danh Nam 20166477" w:date="2020-02-15T17:25:00Z">
              <w:r>
                <w:rPr>
                  <w:rFonts w:ascii="Times New Roman" w:hAnsi="Times New Roman" w:cs="Times New Roman"/>
                  <w:color w:val="000000" w:themeColor="text1"/>
                  <w:sz w:val="26"/>
                  <w:szCs w:val="26"/>
                  <w:lang w:val="vi-VN"/>
                </w:rPr>
                <w:t>Người dùng bấm vào nút “Chỉnh sửa thông tin”</w:t>
              </w:r>
            </w:ins>
            <w:ins w:id="425" w:author="Nguyen Danh Nam 20166477" w:date="2020-02-15T17:28:00Z">
              <w:r>
                <w:rPr>
                  <w:rFonts w:ascii="Times New Roman" w:hAnsi="Times New Roman" w:cs="Times New Roman"/>
                  <w:color w:val="000000" w:themeColor="text1"/>
                  <w:sz w:val="26"/>
                  <w:szCs w:val="26"/>
                  <w:lang w:val="vi-VN"/>
                </w:rPr>
                <w:t xml:space="preserve"> tr</w:t>
              </w:r>
            </w:ins>
            <w:ins w:id="426" w:author="Nguyen Danh Nam 20166477" w:date="2020-02-15T17:29:00Z">
              <w:r>
                <w:rPr>
                  <w:rFonts w:ascii="Times New Roman" w:hAnsi="Times New Roman" w:cs="Times New Roman"/>
                  <w:color w:val="000000" w:themeColor="text1"/>
                  <w:sz w:val="26"/>
                  <w:szCs w:val="26"/>
                  <w:lang w:val="vi-VN"/>
                </w:rPr>
                <w:t>ên header của trang web.</w:t>
              </w:r>
            </w:ins>
          </w:p>
          <w:p w14:paraId="5D618564" w14:textId="77777777" w:rsidR="00F80815" w:rsidRDefault="00F80815" w:rsidP="00F80815">
            <w:pPr>
              <w:pStyle w:val="ListParagraph"/>
              <w:numPr>
                <w:ilvl w:val="0"/>
                <w:numId w:val="41"/>
              </w:numPr>
              <w:spacing w:line="276" w:lineRule="auto"/>
              <w:rPr>
                <w:ins w:id="427" w:author="Nguyen Danh Nam 20166477" w:date="2020-02-15T17:29:00Z"/>
                <w:rFonts w:ascii="Times New Roman" w:hAnsi="Times New Roman" w:cs="Times New Roman"/>
                <w:color w:val="000000" w:themeColor="text1"/>
                <w:sz w:val="26"/>
                <w:szCs w:val="26"/>
                <w:lang w:val="vi-VN"/>
              </w:rPr>
            </w:pPr>
            <w:ins w:id="428" w:author="Nguyen Danh Nam 20166477" w:date="2020-02-15T17:29:00Z">
              <w:r>
                <w:rPr>
                  <w:rFonts w:ascii="Times New Roman" w:hAnsi="Times New Roman" w:cs="Times New Roman"/>
                  <w:color w:val="000000" w:themeColor="text1"/>
                  <w:sz w:val="26"/>
                  <w:szCs w:val="26"/>
                  <w:lang w:val="vi-VN"/>
                </w:rPr>
                <w:t>Người dùng nhập thông tin cần sửa vào form chỉnh sửa.</w:t>
              </w:r>
            </w:ins>
          </w:p>
          <w:p w14:paraId="577C4A2A" w14:textId="77777777" w:rsidR="00F80815" w:rsidRDefault="00F80815" w:rsidP="00F80815">
            <w:pPr>
              <w:pStyle w:val="ListParagraph"/>
              <w:numPr>
                <w:ilvl w:val="0"/>
                <w:numId w:val="41"/>
              </w:numPr>
              <w:spacing w:line="276" w:lineRule="auto"/>
              <w:rPr>
                <w:ins w:id="429" w:author="Nguyen Danh Nam 20166477" w:date="2020-02-15T17:30:00Z"/>
                <w:rFonts w:ascii="Times New Roman" w:hAnsi="Times New Roman" w:cs="Times New Roman"/>
                <w:color w:val="000000" w:themeColor="text1"/>
                <w:sz w:val="26"/>
                <w:szCs w:val="26"/>
                <w:lang w:val="vi-VN"/>
              </w:rPr>
            </w:pPr>
            <w:ins w:id="430" w:author="Nguyen Danh Nam 20166477" w:date="2020-02-15T17:30:00Z">
              <w:r>
                <w:rPr>
                  <w:rFonts w:ascii="Times New Roman" w:hAnsi="Times New Roman" w:cs="Times New Roman"/>
                  <w:color w:val="000000" w:themeColor="text1"/>
                  <w:sz w:val="26"/>
                  <w:szCs w:val="26"/>
                  <w:lang w:val="vi-VN"/>
                </w:rPr>
                <w:t>Người dùng bấm nút “Lưu” để hoàn thành việc sửa.</w:t>
              </w:r>
            </w:ins>
          </w:p>
          <w:p w14:paraId="3C79D4CD" w14:textId="77777777" w:rsidR="00F80815" w:rsidRDefault="00F80815" w:rsidP="00F80815">
            <w:pPr>
              <w:pStyle w:val="ListParagraph"/>
              <w:numPr>
                <w:ilvl w:val="0"/>
                <w:numId w:val="41"/>
              </w:numPr>
              <w:spacing w:line="276" w:lineRule="auto"/>
              <w:rPr>
                <w:ins w:id="431" w:author="Nguyen Danh Nam 20166477" w:date="2020-02-15T17:30:00Z"/>
                <w:rFonts w:ascii="Times New Roman" w:hAnsi="Times New Roman" w:cs="Times New Roman"/>
                <w:color w:val="000000" w:themeColor="text1"/>
                <w:sz w:val="26"/>
                <w:szCs w:val="26"/>
                <w:lang w:val="vi-VN"/>
              </w:rPr>
            </w:pPr>
            <w:ins w:id="432" w:author="Nguyen Danh Nam 20166477" w:date="2020-02-15T17:30:00Z">
              <w:r>
                <w:rPr>
                  <w:rFonts w:ascii="Times New Roman" w:hAnsi="Times New Roman" w:cs="Times New Roman"/>
                  <w:color w:val="000000" w:themeColor="text1"/>
                  <w:sz w:val="26"/>
                  <w:szCs w:val="26"/>
                  <w:lang w:val="vi-VN"/>
                </w:rPr>
                <w:t>Hệ thống kiểm tra tính hợp lệ của dữ liệu.</w:t>
              </w:r>
            </w:ins>
          </w:p>
          <w:p w14:paraId="52D76E41" w14:textId="77777777" w:rsidR="00F80815" w:rsidRDefault="00F80815" w:rsidP="00F80815">
            <w:pPr>
              <w:pStyle w:val="ListParagraph"/>
              <w:numPr>
                <w:ilvl w:val="0"/>
                <w:numId w:val="41"/>
              </w:numPr>
              <w:spacing w:line="276" w:lineRule="auto"/>
              <w:rPr>
                <w:ins w:id="433" w:author="Nguyen Danh Nam 20166477" w:date="2020-02-15T17:33:00Z"/>
                <w:rFonts w:ascii="Times New Roman" w:hAnsi="Times New Roman" w:cs="Times New Roman"/>
                <w:color w:val="000000" w:themeColor="text1"/>
                <w:sz w:val="26"/>
                <w:szCs w:val="26"/>
                <w:lang w:val="vi-VN"/>
              </w:rPr>
            </w:pPr>
            <w:ins w:id="434" w:author="Nguyen Danh Nam 20166477" w:date="2020-02-15T17:30:00Z">
              <w:r>
                <w:rPr>
                  <w:rFonts w:ascii="Times New Roman" w:hAnsi="Times New Roman" w:cs="Times New Roman"/>
                  <w:color w:val="000000" w:themeColor="text1"/>
                  <w:sz w:val="26"/>
                  <w:szCs w:val="26"/>
                  <w:lang w:val="vi-VN"/>
                </w:rPr>
                <w:t xml:space="preserve">Hệ thống lưu dữ liệu của người dùng vào </w:t>
              </w:r>
            </w:ins>
            <w:ins w:id="435" w:author="Nguyen Danh Nam 20166477" w:date="2020-02-15T17:31:00Z">
              <w:r>
                <w:rPr>
                  <w:rFonts w:ascii="Times New Roman" w:hAnsi="Times New Roman" w:cs="Times New Roman"/>
                  <w:color w:val="000000" w:themeColor="text1"/>
                  <w:sz w:val="26"/>
                  <w:szCs w:val="26"/>
                  <w:lang w:val="vi-VN"/>
                </w:rPr>
                <w:t>cơ sở dữ liệu.</w:t>
              </w:r>
            </w:ins>
          </w:p>
          <w:p w14:paraId="5327F9E4" w14:textId="1FE6292E" w:rsidR="00F80815" w:rsidRPr="00F80815" w:rsidRDefault="00F80815" w:rsidP="00F80815">
            <w:pPr>
              <w:pStyle w:val="ListParagraph"/>
              <w:numPr>
                <w:ilvl w:val="0"/>
                <w:numId w:val="41"/>
              </w:numPr>
              <w:spacing w:line="276" w:lineRule="auto"/>
              <w:rPr>
                <w:ins w:id="436" w:author="Nguyen Danh Nam 20166477" w:date="2020-02-15T17:21:00Z"/>
                <w:rFonts w:ascii="Times New Roman" w:hAnsi="Times New Roman" w:cs="Times New Roman"/>
                <w:color w:val="000000" w:themeColor="text1"/>
                <w:sz w:val="26"/>
                <w:szCs w:val="26"/>
                <w:lang w:val="vi-VN"/>
                <w:rPrChange w:id="437" w:author="Nguyen Danh Nam 20166477" w:date="2020-02-15T17:25:00Z">
                  <w:rPr>
                    <w:ins w:id="438" w:author="Nguyen Danh Nam 20166477" w:date="2020-02-15T17:21:00Z"/>
                    <w:lang w:val="vi-VN"/>
                  </w:rPr>
                </w:rPrChange>
              </w:rPr>
              <w:pPrChange w:id="439" w:author="Nguyen Danh Nam 20166477" w:date="2020-02-15T17:25:00Z">
                <w:pPr>
                  <w:pStyle w:val="ListParagraph"/>
                  <w:spacing w:line="276" w:lineRule="auto"/>
                  <w:ind w:left="1530"/>
                </w:pPr>
              </w:pPrChange>
            </w:pPr>
            <w:ins w:id="440" w:author="Nguyen Danh Nam 20166477" w:date="2020-02-15T17:33:00Z">
              <w:r>
                <w:rPr>
                  <w:rFonts w:ascii="Times New Roman" w:hAnsi="Times New Roman" w:cs="Times New Roman"/>
                  <w:color w:val="000000" w:themeColor="text1"/>
                  <w:sz w:val="26"/>
                  <w:szCs w:val="26"/>
                  <w:lang w:val="vi-VN"/>
                </w:rPr>
                <w:t>Hệ thống thông báo kết quả chỉnh sửa tới người dùng.</w:t>
              </w:r>
            </w:ins>
          </w:p>
        </w:tc>
      </w:tr>
      <w:tr w:rsidR="00F80815" w:rsidRPr="00257D2D" w14:paraId="1531EB17" w14:textId="77777777" w:rsidTr="00832895">
        <w:trPr>
          <w:ins w:id="441" w:author="Nguyen Danh Nam 20166477" w:date="2020-02-15T17:21:00Z"/>
        </w:trPr>
        <w:tc>
          <w:tcPr>
            <w:tcW w:w="2327" w:type="dxa"/>
          </w:tcPr>
          <w:p w14:paraId="0C210EBE" w14:textId="77777777" w:rsidR="00F80815" w:rsidRPr="00257D2D" w:rsidRDefault="00F80815" w:rsidP="00832895">
            <w:pPr>
              <w:pStyle w:val="ListParagraph"/>
              <w:spacing w:line="276" w:lineRule="auto"/>
              <w:ind w:left="0"/>
              <w:rPr>
                <w:ins w:id="442" w:author="Nguyen Danh Nam 20166477" w:date="2020-02-15T17:21:00Z"/>
                <w:rFonts w:ascii="Times New Roman" w:hAnsi="Times New Roman" w:cs="Times New Roman"/>
                <w:color w:val="000000" w:themeColor="text1"/>
                <w:sz w:val="26"/>
                <w:szCs w:val="26"/>
                <w:lang w:val="vi-VN"/>
              </w:rPr>
            </w:pPr>
            <w:ins w:id="443" w:author="Nguyen Danh Nam 20166477" w:date="2020-02-15T17:21:00Z">
              <w:r w:rsidRPr="00257D2D">
                <w:rPr>
                  <w:rFonts w:ascii="Times New Roman" w:hAnsi="Times New Roman" w:cs="Times New Roman"/>
                  <w:color w:val="000000" w:themeColor="text1"/>
                  <w:sz w:val="26"/>
                  <w:szCs w:val="26"/>
                  <w:lang w:val="vi-VN"/>
                </w:rPr>
                <w:t>Luồng xử lí ngoại lệ</w:t>
              </w:r>
            </w:ins>
          </w:p>
        </w:tc>
        <w:tc>
          <w:tcPr>
            <w:tcW w:w="5575" w:type="dxa"/>
          </w:tcPr>
          <w:p w14:paraId="6B3F42CC" w14:textId="70207ADC" w:rsidR="00F80815" w:rsidRPr="00257D2D" w:rsidRDefault="00F80815" w:rsidP="00832895">
            <w:pPr>
              <w:pStyle w:val="ListParagraph"/>
              <w:spacing w:line="276" w:lineRule="auto"/>
              <w:ind w:left="0"/>
              <w:rPr>
                <w:ins w:id="444" w:author="Nguyen Danh Nam 20166477" w:date="2020-02-15T17:21:00Z"/>
                <w:rFonts w:ascii="Times New Roman" w:hAnsi="Times New Roman" w:cs="Times New Roman"/>
                <w:color w:val="000000" w:themeColor="text1"/>
                <w:sz w:val="26"/>
                <w:szCs w:val="26"/>
                <w:lang w:val="vi-VN"/>
              </w:rPr>
            </w:pPr>
            <w:ins w:id="445" w:author="Nguyen Danh Nam 20166477" w:date="2020-02-15T17:21:00Z">
              <w:r w:rsidRPr="00257D2D">
                <w:rPr>
                  <w:rFonts w:ascii="Times New Roman" w:hAnsi="Times New Roman" w:cs="Times New Roman"/>
                  <w:color w:val="000000" w:themeColor="text1"/>
                  <w:sz w:val="26"/>
                  <w:szCs w:val="26"/>
                  <w:lang w:val="vi-VN"/>
                </w:rPr>
                <w:t xml:space="preserve">4.a </w:t>
              </w:r>
            </w:ins>
            <w:ins w:id="446" w:author="Nguyen Danh Nam 20166477" w:date="2020-02-15T17:33:00Z">
              <w:r>
                <w:rPr>
                  <w:rFonts w:ascii="Times New Roman" w:hAnsi="Times New Roman" w:cs="Times New Roman"/>
                  <w:color w:val="000000" w:themeColor="text1"/>
                  <w:sz w:val="26"/>
                  <w:szCs w:val="26"/>
                  <w:lang w:val="vi-VN"/>
                </w:rPr>
                <w:t>Dữ liệu</w:t>
              </w:r>
            </w:ins>
            <w:ins w:id="447" w:author="Nguyen Danh Nam 20166477" w:date="2020-02-15T17:21:00Z">
              <w:r w:rsidRPr="00257D2D">
                <w:rPr>
                  <w:rFonts w:ascii="Times New Roman" w:hAnsi="Times New Roman" w:cs="Times New Roman"/>
                  <w:color w:val="000000" w:themeColor="text1"/>
                  <w:sz w:val="26"/>
                  <w:szCs w:val="26"/>
                  <w:lang w:val="vi-VN"/>
                </w:rPr>
                <w:t xml:space="preserve"> không hợp lệ: thông báo lại cho người dùng.</w:t>
              </w:r>
            </w:ins>
          </w:p>
          <w:p w14:paraId="74F279A7" w14:textId="77777777" w:rsidR="00F80815" w:rsidRPr="00257D2D" w:rsidRDefault="00F80815" w:rsidP="00832895">
            <w:pPr>
              <w:pStyle w:val="ListParagraph"/>
              <w:keepNext/>
              <w:spacing w:line="276" w:lineRule="auto"/>
              <w:ind w:left="0"/>
              <w:rPr>
                <w:ins w:id="448" w:author="Nguyen Danh Nam 20166477" w:date="2020-02-15T17:21:00Z"/>
                <w:rFonts w:ascii="Times New Roman" w:hAnsi="Times New Roman" w:cs="Times New Roman"/>
                <w:color w:val="000000" w:themeColor="text1"/>
                <w:sz w:val="26"/>
                <w:szCs w:val="26"/>
                <w:lang w:val="vi-VN"/>
              </w:rPr>
            </w:pPr>
          </w:p>
        </w:tc>
      </w:tr>
    </w:tbl>
    <w:p w14:paraId="339A4F5F" w14:textId="7A413C65" w:rsidR="00F80815" w:rsidRPr="00F80815" w:rsidDel="00F80815" w:rsidRDefault="00F80815" w:rsidP="00F80815">
      <w:pPr>
        <w:rPr>
          <w:del w:id="449" w:author="Nguyen Danh Nam 20166477" w:date="2020-02-15T17:35:00Z"/>
          <w:lang w:val="vi-VN"/>
          <w:rPrChange w:id="450" w:author="Nguyen Danh Nam 20166477" w:date="2020-02-15T17:21:00Z">
            <w:rPr>
              <w:del w:id="451" w:author="Nguyen Danh Nam 20166477" w:date="2020-02-15T17:35:00Z"/>
              <w:rFonts w:ascii="Times New Roman" w:hAnsi="Times New Roman" w:cs="Times New Roman"/>
              <w:i w:val="0"/>
              <w:iCs w:val="0"/>
              <w:color w:val="000000" w:themeColor="text1"/>
              <w:sz w:val="26"/>
              <w:szCs w:val="26"/>
              <w:lang w:val="vi-VN"/>
            </w:rPr>
          </w:rPrChange>
        </w:rPr>
        <w:pPrChange w:id="452" w:author="Nguyen Danh Nam 20166477" w:date="2020-02-15T17:21:00Z">
          <w:pPr>
            <w:pStyle w:val="Caption"/>
            <w:spacing w:line="276" w:lineRule="auto"/>
            <w:ind w:left="720" w:firstLine="720"/>
          </w:pPr>
        </w:pPrChange>
      </w:pPr>
      <w:ins w:id="453" w:author="Nguyen Danh Nam 20166477" w:date="2020-02-15T17:35:00Z">
        <w:r>
          <w:tab/>
        </w:r>
        <w:r>
          <w:tab/>
        </w:r>
      </w:ins>
    </w:p>
    <w:p w14:paraId="522428CE" w14:textId="09BF7B33" w:rsidR="00521FFE" w:rsidRPr="00257D2D" w:rsidRDefault="00F80815" w:rsidP="00F80815">
      <w:pPr>
        <w:pStyle w:val="Caption"/>
        <w:rPr>
          <w:rFonts w:ascii="Times New Roman" w:hAnsi="Times New Roman" w:cs="Times New Roman"/>
          <w:color w:val="000000" w:themeColor="text1"/>
          <w:sz w:val="26"/>
          <w:szCs w:val="26"/>
          <w:lang w:val="vi-VN"/>
        </w:rPr>
        <w:pPrChange w:id="454" w:author="Nguyen Danh Nam 20166477" w:date="2020-02-15T17:35:00Z">
          <w:pPr>
            <w:spacing w:line="276" w:lineRule="auto"/>
          </w:pPr>
        </w:pPrChange>
      </w:pPr>
      <w:bookmarkStart w:id="455" w:name="_Toc32681219"/>
      <w:ins w:id="456" w:author="Nguyen Danh Nam 20166477" w:date="2020-02-15T17:35:00Z">
        <w:r>
          <w:t xml:space="preserve">Bảng </w:t>
        </w:r>
        <w:r>
          <w:fldChar w:fldCharType="begin"/>
        </w:r>
        <w:r>
          <w:instrText xml:space="preserve"> SEQ Bảng \* ARABIC </w:instrText>
        </w:r>
      </w:ins>
      <w:r>
        <w:fldChar w:fldCharType="separate"/>
      </w:r>
      <w:ins w:id="457" w:author="Nguyen Danh Nam 20166477" w:date="2020-02-15T17:42:00Z">
        <w:r>
          <w:rPr>
            <w:noProof/>
          </w:rPr>
          <w:t>5</w:t>
        </w:r>
      </w:ins>
      <w:ins w:id="458" w:author="Nguyen Danh Nam 20166477" w:date="2020-02-15T17:35:00Z">
        <w:r>
          <w:fldChar w:fldCharType="end"/>
        </w:r>
        <w:r>
          <w:rPr>
            <w:lang w:val="vi-VN"/>
          </w:rPr>
          <w:t>. Phân ra usecase Chỉnh sửa thông tin</w:t>
        </w:r>
      </w:ins>
      <w:ins w:id="459" w:author="Nguyen Danh Nam 20166477" w:date="2020-02-15T17:36:00Z">
        <w:r>
          <w:rPr>
            <w:lang w:val="vi-VN"/>
          </w:rPr>
          <w:t xml:space="preserve"> cá nhân</w:t>
        </w:r>
      </w:ins>
      <w:bookmarkEnd w:id="455"/>
    </w:p>
    <w:p w14:paraId="60790FF5" w14:textId="1F660532" w:rsidR="00A62B15" w:rsidRPr="00257D2D" w:rsidRDefault="00A62B15" w:rsidP="00421549">
      <w:pPr>
        <w:spacing w:line="276" w:lineRule="auto"/>
        <w:rPr>
          <w:rFonts w:ascii="Times New Roman" w:hAnsi="Times New Roman" w:cs="Times New Roman"/>
          <w:color w:val="000000" w:themeColor="text1"/>
          <w:sz w:val="26"/>
          <w:szCs w:val="26"/>
          <w:lang w:val="vi-VN"/>
        </w:rPr>
      </w:pPr>
    </w:p>
    <w:p w14:paraId="27E204D1" w14:textId="24DF7B80" w:rsidR="00A62B15" w:rsidRPr="00257D2D" w:rsidRDefault="00A62B15" w:rsidP="00421549">
      <w:pPr>
        <w:spacing w:line="276" w:lineRule="auto"/>
        <w:rPr>
          <w:rFonts w:ascii="Times New Roman" w:hAnsi="Times New Roman" w:cs="Times New Roman"/>
          <w:color w:val="000000" w:themeColor="text1"/>
          <w:sz w:val="26"/>
          <w:szCs w:val="26"/>
          <w:lang w:val="vi-VN"/>
        </w:rPr>
      </w:pPr>
    </w:p>
    <w:p w14:paraId="2C91B278" w14:textId="6C787EAE" w:rsidR="00A62B15" w:rsidRPr="00257D2D" w:rsidRDefault="00A62B15" w:rsidP="00421549">
      <w:pPr>
        <w:spacing w:line="276" w:lineRule="auto"/>
        <w:rPr>
          <w:rFonts w:ascii="Times New Roman" w:hAnsi="Times New Roman" w:cs="Times New Roman"/>
          <w:color w:val="000000" w:themeColor="text1"/>
          <w:sz w:val="26"/>
          <w:szCs w:val="26"/>
          <w:lang w:val="vi-VN"/>
        </w:rPr>
      </w:pPr>
    </w:p>
    <w:p w14:paraId="65A0D84A" w14:textId="66966B1E" w:rsidR="00A62B15" w:rsidRPr="00257D2D" w:rsidRDefault="00A62B15" w:rsidP="00421549">
      <w:pPr>
        <w:spacing w:line="276" w:lineRule="auto"/>
        <w:rPr>
          <w:rFonts w:ascii="Times New Roman" w:hAnsi="Times New Roman" w:cs="Times New Roman"/>
          <w:color w:val="000000" w:themeColor="text1"/>
          <w:sz w:val="26"/>
          <w:szCs w:val="26"/>
          <w:lang w:val="vi-VN"/>
        </w:rPr>
      </w:pPr>
    </w:p>
    <w:p w14:paraId="33984EBE" w14:textId="751197A0" w:rsidR="00A62B15" w:rsidRPr="00236FC2" w:rsidRDefault="00A62B15" w:rsidP="00421549">
      <w:pPr>
        <w:spacing w:line="276" w:lineRule="auto"/>
        <w:rPr>
          <w:rFonts w:ascii="Times New Roman" w:hAnsi="Times New Roman" w:cs="Times New Roman"/>
          <w:b/>
          <w:bCs/>
          <w:color w:val="000000" w:themeColor="text1"/>
          <w:sz w:val="26"/>
          <w:szCs w:val="26"/>
          <w:lang w:val="vi-VN"/>
        </w:rPr>
      </w:pPr>
    </w:p>
    <w:p w14:paraId="3EF2D5B4" w14:textId="584C065D" w:rsidR="00A62B15" w:rsidRPr="00236FC2" w:rsidRDefault="00A62B15"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Phân r</w:t>
      </w:r>
      <w:r w:rsidR="00F34084">
        <w:rPr>
          <w:rFonts w:ascii="Times New Roman" w:hAnsi="Times New Roman" w:cs="Times New Roman"/>
          <w:b/>
          <w:bCs/>
          <w:color w:val="000000" w:themeColor="text1"/>
          <w:sz w:val="26"/>
          <w:szCs w:val="26"/>
          <w:lang w:val="vi-VN"/>
        </w:rPr>
        <w:t>ã</w:t>
      </w:r>
      <w:r w:rsidRPr="00236FC2">
        <w:rPr>
          <w:rFonts w:ascii="Times New Roman" w:hAnsi="Times New Roman" w:cs="Times New Roman"/>
          <w:b/>
          <w:bCs/>
          <w:color w:val="000000" w:themeColor="text1"/>
          <w:sz w:val="26"/>
          <w:szCs w:val="26"/>
          <w:lang w:val="vi-VN"/>
        </w:rPr>
        <w:t xml:space="preserve"> usecase Khám phá kho phim</w:t>
      </w:r>
    </w:p>
    <w:p w14:paraId="54D07F8E" w14:textId="063A57CE" w:rsidR="00F34084" w:rsidRDefault="00A62B15" w:rsidP="00421549">
      <w:pPr>
        <w:pStyle w:val="ListParagraph"/>
        <w:keepNext/>
        <w:spacing w:line="276" w:lineRule="auto"/>
        <w:rPr>
          <w:ins w:id="460" w:author="quang.nguyen@aitokyolab.com" w:date="2020-02-12T14:18:00Z"/>
        </w:rPr>
      </w:pPr>
      <w:del w:id="461" w:author="Nguyen Danh Nam 20166477" w:date="2020-02-15T03:57:00Z">
        <w:r w:rsidRPr="00257D2D" w:rsidDel="007757CD">
          <w:rPr>
            <w:rFonts w:ascii="Times New Roman" w:hAnsi="Times New Roman" w:cs="Times New Roman"/>
            <w:noProof/>
            <w:color w:val="000000" w:themeColor="text1"/>
            <w:sz w:val="26"/>
            <w:szCs w:val="26"/>
          </w:rPr>
          <w:lastRenderedPageBreak/>
          <w:drawing>
            <wp:inline distT="0" distB="0" distL="0" distR="0" wp14:anchorId="5AF4FB97" wp14:editId="5D7A4B18">
              <wp:extent cx="5943600" cy="347091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6 at 12.34.58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del>
      <w:ins w:id="462" w:author="Nguyen Danh Nam 20166477" w:date="2020-02-15T03:57:00Z">
        <w:r w:rsidR="007757CD">
          <w:rPr>
            <w:noProof/>
          </w:rPr>
          <w:drawing>
            <wp:inline distT="0" distB="0" distL="0" distR="0" wp14:anchorId="0747218D" wp14:editId="056D9CE3">
              <wp:extent cx="5943600" cy="3970655"/>
              <wp:effectExtent l="0" t="0" r="0" b="444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5 at 3.57.1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ins>
    </w:p>
    <w:p w14:paraId="5CBEE4BB" w14:textId="11E7B1DC" w:rsidR="00811C54" w:rsidRDefault="00811C54" w:rsidP="00811C54">
      <w:pPr>
        <w:pStyle w:val="ListParagraph"/>
        <w:keepNext/>
        <w:numPr>
          <w:ilvl w:val="0"/>
          <w:numId w:val="31"/>
        </w:numPr>
        <w:spacing w:line="276" w:lineRule="auto"/>
        <w:rPr>
          <w:ins w:id="463" w:author="quang.nguyen@aitokyolab.com" w:date="2020-02-12T14:47:00Z"/>
        </w:rPr>
      </w:pPr>
      <w:ins w:id="464" w:author="quang.nguyen@aitokyolab.com" w:date="2020-02-12T14:18:00Z">
        <w:r>
          <w:t>N</w:t>
        </w:r>
      </w:ins>
      <w:ins w:id="465" w:author="quang.nguyen@aitokyolab.com" w:date="2020-02-12T14:19:00Z">
        <w:r>
          <w:t>ên đổi</w:t>
        </w:r>
      </w:ins>
      <w:ins w:id="466" w:author="quang.nguyen@aitokyolab.com" w:date="2020-02-12T14:46:00Z">
        <w:r w:rsidR="002C1F55">
          <w:t xml:space="preserve"> tên uc “Danh sách yêu thích” thành “Quản l</w:t>
        </w:r>
      </w:ins>
      <w:ins w:id="467" w:author="quang.nguyen@aitokyolab.com" w:date="2020-02-12T14:47:00Z">
        <w:r w:rsidR="002C1F55">
          <w:t xml:space="preserve">ý danh sách </w:t>
        </w:r>
      </w:ins>
      <w:ins w:id="468" w:author="quang.nguyen@aitokyolab.com" w:date="2020-02-12T14:50:00Z">
        <w:r w:rsidR="008B3FBC">
          <w:t xml:space="preserve">phim </w:t>
        </w:r>
      </w:ins>
      <w:ins w:id="469" w:author="quang.nguyen@aitokyolab.com" w:date="2020-02-12T14:47:00Z">
        <w:r w:rsidR="002C1F55">
          <w:t>ưa thích”.</w:t>
        </w:r>
      </w:ins>
    </w:p>
    <w:p w14:paraId="683AC1EB" w14:textId="45D1EBF4" w:rsidR="002C1F55" w:rsidRDefault="002C1F55" w:rsidP="00811C54">
      <w:pPr>
        <w:pStyle w:val="ListParagraph"/>
        <w:keepNext/>
        <w:numPr>
          <w:ilvl w:val="0"/>
          <w:numId w:val="31"/>
        </w:numPr>
        <w:spacing w:line="276" w:lineRule="auto"/>
        <w:rPr>
          <w:ins w:id="470" w:author="quang.nguyen@aitokyolab.com" w:date="2020-02-12T14:49:00Z"/>
        </w:rPr>
      </w:pPr>
      <w:ins w:id="471" w:author="quang.nguyen@aitokyolab.com" w:date="2020-02-12T14:48:00Z">
        <w:r>
          <w:t>Gắn quan hệ extend trỏ từ uc “Xem thông tin của phim” đến uc “Tìm kiếm phim”.</w:t>
        </w:r>
      </w:ins>
    </w:p>
    <w:p w14:paraId="2155D2B3" w14:textId="43E46A38" w:rsidR="008B3FBC" w:rsidRDefault="008B3FBC" w:rsidP="00811C54">
      <w:pPr>
        <w:pStyle w:val="ListParagraph"/>
        <w:keepNext/>
        <w:numPr>
          <w:ilvl w:val="0"/>
          <w:numId w:val="31"/>
        </w:numPr>
        <w:spacing w:line="276" w:lineRule="auto"/>
        <w:rPr>
          <w:ins w:id="472" w:author="quang.nguyen@aitokyolab.com" w:date="2020-02-12T14:49:00Z"/>
        </w:rPr>
      </w:pPr>
      <w:ins w:id="473" w:author="quang.nguyen@aitokyolab.com" w:date="2020-02-12T14:49:00Z">
        <w:r>
          <w:t>Cân nhắc:</w:t>
        </w:r>
      </w:ins>
    </w:p>
    <w:p w14:paraId="2CCBC5E1" w14:textId="2D78FC5F" w:rsidR="008B3FBC" w:rsidRDefault="008B3FBC" w:rsidP="008B3FBC">
      <w:pPr>
        <w:pStyle w:val="ListParagraph"/>
        <w:keepNext/>
        <w:numPr>
          <w:ilvl w:val="1"/>
          <w:numId w:val="31"/>
        </w:numPr>
        <w:spacing w:line="276" w:lineRule="auto"/>
        <w:rPr>
          <w:ins w:id="474" w:author="quang.nguyen@aitokyolab.com" w:date="2020-02-12T14:49:00Z"/>
        </w:rPr>
      </w:pPr>
      <w:commentRangeStart w:id="475"/>
      <w:ins w:id="476" w:author="quang.nguyen@aitokyolab.com" w:date="2020-02-12T14:49:00Z">
        <w:r>
          <w:t>Bổ sung uc “Lưu lại phim ưa thích” và gắn quan hệ extend trỏ từ uc này đến uc “Xem thông tin phim”</w:t>
        </w:r>
      </w:ins>
      <w:ins w:id="477" w:author="Nguyen Danh Nam 20166477" w:date="2020-02-15T17:44:00Z">
        <w:r w:rsidR="00F80815">
          <w:rPr>
            <w:lang w:val="vi-VN"/>
          </w:rPr>
          <w:t>.</w:t>
        </w:r>
      </w:ins>
      <w:commentRangeEnd w:id="475"/>
      <w:r w:rsidR="00F80815">
        <w:rPr>
          <w:rStyle w:val="CommentReference"/>
        </w:rPr>
        <w:commentReference w:id="475"/>
      </w:r>
    </w:p>
    <w:p w14:paraId="4C8B64E8" w14:textId="06E6F49C" w:rsidR="008B3FBC" w:rsidRDefault="008B3FBC" w:rsidP="00F80815">
      <w:pPr>
        <w:pStyle w:val="ListParagraph"/>
        <w:keepNext/>
        <w:numPr>
          <w:ilvl w:val="1"/>
          <w:numId w:val="31"/>
        </w:numPr>
        <w:spacing w:line="276" w:lineRule="auto"/>
      </w:pPr>
      <w:ins w:id="478" w:author="quang.nguyen@aitokyolab.com" w:date="2020-02-12T14:49:00Z">
        <w:r>
          <w:t xml:space="preserve">Bổ sung </w:t>
        </w:r>
      </w:ins>
      <w:ins w:id="479" w:author="quang.nguyen@aitokyolab.com" w:date="2020-02-12T14:50:00Z">
        <w:r>
          <w:t>uc “Loại bỏ phim ưa thích”, và gắn quan hệ extend trỏ từ uc này đến uc “Quản lý danh sách phim ưa thích”.</w:t>
        </w:r>
      </w:ins>
    </w:p>
    <w:p w14:paraId="00C52D32" w14:textId="42256316" w:rsidR="00521FFE" w:rsidRPr="00257D2D" w:rsidRDefault="00F34084" w:rsidP="00421549">
      <w:pPr>
        <w:pStyle w:val="Caption"/>
        <w:spacing w:line="276" w:lineRule="auto"/>
        <w:ind w:left="720" w:firstLine="720"/>
        <w:rPr>
          <w:rFonts w:ascii="Times New Roman" w:hAnsi="Times New Roman" w:cs="Times New Roman"/>
          <w:i w:val="0"/>
          <w:iCs w:val="0"/>
          <w:color w:val="000000" w:themeColor="text1"/>
          <w:sz w:val="26"/>
          <w:szCs w:val="26"/>
        </w:rPr>
      </w:pPr>
      <w:bookmarkStart w:id="480" w:name="_Toc31844349"/>
      <w:r>
        <w:t xml:space="preserve">Hình </w:t>
      </w:r>
      <w:r w:rsidR="005945D6">
        <w:fldChar w:fldCharType="begin"/>
      </w:r>
      <w:r w:rsidR="005945D6">
        <w:instrText xml:space="preserve"> SEQ Hình \* ARABIC </w:instrText>
      </w:r>
      <w:r w:rsidR="005945D6">
        <w:fldChar w:fldCharType="separate"/>
      </w:r>
      <w:r>
        <w:rPr>
          <w:noProof/>
        </w:rPr>
        <w:t>2</w:t>
      </w:r>
      <w:r w:rsidR="005945D6">
        <w:rPr>
          <w:noProof/>
        </w:rPr>
        <w:fldChar w:fldCharType="end"/>
      </w:r>
      <w:r>
        <w:rPr>
          <w:lang w:val="vi-VN"/>
        </w:rPr>
        <w:t>. Biểu đồ phân rã usecase Khám phá kho phim</w:t>
      </w:r>
      <w:bookmarkEnd w:id="480"/>
    </w:p>
    <w:p w14:paraId="32CB6926" w14:textId="20EFF4F9" w:rsidR="00327F7C"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 xml:space="preserve">Tìm kiếm </w:t>
      </w:r>
      <w:ins w:id="481" w:author="quang.nguyen@aitokyolab.com" w:date="2020-02-12T14:50:00Z">
        <w:r w:rsidR="004662EA">
          <w:rPr>
            <w:rFonts w:ascii="Times New Roman" w:hAnsi="Times New Roman" w:cs="Times New Roman"/>
            <w:b/>
            <w:bCs/>
            <w:color w:val="000000" w:themeColor="text1"/>
            <w:sz w:val="26"/>
            <w:szCs w:val="26"/>
          </w:rPr>
          <w:t>phim</w:t>
        </w:r>
      </w:ins>
    </w:p>
    <w:p w14:paraId="15F8423F" w14:textId="77777777" w:rsidR="00936CA4" w:rsidRPr="00257D2D" w:rsidRDefault="00936CA4"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71669562" w14:textId="77777777" w:rsidTr="00711D7A">
        <w:tc>
          <w:tcPr>
            <w:tcW w:w="2327" w:type="dxa"/>
          </w:tcPr>
          <w:p w14:paraId="574BF9C9" w14:textId="045FF4C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3CFD1B56" w14:textId="77777777" w:rsidR="00812429"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UC5</w:t>
            </w:r>
          </w:p>
          <w:p w14:paraId="42632A9D" w14:textId="6A50E8BA" w:rsidR="00936CA4"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01CCCF1" w14:textId="77777777" w:rsidTr="00711D7A">
        <w:tc>
          <w:tcPr>
            <w:tcW w:w="2327" w:type="dxa"/>
          </w:tcPr>
          <w:p w14:paraId="077DD454" w14:textId="2AA1D1C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042CBAD4" w14:textId="3095BF76" w:rsidR="00812429"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Tìm kiếm </w:t>
            </w:r>
            <w:del w:id="482" w:author="quang.nguyen@aitokyolab.com" w:date="2020-02-12T14:50:00Z">
              <w:r w:rsidRPr="00257D2D" w:rsidDel="004662EA">
                <w:rPr>
                  <w:rFonts w:ascii="Times New Roman" w:hAnsi="Times New Roman" w:cs="Times New Roman"/>
                  <w:color w:val="000000" w:themeColor="text1"/>
                  <w:sz w:val="26"/>
                  <w:szCs w:val="26"/>
                  <w:lang w:val="vi-VN"/>
                </w:rPr>
                <w:delText xml:space="preserve">tài nguyên trong kho </w:delText>
              </w:r>
            </w:del>
            <w:r w:rsidRPr="00257D2D">
              <w:rPr>
                <w:rFonts w:ascii="Times New Roman" w:hAnsi="Times New Roman" w:cs="Times New Roman"/>
                <w:color w:val="000000" w:themeColor="text1"/>
                <w:sz w:val="26"/>
                <w:szCs w:val="26"/>
                <w:lang w:val="vi-VN"/>
              </w:rPr>
              <w:t>phim</w:t>
            </w:r>
          </w:p>
          <w:p w14:paraId="296AC538" w14:textId="1D6D4640" w:rsidR="00936CA4"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A2A6E1A" w14:textId="77777777" w:rsidTr="00711D7A">
        <w:tc>
          <w:tcPr>
            <w:tcW w:w="2327" w:type="dxa"/>
          </w:tcPr>
          <w:p w14:paraId="6BEEDF20" w14:textId="3C49DFB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7967975" w14:textId="40151129" w:rsidR="00812429" w:rsidRPr="000A4A1D" w:rsidRDefault="00936CA4" w:rsidP="00421549">
            <w:pPr>
              <w:pStyle w:val="ListParagraph"/>
              <w:spacing w:line="276" w:lineRule="auto"/>
              <w:ind w:left="0"/>
              <w:rPr>
                <w:rFonts w:ascii="Times New Roman" w:hAnsi="Times New Roman" w:cs="Times New Roman"/>
                <w:color w:val="000000" w:themeColor="text1"/>
                <w:sz w:val="26"/>
                <w:szCs w:val="26"/>
                <w:lang w:val="vi-VN"/>
              </w:rPr>
            </w:pPr>
            <w:del w:id="483" w:author="Nguyen Danh Nam 20166477" w:date="2020-02-15T03:58:00Z">
              <w:r w:rsidRPr="00257D2D" w:rsidDel="00A70785">
                <w:rPr>
                  <w:rFonts w:ascii="Times New Roman" w:hAnsi="Times New Roman" w:cs="Times New Roman"/>
                  <w:color w:val="000000" w:themeColor="text1"/>
                  <w:sz w:val="26"/>
                  <w:szCs w:val="26"/>
                  <w:lang w:val="vi-VN"/>
                </w:rPr>
                <w:delText>Người dùng</w:delText>
              </w:r>
            </w:del>
            <w:ins w:id="484" w:author="Nguyen Danh Nam 20166477" w:date="2020-02-15T03:58:00Z">
              <w:r w:rsidR="00A70785">
                <w:rPr>
                  <w:rFonts w:ascii="Times New Roman" w:hAnsi="Times New Roman" w:cs="Times New Roman"/>
                  <w:color w:val="000000" w:themeColor="text1"/>
                  <w:sz w:val="26"/>
                  <w:szCs w:val="26"/>
                </w:rPr>
                <w:t>User, Guest</w:t>
              </w:r>
            </w:ins>
          </w:p>
          <w:p w14:paraId="0C9E2627" w14:textId="02468CDC" w:rsidR="00936CA4"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79E8D24" w14:textId="77777777" w:rsidTr="00711D7A">
        <w:tc>
          <w:tcPr>
            <w:tcW w:w="2327" w:type="dxa"/>
          </w:tcPr>
          <w:p w14:paraId="38CE9D4F" w14:textId="14F7C31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3F704B7E" w14:textId="3B805239" w:rsidR="00812429"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commentRangeStart w:id="485"/>
            <w:r w:rsidRPr="00257D2D">
              <w:rPr>
                <w:rFonts w:ascii="Times New Roman" w:hAnsi="Times New Roman" w:cs="Times New Roman"/>
                <w:color w:val="000000" w:themeColor="text1"/>
                <w:sz w:val="26"/>
                <w:szCs w:val="26"/>
                <w:lang w:val="vi-VN"/>
              </w:rPr>
              <w:t xml:space="preserve">Người dùng tìm kiếm các </w:t>
            </w:r>
            <w:del w:id="486" w:author="quang.nguyen@aitokyolab.com" w:date="2020-02-12T14:51:00Z">
              <w:r w:rsidRPr="00257D2D" w:rsidDel="004662EA">
                <w:rPr>
                  <w:rFonts w:ascii="Times New Roman" w:hAnsi="Times New Roman" w:cs="Times New Roman"/>
                  <w:color w:val="000000" w:themeColor="text1"/>
                  <w:sz w:val="26"/>
                  <w:szCs w:val="26"/>
                  <w:lang w:val="vi-VN"/>
                </w:rPr>
                <w:delText>tài nguyên về phim hoặc liên quan đến</w:delText>
              </w:r>
            </w:del>
            <w:ins w:id="487" w:author="quang.nguyen@aitokyolab.com" w:date="2020-02-12T14:51:00Z">
              <w:r w:rsidR="004662EA">
                <w:rPr>
                  <w:rFonts w:ascii="Times New Roman" w:hAnsi="Times New Roman" w:cs="Times New Roman"/>
                  <w:color w:val="000000" w:themeColor="text1"/>
                  <w:sz w:val="26"/>
                  <w:szCs w:val="26"/>
                </w:rPr>
                <w:t>bộ</w:t>
              </w:r>
            </w:ins>
            <w:r w:rsidRPr="00257D2D">
              <w:rPr>
                <w:rFonts w:ascii="Times New Roman" w:hAnsi="Times New Roman" w:cs="Times New Roman"/>
                <w:color w:val="000000" w:themeColor="text1"/>
                <w:sz w:val="26"/>
                <w:szCs w:val="26"/>
                <w:lang w:val="vi-VN"/>
              </w:rPr>
              <w:t xml:space="preserve"> phim trong kho phim của hệ thống thông qua từ khoá tìm kiếm.</w:t>
            </w:r>
            <w:commentRangeEnd w:id="485"/>
            <w:r w:rsidR="00777F17">
              <w:rPr>
                <w:rStyle w:val="CommentReference"/>
              </w:rPr>
              <w:commentReference w:id="485"/>
            </w:r>
          </w:p>
          <w:p w14:paraId="626A6B2D" w14:textId="1EBC78BA" w:rsidR="00936CA4"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p>
        </w:tc>
      </w:tr>
      <w:tr w:rsidR="002E3D10" w:rsidRPr="00257D2D" w14:paraId="2AD8DA17" w14:textId="77777777" w:rsidTr="00711D7A">
        <w:tc>
          <w:tcPr>
            <w:tcW w:w="2327" w:type="dxa"/>
          </w:tcPr>
          <w:p w14:paraId="7BDCA250" w14:textId="2A247A5A" w:rsidR="002E3D10"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Sự kiện kích hoạt</w:t>
            </w:r>
          </w:p>
        </w:tc>
        <w:tc>
          <w:tcPr>
            <w:tcW w:w="5575" w:type="dxa"/>
          </w:tcPr>
          <w:p w14:paraId="2DF7D15B" w14:textId="7E40075A" w:rsidR="002E3D10" w:rsidRPr="00257D2D" w:rsidRDefault="00936CA4"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nút có biểu tượng tìm kiếm trên header của trang chủ.</w:t>
            </w:r>
          </w:p>
          <w:p w14:paraId="5A4BD936" w14:textId="41106B79" w:rsidR="007B3AFB" w:rsidRPr="00257D2D" w:rsidRDefault="007B3AFB" w:rsidP="00421549">
            <w:pPr>
              <w:pStyle w:val="ListParagraph"/>
              <w:spacing w:line="276" w:lineRule="auto"/>
              <w:ind w:left="0"/>
              <w:rPr>
                <w:rFonts w:ascii="Times New Roman" w:hAnsi="Times New Roman" w:cs="Times New Roman"/>
                <w:color w:val="000000" w:themeColor="text1"/>
                <w:sz w:val="26"/>
                <w:szCs w:val="26"/>
                <w:lang w:val="vi-VN"/>
              </w:rPr>
            </w:pPr>
          </w:p>
        </w:tc>
      </w:tr>
      <w:tr w:rsidR="002E3D10" w:rsidRPr="00257D2D" w14:paraId="75FD9902" w14:textId="77777777" w:rsidTr="00711D7A">
        <w:tc>
          <w:tcPr>
            <w:tcW w:w="2327" w:type="dxa"/>
          </w:tcPr>
          <w:p w14:paraId="5C33664A" w14:textId="2813D4C7" w:rsidR="002E3D10"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60C932DD" w14:textId="3773C3CA" w:rsidR="008841F1" w:rsidRPr="00257D2D" w:rsidDel="00C05255" w:rsidRDefault="00C05255" w:rsidP="00421549">
            <w:pPr>
              <w:spacing w:line="276" w:lineRule="auto"/>
              <w:rPr>
                <w:del w:id="488" w:author="Nguyen Danh Nam 20166477" w:date="2020-02-15T16:30:00Z"/>
                <w:rFonts w:ascii="Times New Roman" w:hAnsi="Times New Roman" w:cs="Times New Roman"/>
                <w:color w:val="000000" w:themeColor="text1"/>
                <w:sz w:val="26"/>
                <w:szCs w:val="26"/>
              </w:rPr>
            </w:pPr>
            <w:ins w:id="489" w:author="Nguyen Danh Nam 20166477" w:date="2020-02-15T16:30:00Z">
              <w:r>
                <w:rPr>
                  <w:rFonts w:ascii="Times New Roman" w:hAnsi="Times New Roman" w:cs="Times New Roman"/>
                  <w:color w:val="000000" w:themeColor="text1"/>
                  <w:sz w:val="26"/>
                  <w:szCs w:val="26"/>
                </w:rPr>
                <w:t>Không có</w:t>
              </w:r>
              <w:r>
                <w:rPr>
                  <w:rFonts w:ascii="Times New Roman" w:hAnsi="Times New Roman" w:cs="Times New Roman"/>
                  <w:color w:val="000000" w:themeColor="text1"/>
                  <w:sz w:val="26"/>
                  <w:szCs w:val="26"/>
                  <w:lang w:val="vi-VN"/>
                </w:rPr>
                <w:t>.</w:t>
              </w:r>
            </w:ins>
            <w:del w:id="490" w:author="Nguyen Danh Nam 20166477" w:date="2020-02-15T16:30:00Z">
              <w:r w:rsidR="008841F1" w:rsidRPr="00257D2D" w:rsidDel="00C05255">
                <w:rPr>
                  <w:rFonts w:ascii="Times New Roman" w:hAnsi="Times New Roman" w:cs="Times New Roman"/>
                  <w:color w:val="000000" w:themeColor="text1"/>
                  <w:sz w:val="26"/>
                  <w:szCs w:val="26"/>
                </w:rPr>
                <w:delText>Người dùng phải đăng nhập</w:delText>
              </w:r>
            </w:del>
          </w:p>
          <w:p w14:paraId="3AE81F17" w14:textId="1579128C" w:rsidR="008841F1" w:rsidRPr="00257D2D" w:rsidRDefault="008841F1" w:rsidP="00C05255">
            <w:pPr>
              <w:spacing w:line="276" w:lineRule="auto"/>
              <w:rPr>
                <w:rFonts w:ascii="Times New Roman" w:hAnsi="Times New Roman" w:cs="Times New Roman"/>
                <w:color w:val="000000" w:themeColor="text1"/>
                <w:sz w:val="26"/>
                <w:szCs w:val="26"/>
              </w:rPr>
            </w:pPr>
          </w:p>
        </w:tc>
      </w:tr>
      <w:tr w:rsidR="002E3D10" w:rsidRPr="00257D2D" w14:paraId="4A460202" w14:textId="77777777" w:rsidTr="00711D7A">
        <w:tc>
          <w:tcPr>
            <w:tcW w:w="2327" w:type="dxa"/>
          </w:tcPr>
          <w:p w14:paraId="1CE3D1E6" w14:textId="64BEC359" w:rsidR="002E3D10"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w:t>
            </w:r>
            <w:r w:rsidR="002E3D10" w:rsidRPr="00257D2D">
              <w:rPr>
                <w:rFonts w:ascii="Times New Roman" w:hAnsi="Times New Roman" w:cs="Times New Roman"/>
                <w:color w:val="000000" w:themeColor="text1"/>
                <w:sz w:val="26"/>
                <w:szCs w:val="26"/>
                <w:lang w:val="vi-VN"/>
              </w:rPr>
              <w:t>ử lí</w:t>
            </w:r>
            <w:r w:rsidRPr="00257D2D">
              <w:rPr>
                <w:rFonts w:ascii="Times New Roman" w:hAnsi="Times New Roman" w:cs="Times New Roman"/>
                <w:color w:val="000000" w:themeColor="text1"/>
                <w:sz w:val="26"/>
                <w:szCs w:val="26"/>
                <w:lang w:val="vi-VN"/>
              </w:rPr>
              <w:t xml:space="preserve"> chính</w:t>
            </w:r>
          </w:p>
        </w:tc>
        <w:tc>
          <w:tcPr>
            <w:tcW w:w="5575" w:type="dxa"/>
          </w:tcPr>
          <w:p w14:paraId="017D2B70" w14:textId="77777777" w:rsidR="008841F1" w:rsidRPr="00257D2D" w:rsidRDefault="008841F1" w:rsidP="009A6B2C">
            <w:pPr>
              <w:pStyle w:val="ListParagraph"/>
              <w:numPr>
                <w:ilvl w:val="0"/>
                <w:numId w:val="8"/>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Ng</w:t>
            </w:r>
            <w:r w:rsidRPr="00257D2D">
              <w:rPr>
                <w:rFonts w:ascii="Times New Roman" w:hAnsi="Times New Roman" w:cs="Times New Roman"/>
                <w:color w:val="000000" w:themeColor="text1"/>
                <w:sz w:val="26"/>
                <w:szCs w:val="26"/>
                <w:lang w:val="vi-VN"/>
              </w:rPr>
              <w:t>ười dùng bấm vào khu vực nhập từ khoá tìm kiếm trên thanh tìm kiếm và bấm vào bút có biểu tượng tìm kiếm.</w:t>
            </w:r>
          </w:p>
          <w:p w14:paraId="39F81731" w14:textId="77777777" w:rsidR="008841F1" w:rsidRPr="00257D2D" w:rsidRDefault="008841F1" w:rsidP="009A6B2C">
            <w:pPr>
              <w:pStyle w:val="ListParagraph"/>
              <w:numPr>
                <w:ilvl w:val="0"/>
                <w:numId w:val="8"/>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Hệ thống tìm ra các tài nguyên phù hợp liên quan đến từ khóa tìm kiếm</w:t>
            </w:r>
            <w:r w:rsidRPr="00257D2D">
              <w:rPr>
                <w:rFonts w:ascii="Times New Roman" w:hAnsi="Times New Roman" w:cs="Times New Roman"/>
                <w:color w:val="000000" w:themeColor="text1"/>
                <w:sz w:val="26"/>
                <w:szCs w:val="26"/>
                <w:lang w:val="vi-VN"/>
              </w:rPr>
              <w:t>.</w:t>
            </w:r>
          </w:p>
          <w:p w14:paraId="7D9E92C8" w14:textId="77777777" w:rsidR="008841F1" w:rsidRPr="00257D2D" w:rsidRDefault="008841F1" w:rsidP="009A6B2C">
            <w:pPr>
              <w:pStyle w:val="ListParagraph"/>
              <w:numPr>
                <w:ilvl w:val="0"/>
                <w:numId w:val="8"/>
              </w:numPr>
              <w:spacing w:line="276" w:lineRule="auto"/>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Giao diện hiển thị lên danh sách các kết quả phù hợp</w:t>
            </w:r>
            <w:r w:rsidRPr="00257D2D">
              <w:rPr>
                <w:rFonts w:ascii="Times New Roman" w:hAnsi="Times New Roman" w:cs="Times New Roman"/>
                <w:color w:val="000000" w:themeColor="text1"/>
                <w:sz w:val="26"/>
                <w:szCs w:val="26"/>
                <w:lang w:val="vi-VN"/>
              </w:rPr>
              <w:t>.</w:t>
            </w:r>
          </w:p>
          <w:p w14:paraId="6AF814E2" w14:textId="2588680A" w:rsidR="007B3AFB" w:rsidRPr="00257D2D" w:rsidRDefault="007B3AFB"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7527CFE1" w14:textId="77777777" w:rsidTr="00711D7A">
        <w:tc>
          <w:tcPr>
            <w:tcW w:w="2327" w:type="dxa"/>
          </w:tcPr>
          <w:p w14:paraId="7AC7F3BE" w14:textId="424B0D0D" w:rsidR="002E3D10"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329292B5" w14:textId="5B202EF3" w:rsidR="002E3D10" w:rsidRPr="00257D2D" w:rsidRDefault="008841F1"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63DECB3D" w14:textId="50D265A7" w:rsidR="007B3AFB" w:rsidRPr="00257D2D" w:rsidRDefault="007B3AFB"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4CF352E8" w14:textId="3F9BA76A" w:rsidR="002E3D10"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491" w:name="_Toc32681220"/>
      <w:r>
        <w:t xml:space="preserve">Bảng </w:t>
      </w:r>
      <w:r w:rsidR="005945D6">
        <w:fldChar w:fldCharType="begin"/>
      </w:r>
      <w:r w:rsidR="005945D6">
        <w:instrText xml:space="preserve"> SEQ Bảng \* ARABIC </w:instrText>
      </w:r>
      <w:r w:rsidR="005945D6">
        <w:fldChar w:fldCharType="separate"/>
      </w:r>
      <w:ins w:id="492" w:author="Nguyen Danh Nam 20166477" w:date="2020-02-15T17:42:00Z">
        <w:r w:rsidR="00F80815">
          <w:rPr>
            <w:noProof/>
          </w:rPr>
          <w:t>6</w:t>
        </w:r>
      </w:ins>
      <w:del w:id="493" w:author="Nguyen Danh Nam 20166477" w:date="2020-02-15T17:35:00Z">
        <w:r w:rsidR="00FA40EC" w:rsidDel="00F80815">
          <w:rPr>
            <w:noProof/>
          </w:rPr>
          <w:delText>5</w:delText>
        </w:r>
      </w:del>
      <w:r w:rsidR="005945D6">
        <w:rPr>
          <w:noProof/>
        </w:rPr>
        <w:fldChar w:fldCharType="end"/>
      </w:r>
      <w:r>
        <w:rPr>
          <w:lang w:val="vi-VN"/>
        </w:rPr>
        <w:t>. Đặc tả usecase Tìm kiếm</w:t>
      </w:r>
      <w:bookmarkEnd w:id="491"/>
    </w:p>
    <w:p w14:paraId="7860BF97" w14:textId="77777777" w:rsidR="003D3DF0" w:rsidRPr="00257D2D" w:rsidRDefault="003D3DF0" w:rsidP="00421549">
      <w:pPr>
        <w:spacing w:line="276" w:lineRule="auto"/>
        <w:rPr>
          <w:rFonts w:ascii="Times New Roman" w:hAnsi="Times New Roman" w:cs="Times New Roman"/>
          <w:color w:val="000000" w:themeColor="text1"/>
          <w:sz w:val="26"/>
          <w:szCs w:val="26"/>
          <w:lang w:val="vi-VN"/>
        </w:rPr>
      </w:pPr>
    </w:p>
    <w:p w14:paraId="67365E10" w14:textId="5B4D6CE0" w:rsidR="00D63DA1"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D63DA1" w:rsidRPr="00236FC2">
        <w:rPr>
          <w:rFonts w:ascii="Times New Roman" w:hAnsi="Times New Roman" w:cs="Times New Roman"/>
          <w:b/>
          <w:bCs/>
          <w:color w:val="000000" w:themeColor="text1"/>
          <w:sz w:val="26"/>
          <w:szCs w:val="26"/>
          <w:lang w:val="vi-VN"/>
        </w:rPr>
        <w:t>Xem thông tin phim</w:t>
      </w:r>
    </w:p>
    <w:p w14:paraId="7A8184DD" w14:textId="77777777" w:rsidR="0018725B" w:rsidRPr="00257D2D" w:rsidRDefault="0018725B"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4EBE6C01" w14:textId="77777777" w:rsidTr="00711D7A">
        <w:tc>
          <w:tcPr>
            <w:tcW w:w="2327" w:type="dxa"/>
          </w:tcPr>
          <w:p w14:paraId="08997838" w14:textId="126914E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1C2E85F5" w14:textId="77777777" w:rsidR="00812429" w:rsidRPr="00257D2D" w:rsidRDefault="008841F1"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UC6</w:t>
            </w:r>
          </w:p>
          <w:p w14:paraId="2C4ADAF3" w14:textId="55D309DF" w:rsidR="0018725B"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3CE4A7F" w14:textId="77777777" w:rsidTr="00711D7A">
        <w:tc>
          <w:tcPr>
            <w:tcW w:w="2327" w:type="dxa"/>
          </w:tcPr>
          <w:p w14:paraId="7A423707" w14:textId="7166E59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077D38BA" w14:textId="713B89F7"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Xem thông tin phim</w:t>
            </w:r>
          </w:p>
          <w:p w14:paraId="7019AB52" w14:textId="3FD5C898" w:rsidR="0018725B" w:rsidRPr="00257D2D" w:rsidRDefault="0018725B"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4D1FD0E2" w14:textId="77777777" w:rsidTr="00711D7A">
        <w:tc>
          <w:tcPr>
            <w:tcW w:w="2327" w:type="dxa"/>
          </w:tcPr>
          <w:p w14:paraId="3C0CBE95" w14:textId="289432F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79D14017" w14:textId="7FE83E3F"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7E423608" w14:textId="1428BC6C" w:rsidR="0018725B"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20DC474" w14:textId="77777777" w:rsidTr="00711D7A">
        <w:tc>
          <w:tcPr>
            <w:tcW w:w="2327" w:type="dxa"/>
          </w:tcPr>
          <w:p w14:paraId="589D513B" w14:textId="5319F36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6DC28C2A" w14:textId="502BC6C3"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xem thông tin chi tiết về bộ phim trên giao diện ứng dụng.</w:t>
            </w:r>
          </w:p>
          <w:p w14:paraId="5359408A" w14:textId="0BA9021B" w:rsidR="0018725B"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B532251" w14:textId="77777777" w:rsidTr="00711D7A">
        <w:tc>
          <w:tcPr>
            <w:tcW w:w="2327" w:type="dxa"/>
          </w:tcPr>
          <w:p w14:paraId="12214F89" w14:textId="312B271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0845DD5" w14:textId="5651C26B"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đường link tới phim</w:t>
            </w:r>
            <w:r w:rsidR="00812429" w:rsidRPr="00257D2D">
              <w:rPr>
                <w:rFonts w:ascii="Times New Roman" w:hAnsi="Times New Roman" w:cs="Times New Roman"/>
                <w:color w:val="000000" w:themeColor="text1"/>
                <w:sz w:val="26"/>
                <w:szCs w:val="26"/>
                <w:lang w:val="vi-VN"/>
              </w:rPr>
              <w:t>.</w:t>
            </w:r>
          </w:p>
          <w:p w14:paraId="22F4FB23" w14:textId="61518C6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996DC98" w14:textId="77777777" w:rsidTr="00711D7A">
        <w:tc>
          <w:tcPr>
            <w:tcW w:w="2327" w:type="dxa"/>
          </w:tcPr>
          <w:p w14:paraId="2F584489" w14:textId="17BC071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CFFD325" w14:textId="57CF69AF" w:rsidR="00812429" w:rsidRPr="00257D2D" w:rsidDel="00C05255" w:rsidRDefault="00C05255" w:rsidP="00421549">
            <w:pPr>
              <w:pStyle w:val="ListParagraph"/>
              <w:spacing w:line="276" w:lineRule="auto"/>
              <w:ind w:left="0"/>
              <w:rPr>
                <w:del w:id="494" w:author="Nguyen Danh Nam 20166477" w:date="2020-02-15T16:31:00Z"/>
                <w:rFonts w:ascii="Times New Roman" w:hAnsi="Times New Roman" w:cs="Times New Roman"/>
                <w:color w:val="000000" w:themeColor="text1"/>
                <w:sz w:val="26"/>
                <w:szCs w:val="26"/>
                <w:lang w:val="vi-VN"/>
              </w:rPr>
            </w:pPr>
            <w:ins w:id="495" w:author="Nguyen Danh Nam 20166477" w:date="2020-02-15T16:31:00Z">
              <w:r>
                <w:rPr>
                  <w:rFonts w:ascii="Times New Roman" w:hAnsi="Times New Roman" w:cs="Times New Roman"/>
                  <w:color w:val="000000" w:themeColor="text1"/>
                  <w:sz w:val="26"/>
                  <w:szCs w:val="26"/>
                  <w:lang w:val="vi-VN"/>
                </w:rPr>
                <w:t>Không có.</w:t>
              </w:r>
            </w:ins>
            <w:del w:id="496" w:author="Nguyen Danh Nam 20166477" w:date="2020-02-15T16:31:00Z">
              <w:r w:rsidR="0018725B" w:rsidRPr="00257D2D" w:rsidDel="00C05255">
                <w:rPr>
                  <w:rFonts w:ascii="Times New Roman" w:hAnsi="Times New Roman" w:cs="Times New Roman"/>
                  <w:color w:val="000000" w:themeColor="text1"/>
                  <w:sz w:val="26"/>
                  <w:szCs w:val="26"/>
                  <w:lang w:val="vi-VN"/>
                </w:rPr>
                <w:delText>Người dùng đã đăng nhập.</w:delText>
              </w:r>
            </w:del>
          </w:p>
          <w:p w14:paraId="6849FDB4" w14:textId="41106502" w:rsidR="00812429" w:rsidRPr="00257D2D" w:rsidRDefault="00812429" w:rsidP="00C05255">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29B1816" w14:textId="77777777" w:rsidTr="00711D7A">
        <w:tc>
          <w:tcPr>
            <w:tcW w:w="2327" w:type="dxa"/>
          </w:tcPr>
          <w:p w14:paraId="2B99BD3D" w14:textId="7FF9083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44F4F63C" w14:textId="17CB9D12" w:rsidR="0018725B" w:rsidRPr="00257D2D" w:rsidRDefault="0018725B" w:rsidP="009A6B2C">
            <w:pPr>
              <w:pStyle w:val="ListParagraph"/>
              <w:numPr>
                <w:ilvl w:val="0"/>
                <w:numId w:val="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chọn phim muốn xem chi tiết.</w:t>
            </w:r>
          </w:p>
          <w:p w14:paraId="4CCF732C" w14:textId="776463EB" w:rsidR="00812429" w:rsidRPr="00257D2D" w:rsidRDefault="0018725B" w:rsidP="009A6B2C">
            <w:pPr>
              <w:pStyle w:val="ListParagraph"/>
              <w:numPr>
                <w:ilvl w:val="0"/>
                <w:numId w:val="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lấy dữ liệu về phim trong cơ sở dữ liệu và hiển thị lên.</w:t>
            </w:r>
          </w:p>
          <w:p w14:paraId="43FD971D" w14:textId="6D540EF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136B2B58" w14:textId="77777777" w:rsidTr="00711D7A">
        <w:tc>
          <w:tcPr>
            <w:tcW w:w="2327" w:type="dxa"/>
          </w:tcPr>
          <w:p w14:paraId="42F7FB0E" w14:textId="58544D4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ngoại lệ</w:t>
            </w:r>
          </w:p>
        </w:tc>
        <w:tc>
          <w:tcPr>
            <w:tcW w:w="5575" w:type="dxa"/>
          </w:tcPr>
          <w:p w14:paraId="1882C00D" w14:textId="7EFEABDA"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3E6713B0" w14:textId="4D823D9E"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0CC8E5B7" w14:textId="79E06640"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497" w:name="_Toc32681221"/>
      <w:r>
        <w:t xml:space="preserve">Bảng </w:t>
      </w:r>
      <w:r w:rsidR="005945D6">
        <w:fldChar w:fldCharType="begin"/>
      </w:r>
      <w:r w:rsidR="005945D6">
        <w:instrText xml:space="preserve"> SEQ Bảng \* ARABIC </w:instrText>
      </w:r>
      <w:r w:rsidR="005945D6">
        <w:fldChar w:fldCharType="separate"/>
      </w:r>
      <w:ins w:id="498" w:author="Nguyen Danh Nam 20166477" w:date="2020-02-15T17:42:00Z">
        <w:r w:rsidR="00F80815">
          <w:rPr>
            <w:noProof/>
          </w:rPr>
          <w:t>7</w:t>
        </w:r>
      </w:ins>
      <w:del w:id="499" w:author="Nguyen Danh Nam 20166477" w:date="2020-02-15T17:35:00Z">
        <w:r w:rsidR="00FA40EC" w:rsidDel="00F80815">
          <w:rPr>
            <w:noProof/>
          </w:rPr>
          <w:delText>6</w:delText>
        </w:r>
      </w:del>
      <w:r w:rsidR="005945D6">
        <w:rPr>
          <w:noProof/>
        </w:rPr>
        <w:fldChar w:fldCharType="end"/>
      </w:r>
      <w:r>
        <w:rPr>
          <w:lang w:val="vi-VN"/>
        </w:rPr>
        <w:t>. Đặc tả usecase Xem thông tin phim</w:t>
      </w:r>
      <w:bookmarkEnd w:id="497"/>
    </w:p>
    <w:p w14:paraId="33F378C8" w14:textId="77777777" w:rsidR="003D3DF0" w:rsidRPr="00257D2D" w:rsidRDefault="003D3DF0" w:rsidP="00421549">
      <w:pPr>
        <w:pStyle w:val="ListParagraph"/>
        <w:spacing w:line="276" w:lineRule="auto"/>
        <w:ind w:left="1448"/>
        <w:rPr>
          <w:rFonts w:ascii="Times New Roman" w:hAnsi="Times New Roman" w:cs="Times New Roman"/>
          <w:color w:val="000000" w:themeColor="text1"/>
          <w:sz w:val="26"/>
          <w:szCs w:val="26"/>
          <w:lang w:val="vi-VN"/>
        </w:rPr>
      </w:pPr>
    </w:p>
    <w:p w14:paraId="0E6CAD02" w14:textId="4456A8B6"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 xml:space="preserve">Xem trực tuyến </w:t>
      </w:r>
    </w:p>
    <w:p w14:paraId="109644D3" w14:textId="77777777" w:rsidR="0018725B" w:rsidRPr="00257D2D" w:rsidRDefault="0018725B"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7967385F" w14:textId="77777777" w:rsidTr="00711D7A">
        <w:tc>
          <w:tcPr>
            <w:tcW w:w="2327" w:type="dxa"/>
          </w:tcPr>
          <w:p w14:paraId="025E30DD" w14:textId="49B4DE9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3D5E5BB6" w14:textId="77777777" w:rsidR="00812429"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UC7</w:t>
            </w:r>
          </w:p>
          <w:p w14:paraId="7E861882" w14:textId="3AE9FB66" w:rsidR="0018725B" w:rsidRPr="00257D2D" w:rsidRDefault="0018725B"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F10CDF3" w14:textId="77777777" w:rsidTr="00711D7A">
        <w:tc>
          <w:tcPr>
            <w:tcW w:w="2327" w:type="dxa"/>
          </w:tcPr>
          <w:p w14:paraId="07EA8C2D" w14:textId="5F5F53B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405C7FEC" w14:textId="608BA5C9"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Xem trực tuyến phim</w:t>
            </w:r>
          </w:p>
          <w:p w14:paraId="28FF23E5" w14:textId="582FE477"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1CAC9857" w14:textId="77777777" w:rsidTr="00711D7A">
        <w:tc>
          <w:tcPr>
            <w:tcW w:w="2327" w:type="dxa"/>
          </w:tcPr>
          <w:p w14:paraId="22B9C13D" w14:textId="1FE7CF5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388D94B9" w14:textId="77777777"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1ACBEF6B" w14:textId="1C3501AA"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1E719A4" w14:textId="77777777" w:rsidTr="00711D7A">
        <w:tc>
          <w:tcPr>
            <w:tcW w:w="2327" w:type="dxa"/>
          </w:tcPr>
          <w:p w14:paraId="245D0B7D" w14:textId="0BB3440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594A4AAD" w14:textId="6863F552"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Xem trực tuyến bộ phim trên giao diện ứng dụng</w:t>
            </w:r>
          </w:p>
          <w:p w14:paraId="13AA28AC" w14:textId="2A8F5F5D"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2304B0B" w14:textId="77777777" w:rsidTr="00711D7A">
        <w:tc>
          <w:tcPr>
            <w:tcW w:w="2327" w:type="dxa"/>
          </w:tcPr>
          <w:p w14:paraId="11ED8414" w14:textId="78DE4D2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0B3B6A9F" w14:textId="1E9A0D4E"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biểu tượng Phát trên giao diện hiển thị chi tiết cuả phim.</w:t>
            </w:r>
          </w:p>
          <w:p w14:paraId="5FF0C130" w14:textId="3FA72B7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16BDB12" w14:textId="77777777" w:rsidTr="00711D7A">
        <w:tc>
          <w:tcPr>
            <w:tcW w:w="2327" w:type="dxa"/>
          </w:tcPr>
          <w:p w14:paraId="01BBC176" w14:textId="5D99AC4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C0E678C" w14:textId="3BCE4450"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1AF984E4" w14:textId="3B8658E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836AB07" w14:textId="77777777" w:rsidTr="00711D7A">
        <w:tc>
          <w:tcPr>
            <w:tcW w:w="2327" w:type="dxa"/>
          </w:tcPr>
          <w:p w14:paraId="51C033E1" w14:textId="2CD2A14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3A3422E1" w14:textId="14C1D9CC" w:rsidR="003D3DF0" w:rsidRPr="00257D2D" w:rsidRDefault="003D3DF0" w:rsidP="009A6B2C">
            <w:pPr>
              <w:pStyle w:val="ListParagraph"/>
              <w:numPr>
                <w:ilvl w:val="0"/>
                <w:numId w:val="1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phát phim.</w:t>
            </w:r>
          </w:p>
          <w:p w14:paraId="69093C7A" w14:textId="4518763F" w:rsidR="00812429" w:rsidRPr="00257D2D" w:rsidRDefault="003D3DF0" w:rsidP="009A6B2C">
            <w:pPr>
              <w:pStyle w:val="ListParagraph"/>
              <w:numPr>
                <w:ilvl w:val="0"/>
                <w:numId w:val="1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w:t>
            </w:r>
            <w:r w:rsidR="00812429" w:rsidRPr="00257D2D">
              <w:rPr>
                <w:rFonts w:ascii="Times New Roman" w:hAnsi="Times New Roman" w:cs="Times New Roman"/>
                <w:color w:val="000000" w:themeColor="text1"/>
                <w:sz w:val="26"/>
                <w:szCs w:val="26"/>
                <w:lang w:val="vi-VN"/>
              </w:rPr>
              <w:t>ấy dữ liệu từ khu lưu trữ phim trả về cho trình duyệt.</w:t>
            </w:r>
          </w:p>
          <w:p w14:paraId="55931FC5" w14:textId="60A9B17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651FAEF3" w14:textId="77777777" w:rsidTr="00711D7A">
        <w:tc>
          <w:tcPr>
            <w:tcW w:w="2327" w:type="dxa"/>
          </w:tcPr>
          <w:p w14:paraId="344BD295" w14:textId="1CAD06D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23E31695" w14:textId="4BD6C163"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5BDA69F4" w14:textId="2261FAE6"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rPr>
            </w:pPr>
          </w:p>
        </w:tc>
      </w:tr>
    </w:tbl>
    <w:p w14:paraId="406586B4" w14:textId="579746B3"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500" w:name="_Toc32681222"/>
      <w:r>
        <w:t xml:space="preserve">Bảng </w:t>
      </w:r>
      <w:r w:rsidR="005945D6">
        <w:fldChar w:fldCharType="begin"/>
      </w:r>
      <w:r w:rsidR="005945D6">
        <w:instrText xml:space="preserve"> SEQ Bảng \* ARABIC </w:instrText>
      </w:r>
      <w:r w:rsidR="005945D6">
        <w:fldChar w:fldCharType="separate"/>
      </w:r>
      <w:ins w:id="501" w:author="Nguyen Danh Nam 20166477" w:date="2020-02-15T17:42:00Z">
        <w:r w:rsidR="00F80815">
          <w:rPr>
            <w:noProof/>
          </w:rPr>
          <w:t>8</w:t>
        </w:r>
      </w:ins>
      <w:del w:id="502" w:author="Nguyen Danh Nam 20166477" w:date="2020-02-15T17:35:00Z">
        <w:r w:rsidR="00FA40EC" w:rsidDel="00F80815">
          <w:rPr>
            <w:noProof/>
          </w:rPr>
          <w:delText>7</w:delText>
        </w:r>
      </w:del>
      <w:r w:rsidR="005945D6">
        <w:rPr>
          <w:noProof/>
        </w:rPr>
        <w:fldChar w:fldCharType="end"/>
      </w:r>
      <w:r>
        <w:rPr>
          <w:lang w:val="vi-VN"/>
        </w:rPr>
        <w:t>. Đặc tả usecase Xem trực tuyến</w:t>
      </w:r>
      <w:bookmarkEnd w:id="500"/>
    </w:p>
    <w:p w14:paraId="65C9853F" w14:textId="77777777" w:rsidR="003D3DF0" w:rsidRPr="00236FC2" w:rsidRDefault="003D3DF0" w:rsidP="00421549">
      <w:pPr>
        <w:pStyle w:val="ListParagraph"/>
        <w:spacing w:line="276" w:lineRule="auto"/>
        <w:ind w:left="1448"/>
        <w:rPr>
          <w:rFonts w:ascii="Times New Roman" w:hAnsi="Times New Roman" w:cs="Times New Roman"/>
          <w:b/>
          <w:bCs/>
          <w:color w:val="000000" w:themeColor="text1"/>
          <w:sz w:val="26"/>
          <w:szCs w:val="26"/>
          <w:lang w:val="vi-VN"/>
        </w:rPr>
      </w:pPr>
    </w:p>
    <w:p w14:paraId="0CFAB2E1" w14:textId="4B933811"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80259A" w:rsidRPr="00236FC2">
        <w:rPr>
          <w:rFonts w:ascii="Times New Roman" w:hAnsi="Times New Roman" w:cs="Times New Roman"/>
          <w:b/>
          <w:bCs/>
          <w:color w:val="000000" w:themeColor="text1"/>
          <w:sz w:val="26"/>
          <w:szCs w:val="26"/>
          <w:lang w:val="vi-VN"/>
        </w:rPr>
        <w:t>Like phim</w:t>
      </w:r>
    </w:p>
    <w:p w14:paraId="28B61C58" w14:textId="77777777" w:rsidR="003D3DF0" w:rsidRPr="00257D2D" w:rsidRDefault="003D3DF0"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1B733370" w14:textId="77777777" w:rsidTr="00711D7A">
        <w:tc>
          <w:tcPr>
            <w:tcW w:w="2327" w:type="dxa"/>
          </w:tcPr>
          <w:p w14:paraId="19CF632D" w14:textId="2573E33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4934B0E4" w14:textId="77777777"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UC8</w:t>
            </w:r>
          </w:p>
          <w:p w14:paraId="112D8C7C" w14:textId="5E00366C"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7CE7499" w14:textId="77777777" w:rsidTr="00711D7A">
        <w:tc>
          <w:tcPr>
            <w:tcW w:w="2327" w:type="dxa"/>
          </w:tcPr>
          <w:p w14:paraId="2D89009E" w14:textId="04840A0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19AAB191" w14:textId="0A9BF3AE"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Like phim</w:t>
            </w:r>
          </w:p>
          <w:p w14:paraId="46B9FA91" w14:textId="27F5BEEF"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3BB625B5" w14:textId="77777777" w:rsidTr="00711D7A">
        <w:tc>
          <w:tcPr>
            <w:tcW w:w="2327" w:type="dxa"/>
          </w:tcPr>
          <w:p w14:paraId="765C0F4F" w14:textId="76666DD0"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1B353291" w14:textId="77777777"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38234260" w14:textId="6C1921DE"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9DBA257" w14:textId="77777777" w:rsidTr="00711D7A">
        <w:tc>
          <w:tcPr>
            <w:tcW w:w="2327" w:type="dxa"/>
          </w:tcPr>
          <w:p w14:paraId="55D15982" w14:textId="70096A1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Mô tả</w:t>
            </w:r>
          </w:p>
        </w:tc>
        <w:tc>
          <w:tcPr>
            <w:tcW w:w="5575" w:type="dxa"/>
          </w:tcPr>
          <w:p w14:paraId="7391CE9F" w14:textId="0A06D9D5"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thể hiện cảm xúc</w:t>
            </w:r>
            <w:r w:rsidR="001368DD" w:rsidRPr="00257D2D">
              <w:rPr>
                <w:rFonts w:ascii="Times New Roman" w:hAnsi="Times New Roman" w:cs="Times New Roman"/>
                <w:color w:val="000000" w:themeColor="text1"/>
                <w:sz w:val="26"/>
                <w:szCs w:val="26"/>
                <w:lang w:val="vi-VN"/>
              </w:rPr>
              <w:t xml:space="preserve"> thích</w:t>
            </w:r>
            <w:r w:rsidRPr="00257D2D">
              <w:rPr>
                <w:rFonts w:ascii="Times New Roman" w:hAnsi="Times New Roman" w:cs="Times New Roman"/>
                <w:color w:val="000000" w:themeColor="text1"/>
                <w:sz w:val="26"/>
                <w:szCs w:val="26"/>
                <w:lang w:val="vi-VN"/>
              </w:rPr>
              <w:t xml:space="preserve"> với bộ phim.</w:t>
            </w:r>
          </w:p>
          <w:p w14:paraId="1BA52726" w14:textId="56E6E952" w:rsidR="003D3DF0"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151E295" w14:textId="77777777" w:rsidTr="00711D7A">
        <w:tc>
          <w:tcPr>
            <w:tcW w:w="2327" w:type="dxa"/>
          </w:tcPr>
          <w:p w14:paraId="6777B62A" w14:textId="37C20B9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27CF8EE5" w14:textId="1D416198"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biểu tượng Like trong giao diện hiển thị chi tiết phim.</w:t>
            </w:r>
          </w:p>
          <w:p w14:paraId="76944617" w14:textId="5EBA2FF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3AC9FA6" w14:textId="77777777" w:rsidTr="00711D7A">
        <w:tc>
          <w:tcPr>
            <w:tcW w:w="2327" w:type="dxa"/>
          </w:tcPr>
          <w:p w14:paraId="2D6E3C48" w14:textId="6F462A9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436A37C7" w14:textId="1D1B5446" w:rsidR="00812429" w:rsidRPr="00257D2D" w:rsidRDefault="003D3DF0"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đã đăng nhập.</w:t>
            </w:r>
          </w:p>
          <w:p w14:paraId="790B5AF0" w14:textId="2526251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BD45A16" w14:textId="77777777" w:rsidTr="00711D7A">
        <w:tc>
          <w:tcPr>
            <w:tcW w:w="2327" w:type="dxa"/>
          </w:tcPr>
          <w:p w14:paraId="507583E3" w14:textId="256ED13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195FC0FF" w14:textId="6B7E01EE" w:rsidR="003D3DF0" w:rsidRPr="00257D2D" w:rsidRDefault="003D3DF0" w:rsidP="009A6B2C">
            <w:pPr>
              <w:pStyle w:val="ListParagraph"/>
              <w:numPr>
                <w:ilvl w:val="0"/>
                <w:numId w:val="1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biểu tượng Like trong giao diện hiển thị chi tiết phim.</w:t>
            </w:r>
          </w:p>
          <w:p w14:paraId="5C1CF96D" w14:textId="3343DFD5" w:rsidR="003D3DF0" w:rsidRPr="00257D2D" w:rsidRDefault="003D3DF0" w:rsidP="009A6B2C">
            <w:pPr>
              <w:pStyle w:val="ListParagraph"/>
              <w:numPr>
                <w:ilvl w:val="0"/>
                <w:numId w:val="1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dữ liệu like phim của người dùng vào CSDL, đồng thời thêm bộ phim này vào danh sách yêu thích cho người dùng này.</w:t>
            </w:r>
          </w:p>
          <w:p w14:paraId="12ECE9F8" w14:textId="53448800" w:rsidR="003D3DF0" w:rsidRPr="00257D2D" w:rsidRDefault="003D3DF0" w:rsidP="009A6B2C">
            <w:pPr>
              <w:pStyle w:val="ListParagraph"/>
              <w:numPr>
                <w:ilvl w:val="0"/>
                <w:numId w:val="1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Thay đổi màu sắc của biểu tượng “like” để thể hiện là người dùng đã like phim này.</w:t>
            </w:r>
          </w:p>
          <w:p w14:paraId="47517A79" w14:textId="58116DA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A2181D8" w14:textId="77777777" w:rsidTr="00711D7A">
        <w:tc>
          <w:tcPr>
            <w:tcW w:w="2327" w:type="dxa"/>
          </w:tcPr>
          <w:p w14:paraId="3C90C793" w14:textId="222AA8D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1945141E" w14:textId="424BCCD2" w:rsidR="00812429" w:rsidRPr="00257D2D" w:rsidRDefault="0070660F"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Không có</w:t>
            </w:r>
          </w:p>
        </w:tc>
      </w:tr>
    </w:tbl>
    <w:p w14:paraId="67D4BD86" w14:textId="57A0E90D"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503" w:name="_Toc32681223"/>
      <w:r>
        <w:t xml:space="preserve">Bảng </w:t>
      </w:r>
      <w:r w:rsidR="005945D6">
        <w:fldChar w:fldCharType="begin"/>
      </w:r>
      <w:r w:rsidR="005945D6">
        <w:instrText xml:space="preserve"> SEQ Bảng \* ARABIC </w:instrText>
      </w:r>
      <w:r w:rsidR="005945D6">
        <w:fldChar w:fldCharType="separate"/>
      </w:r>
      <w:ins w:id="504" w:author="Nguyen Danh Nam 20166477" w:date="2020-02-15T17:42:00Z">
        <w:r w:rsidR="00F80815">
          <w:rPr>
            <w:noProof/>
          </w:rPr>
          <w:t>9</w:t>
        </w:r>
      </w:ins>
      <w:del w:id="505" w:author="Nguyen Danh Nam 20166477" w:date="2020-02-15T17:35:00Z">
        <w:r w:rsidR="00FA40EC" w:rsidDel="00F80815">
          <w:rPr>
            <w:noProof/>
          </w:rPr>
          <w:delText>8</w:delText>
        </w:r>
      </w:del>
      <w:r w:rsidR="005945D6">
        <w:rPr>
          <w:noProof/>
        </w:rPr>
        <w:fldChar w:fldCharType="end"/>
      </w:r>
      <w:r>
        <w:rPr>
          <w:lang w:val="vi-VN"/>
        </w:rPr>
        <w:t>. Đặc tả usecase Like phim</w:t>
      </w:r>
      <w:bookmarkEnd w:id="503"/>
    </w:p>
    <w:p w14:paraId="7E2F9D3A" w14:textId="77777777" w:rsidR="0070660F" w:rsidRPr="00236FC2" w:rsidRDefault="0070660F" w:rsidP="00421549">
      <w:pPr>
        <w:pStyle w:val="ListParagraph"/>
        <w:spacing w:line="276" w:lineRule="auto"/>
        <w:ind w:left="1440"/>
        <w:rPr>
          <w:rFonts w:ascii="Times New Roman" w:hAnsi="Times New Roman" w:cs="Times New Roman"/>
          <w:b/>
          <w:bCs/>
          <w:color w:val="000000" w:themeColor="text1"/>
          <w:sz w:val="26"/>
          <w:szCs w:val="26"/>
          <w:lang w:val="vi-VN"/>
        </w:rPr>
      </w:pPr>
    </w:p>
    <w:p w14:paraId="7254E16E" w14:textId="69DAB7DE" w:rsidR="00D63DA1"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D63DA1" w:rsidRPr="00236FC2">
        <w:rPr>
          <w:rFonts w:ascii="Times New Roman" w:hAnsi="Times New Roman" w:cs="Times New Roman"/>
          <w:b/>
          <w:bCs/>
          <w:color w:val="000000" w:themeColor="text1"/>
          <w:sz w:val="26"/>
          <w:szCs w:val="26"/>
          <w:lang w:val="vi-VN"/>
        </w:rPr>
        <w:t>Dislike phim</w:t>
      </w:r>
    </w:p>
    <w:p w14:paraId="42F8965F" w14:textId="77777777" w:rsidR="0070660F" w:rsidRPr="00257D2D" w:rsidRDefault="0070660F"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2E879678" w14:textId="77777777" w:rsidTr="00711D7A">
        <w:tc>
          <w:tcPr>
            <w:tcW w:w="2327" w:type="dxa"/>
          </w:tcPr>
          <w:p w14:paraId="79A39D60" w14:textId="1157377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0F55F46F" w14:textId="77777777" w:rsidR="00812429" w:rsidRPr="00257D2D" w:rsidRDefault="001368DD"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UC9</w:t>
            </w:r>
          </w:p>
          <w:p w14:paraId="7416ECCE" w14:textId="48D0DA5D" w:rsidR="001368DD" w:rsidRPr="00257D2D" w:rsidRDefault="001368DD"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4F036C1" w14:textId="77777777" w:rsidTr="00711D7A">
        <w:tc>
          <w:tcPr>
            <w:tcW w:w="2327" w:type="dxa"/>
          </w:tcPr>
          <w:p w14:paraId="22A44858" w14:textId="7AC03B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6E1ECDB8" w14:textId="66D7BACA" w:rsidR="001368DD"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Dislike phim</w:t>
            </w:r>
          </w:p>
          <w:p w14:paraId="048ECA36" w14:textId="0537F347" w:rsidR="001368DD" w:rsidRPr="00257D2D" w:rsidRDefault="001368DD"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EE0B7C8" w14:textId="77777777" w:rsidTr="00711D7A">
        <w:tc>
          <w:tcPr>
            <w:tcW w:w="2327" w:type="dxa"/>
          </w:tcPr>
          <w:p w14:paraId="3E7192B5" w14:textId="5B26FF9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579BBD18" w14:textId="77777777" w:rsidR="00812429" w:rsidRPr="00257D2D" w:rsidRDefault="001368D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36582719" w14:textId="0FAF6AAA" w:rsidR="00893756" w:rsidRPr="00257D2D" w:rsidRDefault="00893756"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65FEC97" w14:textId="77777777" w:rsidTr="00711D7A">
        <w:tc>
          <w:tcPr>
            <w:tcW w:w="2327" w:type="dxa"/>
          </w:tcPr>
          <w:p w14:paraId="3DF75B5C" w14:textId="5810A6F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0EAE3FCF" w14:textId="2E2B99EB"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thể hiện cảm xúc không thích với bộ phim.</w:t>
            </w:r>
          </w:p>
          <w:p w14:paraId="0EDAAE5D" w14:textId="4959A225"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E94DCAA" w14:textId="77777777" w:rsidTr="00711D7A">
        <w:tc>
          <w:tcPr>
            <w:tcW w:w="2327" w:type="dxa"/>
          </w:tcPr>
          <w:p w14:paraId="6BA30890" w14:textId="5CDBB44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40C7C432" w14:textId="77777777"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có biểu tượng dislike.</w:t>
            </w:r>
          </w:p>
          <w:p w14:paraId="688C6F40" w14:textId="5CC305F1"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5088A4D" w14:textId="77777777" w:rsidTr="00711D7A">
        <w:tc>
          <w:tcPr>
            <w:tcW w:w="2327" w:type="dxa"/>
          </w:tcPr>
          <w:p w14:paraId="5FE24D9B" w14:textId="56B9DFD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16411CA7" w14:textId="58D70212"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Người dùng đã đăng nhập</w:t>
            </w:r>
            <w:r w:rsidRPr="00257D2D">
              <w:rPr>
                <w:rFonts w:ascii="Times New Roman" w:hAnsi="Times New Roman" w:cs="Times New Roman"/>
                <w:color w:val="000000" w:themeColor="text1"/>
                <w:sz w:val="26"/>
                <w:szCs w:val="26"/>
                <w:lang w:val="vi-VN"/>
              </w:rPr>
              <w:t>.</w:t>
            </w:r>
          </w:p>
          <w:p w14:paraId="07C82A39" w14:textId="42CEE55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4B77BFE4" w14:textId="77777777" w:rsidTr="00711D7A">
        <w:tc>
          <w:tcPr>
            <w:tcW w:w="2327" w:type="dxa"/>
          </w:tcPr>
          <w:p w14:paraId="53AE6B49" w14:textId="0945E34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chính</w:t>
            </w:r>
          </w:p>
        </w:tc>
        <w:tc>
          <w:tcPr>
            <w:tcW w:w="5575" w:type="dxa"/>
          </w:tcPr>
          <w:p w14:paraId="4ABE7D3E" w14:textId="1B6E8B47" w:rsidR="00727697" w:rsidRPr="00257D2D" w:rsidRDefault="00727697" w:rsidP="009A6B2C">
            <w:pPr>
              <w:pStyle w:val="ListParagraph"/>
              <w:numPr>
                <w:ilvl w:val="0"/>
                <w:numId w:val="1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dislike trên giao diện chi tiết cuả bộ phim.</w:t>
            </w:r>
          </w:p>
          <w:p w14:paraId="7AE1EE51" w14:textId="3E60A5B9" w:rsidR="00727697" w:rsidRPr="00257D2D" w:rsidRDefault="00727697" w:rsidP="009A6B2C">
            <w:pPr>
              <w:pStyle w:val="ListParagraph"/>
              <w:numPr>
                <w:ilvl w:val="0"/>
                <w:numId w:val="1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xoá phim này khỏi danh sách yêu thích nếu phim này có trong đó và cập nhập dữ liệu.</w:t>
            </w:r>
          </w:p>
          <w:p w14:paraId="1CC2888B" w14:textId="24A6BECB" w:rsidR="00727697" w:rsidRPr="00257D2D" w:rsidRDefault="00727697" w:rsidP="009A6B2C">
            <w:pPr>
              <w:pStyle w:val="ListParagraph"/>
              <w:numPr>
                <w:ilvl w:val="0"/>
                <w:numId w:val="1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Thay đổi màu sắc nút dislike để thể hiện người dùng đã disliked phim này.</w:t>
            </w:r>
          </w:p>
          <w:p w14:paraId="6556BC04" w14:textId="3575619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62A11B0" w14:textId="77777777" w:rsidTr="00711D7A">
        <w:tc>
          <w:tcPr>
            <w:tcW w:w="2327" w:type="dxa"/>
          </w:tcPr>
          <w:p w14:paraId="4C0970E2" w14:textId="36D287D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704B96E0" w14:textId="79C01448"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213C6CE3" w14:textId="6B6DD9D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bl>
    <w:p w14:paraId="689F74E0" w14:textId="52508541" w:rsidR="0080259A" w:rsidRPr="00257D2D" w:rsidRDefault="006E00CE" w:rsidP="00421549">
      <w:pPr>
        <w:pStyle w:val="Caption"/>
        <w:spacing w:line="276" w:lineRule="auto"/>
        <w:rPr>
          <w:rFonts w:ascii="Times New Roman" w:hAnsi="Times New Roman" w:cs="Times New Roman"/>
          <w:i w:val="0"/>
          <w:iCs w:val="0"/>
          <w:color w:val="000000" w:themeColor="text1"/>
          <w:sz w:val="26"/>
          <w:szCs w:val="26"/>
          <w:lang w:val="vi-VN"/>
        </w:rPr>
      </w:pPr>
      <w:r>
        <w:rPr>
          <w:rFonts w:ascii="Times New Roman" w:hAnsi="Times New Roman" w:cs="Times New Roman"/>
          <w:color w:val="000000" w:themeColor="text1"/>
          <w:sz w:val="26"/>
          <w:szCs w:val="26"/>
          <w:lang w:val="vi-VN"/>
        </w:rPr>
        <w:tab/>
      </w:r>
      <w:r>
        <w:rPr>
          <w:rFonts w:ascii="Times New Roman" w:hAnsi="Times New Roman" w:cs="Times New Roman"/>
          <w:color w:val="000000" w:themeColor="text1"/>
          <w:sz w:val="26"/>
          <w:szCs w:val="26"/>
          <w:lang w:val="vi-VN"/>
        </w:rPr>
        <w:tab/>
      </w:r>
      <w:bookmarkStart w:id="506" w:name="_Toc32681224"/>
      <w:r>
        <w:t xml:space="preserve">Bảng </w:t>
      </w:r>
      <w:r w:rsidR="005945D6">
        <w:fldChar w:fldCharType="begin"/>
      </w:r>
      <w:r w:rsidR="005945D6">
        <w:instrText xml:space="preserve"> SEQ Bảng \* ARABIC </w:instrText>
      </w:r>
      <w:r w:rsidR="005945D6">
        <w:fldChar w:fldCharType="separate"/>
      </w:r>
      <w:ins w:id="507" w:author="Nguyen Danh Nam 20166477" w:date="2020-02-15T17:42:00Z">
        <w:r w:rsidR="00F80815">
          <w:rPr>
            <w:noProof/>
          </w:rPr>
          <w:t>10</w:t>
        </w:r>
      </w:ins>
      <w:del w:id="508" w:author="Nguyen Danh Nam 20166477" w:date="2020-02-15T17:35:00Z">
        <w:r w:rsidR="00FA40EC" w:rsidDel="00F80815">
          <w:rPr>
            <w:noProof/>
          </w:rPr>
          <w:delText>9</w:delText>
        </w:r>
      </w:del>
      <w:r w:rsidR="005945D6">
        <w:rPr>
          <w:noProof/>
        </w:rPr>
        <w:fldChar w:fldCharType="end"/>
      </w:r>
      <w:r>
        <w:rPr>
          <w:lang w:val="vi-VN"/>
        </w:rPr>
        <w:t>. Đặc tả usecase Dislike phim</w:t>
      </w:r>
      <w:bookmarkEnd w:id="506"/>
    </w:p>
    <w:p w14:paraId="075CEEB0" w14:textId="77777777" w:rsidR="00727697" w:rsidRPr="00257D2D" w:rsidRDefault="00727697" w:rsidP="00421549">
      <w:pPr>
        <w:spacing w:line="276" w:lineRule="auto"/>
        <w:rPr>
          <w:rFonts w:ascii="Times New Roman" w:hAnsi="Times New Roman" w:cs="Times New Roman"/>
          <w:color w:val="000000" w:themeColor="text1"/>
          <w:sz w:val="26"/>
          <w:szCs w:val="26"/>
          <w:lang w:val="vi-VN"/>
        </w:rPr>
      </w:pPr>
    </w:p>
    <w:p w14:paraId="0CDBD5A3" w14:textId="06CCBBBC" w:rsidR="0080259A"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80259A" w:rsidRPr="00236FC2">
        <w:rPr>
          <w:rFonts w:ascii="Times New Roman" w:hAnsi="Times New Roman" w:cs="Times New Roman"/>
          <w:b/>
          <w:bCs/>
          <w:color w:val="000000" w:themeColor="text1"/>
          <w:sz w:val="26"/>
          <w:szCs w:val="26"/>
        </w:rPr>
        <w:t xml:space="preserve">Rate </w:t>
      </w:r>
      <w:r w:rsidR="0080259A" w:rsidRPr="00236FC2">
        <w:rPr>
          <w:rFonts w:ascii="Times New Roman" w:hAnsi="Times New Roman" w:cs="Times New Roman"/>
          <w:b/>
          <w:bCs/>
          <w:color w:val="000000" w:themeColor="text1"/>
          <w:sz w:val="26"/>
          <w:szCs w:val="26"/>
          <w:lang w:val="vi-VN"/>
        </w:rPr>
        <w:t>phim</w:t>
      </w:r>
    </w:p>
    <w:p w14:paraId="6F7A137B" w14:textId="77777777" w:rsidR="00711D7A" w:rsidRPr="00257D2D" w:rsidRDefault="00711D7A" w:rsidP="00421549">
      <w:pPr>
        <w:pStyle w:val="ListParagraph"/>
        <w:spacing w:line="276" w:lineRule="auto"/>
        <w:ind w:left="1448"/>
        <w:rPr>
          <w:rFonts w:ascii="Times New Roman" w:hAnsi="Times New Roman" w:cs="Times New Roman"/>
          <w:color w:val="000000" w:themeColor="text1"/>
          <w:sz w:val="26"/>
          <w:szCs w:val="26"/>
          <w:lang w:val="vi-VN"/>
        </w:rPr>
      </w:pPr>
    </w:p>
    <w:p w14:paraId="217ADBE8" w14:textId="73A2F00F" w:rsidR="0080259A" w:rsidRPr="00257D2D" w:rsidRDefault="0080259A"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07FE4D57" w14:textId="77777777" w:rsidTr="00711D7A">
        <w:tc>
          <w:tcPr>
            <w:tcW w:w="2327" w:type="dxa"/>
          </w:tcPr>
          <w:p w14:paraId="5778FED0" w14:textId="1775D810"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49DD1A6B" w14:textId="77777777"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UC10</w:t>
            </w:r>
          </w:p>
          <w:p w14:paraId="57D45644" w14:textId="0DE29E3C"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48764B4B" w14:textId="77777777" w:rsidTr="00711D7A">
        <w:tc>
          <w:tcPr>
            <w:tcW w:w="2327" w:type="dxa"/>
          </w:tcPr>
          <w:p w14:paraId="41E9C5E4" w14:textId="40F2596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3DD07659" w14:textId="2955C68A"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Rate phim</w:t>
            </w:r>
          </w:p>
          <w:p w14:paraId="40599A03" w14:textId="184C2FBF"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80017DB" w14:textId="77777777" w:rsidTr="00711D7A">
        <w:tc>
          <w:tcPr>
            <w:tcW w:w="2327" w:type="dxa"/>
          </w:tcPr>
          <w:p w14:paraId="7D334CCA" w14:textId="27647BF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54F43EF2" w14:textId="77777777"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3415EBB4" w14:textId="47A9B792"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71F0762" w14:textId="77777777" w:rsidTr="00711D7A">
        <w:tc>
          <w:tcPr>
            <w:tcW w:w="2327" w:type="dxa"/>
          </w:tcPr>
          <w:p w14:paraId="46A000A1" w14:textId="413AF75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0C81044F" w14:textId="6EEB2E1B"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Người dùng gửi đánh giá về phim</w:t>
            </w:r>
            <w:r w:rsidRPr="00257D2D">
              <w:rPr>
                <w:rFonts w:ascii="Times New Roman" w:hAnsi="Times New Roman" w:cs="Times New Roman"/>
                <w:color w:val="000000" w:themeColor="text1"/>
                <w:sz w:val="26"/>
                <w:szCs w:val="26"/>
                <w:lang w:val="vi-VN"/>
              </w:rPr>
              <w:t>.</w:t>
            </w:r>
          </w:p>
          <w:p w14:paraId="0344F2B0" w14:textId="391F9AC3" w:rsidR="00727697" w:rsidRPr="00257D2D" w:rsidRDefault="00727697"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372DB80D" w14:textId="77777777" w:rsidTr="00711D7A">
        <w:tc>
          <w:tcPr>
            <w:tcW w:w="2327" w:type="dxa"/>
          </w:tcPr>
          <w:p w14:paraId="394A5AAF" w14:textId="4659856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7485AEEF" w14:textId="460C3D14"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gửi đánh giá bằng cách click vào thang điểm tương ứng.</w:t>
            </w:r>
          </w:p>
          <w:p w14:paraId="4794EBFA"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64ECFF2" w14:textId="77777777" w:rsidTr="00711D7A">
        <w:tc>
          <w:tcPr>
            <w:tcW w:w="2327" w:type="dxa"/>
          </w:tcPr>
          <w:p w14:paraId="6FFAA994" w14:textId="3F80D67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7E489151" w14:textId="1956BE76" w:rsidR="00812429" w:rsidRPr="00257D2D" w:rsidRDefault="0072769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Người dùng đã đăng nhập</w:t>
            </w:r>
            <w:r w:rsidRPr="00257D2D">
              <w:rPr>
                <w:rFonts w:ascii="Times New Roman" w:hAnsi="Times New Roman" w:cs="Times New Roman"/>
                <w:color w:val="000000" w:themeColor="text1"/>
                <w:sz w:val="26"/>
                <w:szCs w:val="26"/>
                <w:lang w:val="vi-VN"/>
              </w:rPr>
              <w:t>.</w:t>
            </w:r>
          </w:p>
          <w:p w14:paraId="40FBC8B0"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2E697958" w14:textId="77777777" w:rsidTr="00711D7A">
        <w:tc>
          <w:tcPr>
            <w:tcW w:w="2327" w:type="dxa"/>
          </w:tcPr>
          <w:p w14:paraId="688C3FBE" w14:textId="49CDD02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67764B24" w14:textId="14614FC1" w:rsidR="00812429" w:rsidRPr="00257D2D" w:rsidRDefault="00727697" w:rsidP="009A6B2C">
            <w:pPr>
              <w:pStyle w:val="ListParagraph"/>
              <w:numPr>
                <w:ilvl w:val="0"/>
                <w:numId w:val="1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Trong giao diện chi tiết phim có hiển thị </w:t>
            </w:r>
            <w:r w:rsidR="00A57906" w:rsidRPr="00257D2D">
              <w:rPr>
                <w:rFonts w:ascii="Times New Roman" w:hAnsi="Times New Roman" w:cs="Times New Roman"/>
                <w:color w:val="000000" w:themeColor="text1"/>
                <w:sz w:val="26"/>
                <w:szCs w:val="26"/>
                <w:lang w:val="vi-VN"/>
              </w:rPr>
              <w:t>giao diện là dãy 5 nút bấm có biểu tượng ngôi sao, người dùng bấm vào nút để gửi đánh giá.</w:t>
            </w:r>
          </w:p>
          <w:p w14:paraId="36D13750" w14:textId="197FE93E" w:rsidR="00A57906" w:rsidRPr="00257D2D" w:rsidRDefault="00A57906" w:rsidP="009A6B2C">
            <w:pPr>
              <w:pStyle w:val="ListParagraph"/>
              <w:numPr>
                <w:ilvl w:val="0"/>
                <w:numId w:val="1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Thứ tự nút được bấm tương ứng với số điểm đã chấm.</w:t>
            </w:r>
          </w:p>
          <w:p w14:paraId="0E8FAFEF" w14:textId="7530826F" w:rsidR="00A57906" w:rsidRPr="00257D2D" w:rsidRDefault="00A57906" w:rsidP="009A6B2C">
            <w:pPr>
              <w:pStyle w:val="ListParagraph"/>
              <w:numPr>
                <w:ilvl w:val="0"/>
                <w:numId w:val="1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lại đánh giá vào cơ sở dữ liệu</w:t>
            </w:r>
          </w:p>
          <w:p w14:paraId="402D8C3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4F806B1" w14:textId="77777777" w:rsidTr="00711D7A">
        <w:tc>
          <w:tcPr>
            <w:tcW w:w="2327" w:type="dxa"/>
          </w:tcPr>
          <w:p w14:paraId="1F60EA81" w14:textId="75D53B7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ngoại lệ</w:t>
            </w:r>
          </w:p>
        </w:tc>
        <w:tc>
          <w:tcPr>
            <w:tcW w:w="5575" w:type="dxa"/>
          </w:tcPr>
          <w:p w14:paraId="64111FEB" w14:textId="7680876A" w:rsidR="00812429" w:rsidRPr="00257D2D" w:rsidRDefault="00A57906"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0002580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bl>
    <w:p w14:paraId="3CEBE18D" w14:textId="2A7B1F32"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509" w:name="_Toc32681225"/>
      <w:r>
        <w:t xml:space="preserve">Bảng </w:t>
      </w:r>
      <w:r w:rsidR="005945D6">
        <w:fldChar w:fldCharType="begin"/>
      </w:r>
      <w:r w:rsidR="005945D6">
        <w:instrText xml:space="preserve"> SEQ Bảng \* ARABIC </w:instrText>
      </w:r>
      <w:r w:rsidR="005945D6">
        <w:fldChar w:fldCharType="separate"/>
      </w:r>
      <w:ins w:id="510" w:author="Nguyen Danh Nam 20166477" w:date="2020-02-15T17:42:00Z">
        <w:r w:rsidR="00F80815">
          <w:rPr>
            <w:noProof/>
          </w:rPr>
          <w:t>11</w:t>
        </w:r>
      </w:ins>
      <w:del w:id="511" w:author="Nguyen Danh Nam 20166477" w:date="2020-02-15T17:35:00Z">
        <w:r w:rsidR="00FA40EC" w:rsidDel="00F80815">
          <w:rPr>
            <w:noProof/>
          </w:rPr>
          <w:delText>10</w:delText>
        </w:r>
      </w:del>
      <w:r w:rsidR="005945D6">
        <w:rPr>
          <w:noProof/>
        </w:rPr>
        <w:fldChar w:fldCharType="end"/>
      </w:r>
      <w:r>
        <w:rPr>
          <w:lang w:val="vi-VN"/>
        </w:rPr>
        <w:t>. Đặc tả usecase Rate phim</w:t>
      </w:r>
      <w:bookmarkEnd w:id="509"/>
    </w:p>
    <w:p w14:paraId="640148F7" w14:textId="77777777" w:rsidR="00727697" w:rsidRPr="00257D2D" w:rsidRDefault="00727697" w:rsidP="00421549">
      <w:pPr>
        <w:pStyle w:val="ListParagraph"/>
        <w:spacing w:line="276" w:lineRule="auto"/>
        <w:ind w:left="1440"/>
        <w:rPr>
          <w:rFonts w:ascii="Times New Roman" w:hAnsi="Times New Roman" w:cs="Times New Roman"/>
          <w:color w:val="000000" w:themeColor="text1"/>
          <w:sz w:val="26"/>
          <w:szCs w:val="26"/>
          <w:lang w:val="vi-VN"/>
        </w:rPr>
      </w:pPr>
    </w:p>
    <w:p w14:paraId="21785C55" w14:textId="774AC6FA" w:rsidR="0080259A"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80259A" w:rsidRPr="00236FC2">
        <w:rPr>
          <w:rFonts w:ascii="Times New Roman" w:hAnsi="Times New Roman" w:cs="Times New Roman"/>
          <w:b/>
          <w:bCs/>
          <w:color w:val="000000" w:themeColor="text1"/>
          <w:sz w:val="26"/>
          <w:szCs w:val="26"/>
          <w:lang w:val="vi-VN"/>
        </w:rPr>
        <w:t>Bình luận</w:t>
      </w:r>
    </w:p>
    <w:p w14:paraId="15090341" w14:textId="77777777" w:rsidR="00727697" w:rsidRPr="00257D2D" w:rsidRDefault="00727697"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1397D6E4" w14:textId="77777777" w:rsidTr="00711D7A">
        <w:tc>
          <w:tcPr>
            <w:tcW w:w="2327" w:type="dxa"/>
          </w:tcPr>
          <w:p w14:paraId="6A25A1B2" w14:textId="0F999EAA" w:rsidR="00711D7A" w:rsidRPr="00257D2D" w:rsidRDefault="00711D7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w:t>
            </w:r>
            <w:r w:rsidR="00812429" w:rsidRPr="00257D2D">
              <w:rPr>
                <w:rFonts w:ascii="Times New Roman" w:hAnsi="Times New Roman" w:cs="Times New Roman"/>
                <w:color w:val="000000" w:themeColor="text1"/>
                <w:sz w:val="26"/>
                <w:szCs w:val="26"/>
                <w:lang w:val="vi-VN"/>
              </w:rPr>
              <w:t>ã usecase</w:t>
            </w:r>
          </w:p>
        </w:tc>
        <w:tc>
          <w:tcPr>
            <w:tcW w:w="5575" w:type="dxa"/>
          </w:tcPr>
          <w:p w14:paraId="3870079F" w14:textId="77777777" w:rsidR="00711D7A" w:rsidRPr="00257D2D" w:rsidRDefault="00A57906"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lang w:val="vi-VN"/>
              </w:rPr>
              <w:t>UC11</w:t>
            </w:r>
          </w:p>
          <w:p w14:paraId="17FE588D" w14:textId="5053C316" w:rsidR="00DC6209" w:rsidRPr="00257D2D" w:rsidRDefault="00DC6209" w:rsidP="00421549">
            <w:pPr>
              <w:pStyle w:val="ListParagraph"/>
              <w:spacing w:line="276" w:lineRule="auto"/>
              <w:ind w:left="0"/>
              <w:rPr>
                <w:rFonts w:ascii="Times New Roman" w:hAnsi="Times New Roman" w:cs="Times New Roman"/>
                <w:color w:val="000000" w:themeColor="text1"/>
                <w:sz w:val="26"/>
                <w:szCs w:val="26"/>
              </w:rPr>
            </w:pPr>
          </w:p>
        </w:tc>
      </w:tr>
      <w:tr w:rsidR="00711D7A" w:rsidRPr="00257D2D" w14:paraId="6FF0DC04" w14:textId="77777777" w:rsidTr="00711D7A">
        <w:tc>
          <w:tcPr>
            <w:tcW w:w="2327" w:type="dxa"/>
          </w:tcPr>
          <w:p w14:paraId="431BAF1C" w14:textId="6DBF6CBD" w:rsidR="00711D7A"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4631C13B" w14:textId="77777777" w:rsidR="00711D7A"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B</w:t>
            </w:r>
            <w:r w:rsidRPr="00257D2D">
              <w:rPr>
                <w:rFonts w:ascii="Times New Roman" w:hAnsi="Times New Roman" w:cs="Times New Roman"/>
                <w:color w:val="000000" w:themeColor="text1"/>
                <w:sz w:val="26"/>
                <w:szCs w:val="26"/>
                <w:lang w:val="vi-VN"/>
              </w:rPr>
              <w:t>ình luận</w:t>
            </w:r>
          </w:p>
          <w:p w14:paraId="2C23AEAD" w14:textId="4395001A" w:rsidR="00DC620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p>
        </w:tc>
      </w:tr>
      <w:tr w:rsidR="00711D7A" w:rsidRPr="00257D2D" w14:paraId="7A5B7148" w14:textId="77777777" w:rsidTr="00711D7A">
        <w:tc>
          <w:tcPr>
            <w:tcW w:w="2327" w:type="dxa"/>
          </w:tcPr>
          <w:p w14:paraId="06357600" w14:textId="7EFFB47E" w:rsidR="00711D7A"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93AB54D" w14:textId="77777777" w:rsidR="00711D7A"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3268D260" w14:textId="3B3E89D6" w:rsidR="00DC620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p>
        </w:tc>
      </w:tr>
      <w:tr w:rsidR="00711D7A" w:rsidRPr="00257D2D" w14:paraId="4AF04F91" w14:textId="77777777" w:rsidTr="00711D7A">
        <w:tc>
          <w:tcPr>
            <w:tcW w:w="2327" w:type="dxa"/>
          </w:tcPr>
          <w:p w14:paraId="2115D124" w14:textId="447A715E" w:rsidR="00711D7A"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4C641FA" w14:textId="34AC2BF6" w:rsidR="00711D7A"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gửi bình luận về phim.</w:t>
            </w:r>
          </w:p>
          <w:p w14:paraId="28C93B2F" w14:textId="0C4A2DA8" w:rsidR="00DC620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750F96F" w14:textId="77777777" w:rsidTr="00711D7A">
        <w:tc>
          <w:tcPr>
            <w:tcW w:w="2327" w:type="dxa"/>
          </w:tcPr>
          <w:p w14:paraId="5C4D2563" w14:textId="7D97BF2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6B22E53B" w14:textId="77777777" w:rsidR="0081242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nhập và bấm nút gửi bình luận.</w:t>
            </w:r>
          </w:p>
          <w:p w14:paraId="16A01BA3" w14:textId="13241AC0" w:rsidR="00DC620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DA7EC6C" w14:textId="77777777" w:rsidTr="00711D7A">
        <w:tc>
          <w:tcPr>
            <w:tcW w:w="2327" w:type="dxa"/>
          </w:tcPr>
          <w:p w14:paraId="187DDA2A" w14:textId="630E931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6A9670E4" w14:textId="3ED91EA2" w:rsidR="00812429" w:rsidRPr="00257D2D" w:rsidRDefault="00DC620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đã đăng nhập</w:t>
            </w:r>
            <w:r w:rsidR="008F5CC5" w:rsidRPr="00257D2D">
              <w:rPr>
                <w:rFonts w:ascii="Times New Roman" w:hAnsi="Times New Roman" w:cs="Times New Roman"/>
                <w:color w:val="000000" w:themeColor="text1"/>
                <w:sz w:val="26"/>
                <w:szCs w:val="26"/>
                <w:lang w:val="vi-VN"/>
              </w:rPr>
              <w:t>.</w:t>
            </w:r>
          </w:p>
          <w:p w14:paraId="2F2731A2" w14:textId="72D82F2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8F8D49C" w14:textId="77777777" w:rsidTr="00711D7A">
        <w:tc>
          <w:tcPr>
            <w:tcW w:w="2327" w:type="dxa"/>
          </w:tcPr>
          <w:p w14:paraId="7E25932B" w14:textId="38B8304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262A0C1C" w14:textId="3D2CB03C" w:rsidR="008F5CC5" w:rsidRPr="00257D2D" w:rsidRDefault="008F5CC5" w:rsidP="009A6B2C">
            <w:pPr>
              <w:pStyle w:val="ListParagraph"/>
              <w:numPr>
                <w:ilvl w:val="0"/>
                <w:numId w:val="1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nhập bình luận vào khu vực nhập bình luận ở giao diện chi tiết phim.</w:t>
            </w:r>
          </w:p>
          <w:p w14:paraId="20B42C03" w14:textId="2CBA7A01" w:rsidR="00812429" w:rsidRPr="00257D2D" w:rsidRDefault="008F5CC5" w:rsidP="009A6B2C">
            <w:pPr>
              <w:pStyle w:val="ListParagraph"/>
              <w:numPr>
                <w:ilvl w:val="0"/>
                <w:numId w:val="1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w:t>
            </w:r>
            <w:r w:rsidR="00812429" w:rsidRPr="00257D2D">
              <w:rPr>
                <w:rFonts w:ascii="Times New Roman" w:hAnsi="Times New Roman" w:cs="Times New Roman"/>
                <w:color w:val="000000" w:themeColor="text1"/>
                <w:sz w:val="26"/>
                <w:szCs w:val="26"/>
                <w:lang w:val="vi-VN"/>
              </w:rPr>
              <w:t>ưu lại bình luận vào cơ sở dữ liệu.</w:t>
            </w:r>
          </w:p>
          <w:p w14:paraId="08E733C9" w14:textId="1BDA17CE" w:rsidR="008F5CC5" w:rsidRPr="00257D2D" w:rsidRDefault="008F5CC5" w:rsidP="009A6B2C">
            <w:pPr>
              <w:pStyle w:val="ListParagraph"/>
              <w:numPr>
                <w:ilvl w:val="0"/>
                <w:numId w:val="1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Giao diện hiển thị bình luận của người dùng vừa nhập.</w:t>
            </w:r>
          </w:p>
          <w:p w14:paraId="028BD1B6" w14:textId="61C6BFA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25FC433" w14:textId="77777777" w:rsidTr="00711D7A">
        <w:tc>
          <w:tcPr>
            <w:tcW w:w="2327" w:type="dxa"/>
          </w:tcPr>
          <w:p w14:paraId="0D0145EF" w14:textId="2318044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6AE70AAB" w14:textId="6C8E604E" w:rsidR="00812429" w:rsidRPr="00257D2D" w:rsidRDefault="008F5CC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2.a Bình luận chứa ký tự đặc biệt hoặc dài quá 5000 ký tự: thông báo lỗi cho người dùng.</w:t>
            </w:r>
          </w:p>
          <w:p w14:paraId="04E4A377" w14:textId="49D0E08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bl>
    <w:p w14:paraId="1D3528CE" w14:textId="219366E6" w:rsidR="0080259A" w:rsidRPr="00257D2D" w:rsidRDefault="006E00CE" w:rsidP="00421549">
      <w:pPr>
        <w:pStyle w:val="Caption"/>
        <w:spacing w:line="276" w:lineRule="auto"/>
        <w:rPr>
          <w:rFonts w:ascii="Times New Roman" w:hAnsi="Times New Roman" w:cs="Times New Roman"/>
          <w:i w:val="0"/>
          <w:iCs w:val="0"/>
          <w:color w:val="000000" w:themeColor="text1"/>
          <w:sz w:val="26"/>
          <w:szCs w:val="26"/>
          <w:lang w:val="vi-VN"/>
        </w:rPr>
      </w:pPr>
      <w:r>
        <w:rPr>
          <w:rFonts w:ascii="Times New Roman" w:hAnsi="Times New Roman" w:cs="Times New Roman"/>
          <w:color w:val="000000" w:themeColor="text1"/>
          <w:sz w:val="26"/>
          <w:szCs w:val="26"/>
          <w:lang w:val="vi-VN"/>
        </w:rPr>
        <w:tab/>
      </w:r>
      <w:r>
        <w:rPr>
          <w:rFonts w:ascii="Times New Roman" w:hAnsi="Times New Roman" w:cs="Times New Roman"/>
          <w:color w:val="000000" w:themeColor="text1"/>
          <w:sz w:val="26"/>
          <w:szCs w:val="26"/>
          <w:lang w:val="vi-VN"/>
        </w:rPr>
        <w:tab/>
      </w:r>
      <w:bookmarkStart w:id="512" w:name="_Toc32681226"/>
      <w:r>
        <w:t xml:space="preserve">Bảng </w:t>
      </w:r>
      <w:r w:rsidR="005945D6">
        <w:fldChar w:fldCharType="begin"/>
      </w:r>
      <w:r w:rsidR="005945D6">
        <w:instrText xml:space="preserve"> SEQ Bảng \* ARABIC </w:instrText>
      </w:r>
      <w:r w:rsidR="005945D6">
        <w:fldChar w:fldCharType="separate"/>
      </w:r>
      <w:ins w:id="513" w:author="Nguyen Danh Nam 20166477" w:date="2020-02-15T17:42:00Z">
        <w:r w:rsidR="00F80815">
          <w:rPr>
            <w:noProof/>
          </w:rPr>
          <w:t>12</w:t>
        </w:r>
      </w:ins>
      <w:del w:id="514" w:author="Nguyen Danh Nam 20166477" w:date="2020-02-15T17:35:00Z">
        <w:r w:rsidR="00FA40EC" w:rsidDel="00F80815">
          <w:rPr>
            <w:noProof/>
          </w:rPr>
          <w:delText>11</w:delText>
        </w:r>
      </w:del>
      <w:r w:rsidR="005945D6">
        <w:rPr>
          <w:noProof/>
        </w:rPr>
        <w:fldChar w:fldCharType="end"/>
      </w:r>
      <w:r>
        <w:rPr>
          <w:lang w:val="vi-VN"/>
        </w:rPr>
        <w:t>. Đặc tả usecase Bình luận</w:t>
      </w:r>
      <w:bookmarkEnd w:id="512"/>
    </w:p>
    <w:p w14:paraId="2F6D0A59" w14:textId="77777777" w:rsidR="00727697" w:rsidRPr="00236FC2" w:rsidRDefault="00727697" w:rsidP="00421549">
      <w:pPr>
        <w:spacing w:line="276" w:lineRule="auto"/>
        <w:rPr>
          <w:rFonts w:ascii="Times New Roman" w:hAnsi="Times New Roman" w:cs="Times New Roman"/>
          <w:b/>
          <w:bCs/>
          <w:color w:val="000000" w:themeColor="text1"/>
          <w:sz w:val="26"/>
          <w:szCs w:val="26"/>
          <w:lang w:val="vi-VN"/>
        </w:rPr>
      </w:pPr>
    </w:p>
    <w:p w14:paraId="76110251" w14:textId="0AC0610E" w:rsidR="0080259A"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80259A" w:rsidRPr="00236FC2">
        <w:rPr>
          <w:rFonts w:ascii="Times New Roman" w:hAnsi="Times New Roman" w:cs="Times New Roman"/>
          <w:b/>
          <w:bCs/>
          <w:color w:val="000000" w:themeColor="text1"/>
          <w:sz w:val="26"/>
          <w:szCs w:val="26"/>
          <w:lang w:val="vi-VN"/>
        </w:rPr>
        <w:t>Chia sẻ phim</w:t>
      </w:r>
    </w:p>
    <w:p w14:paraId="649C90FE" w14:textId="0ADD98BB" w:rsidR="002E3D10" w:rsidRPr="00257D2D" w:rsidRDefault="002E3D10" w:rsidP="00421549">
      <w:pPr>
        <w:pStyle w:val="ListParagraph"/>
        <w:spacing w:line="276" w:lineRule="auto"/>
        <w:ind w:left="1088"/>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430E5EA2" w14:textId="77777777" w:rsidTr="00812429">
        <w:tc>
          <w:tcPr>
            <w:tcW w:w="2327" w:type="dxa"/>
          </w:tcPr>
          <w:p w14:paraId="1074D995"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1805F768" w14:textId="77777777"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UC12</w:t>
            </w:r>
          </w:p>
          <w:p w14:paraId="6DCBEB4A" w14:textId="1902B5D2"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2177E59" w14:textId="77777777" w:rsidTr="00812429">
        <w:tc>
          <w:tcPr>
            <w:tcW w:w="2327" w:type="dxa"/>
          </w:tcPr>
          <w:p w14:paraId="1951444C"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449CF299" w14:textId="77777777"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Chia sẻ phim</w:t>
            </w:r>
          </w:p>
          <w:p w14:paraId="5DB5CA1C" w14:textId="20B7C212"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6E0A05EF" w14:textId="77777777" w:rsidTr="00812429">
        <w:tc>
          <w:tcPr>
            <w:tcW w:w="2327" w:type="dxa"/>
          </w:tcPr>
          <w:p w14:paraId="7A56DE91"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Tác nhân</w:t>
            </w:r>
          </w:p>
        </w:tc>
        <w:tc>
          <w:tcPr>
            <w:tcW w:w="5575" w:type="dxa"/>
          </w:tcPr>
          <w:p w14:paraId="6A78EAC7" w14:textId="77777777"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w:t>
            </w:r>
          </w:p>
          <w:p w14:paraId="71A55064" w14:textId="48D690AC"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64F722C" w14:textId="77777777" w:rsidTr="002724AA">
        <w:trPr>
          <w:trHeight w:val="710"/>
        </w:trPr>
        <w:tc>
          <w:tcPr>
            <w:tcW w:w="2327" w:type="dxa"/>
          </w:tcPr>
          <w:p w14:paraId="11929A8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44C8E922" w14:textId="65DA191C"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lấy link chia sẻ phim.</w:t>
            </w:r>
          </w:p>
          <w:p w14:paraId="403F4539" w14:textId="3BD3BB65"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F629771" w14:textId="77777777" w:rsidTr="00812429">
        <w:tc>
          <w:tcPr>
            <w:tcW w:w="2327" w:type="dxa"/>
          </w:tcPr>
          <w:p w14:paraId="4CB5E920" w14:textId="3CB75F5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58E69BE4" w14:textId="7E625685"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Chia sẻ trên giao diện chi tiết phim.</w:t>
            </w:r>
          </w:p>
          <w:p w14:paraId="79BD5493" w14:textId="0CBD655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C4ED76D" w14:textId="77777777" w:rsidTr="00812429">
        <w:tc>
          <w:tcPr>
            <w:tcW w:w="2327" w:type="dxa"/>
          </w:tcPr>
          <w:p w14:paraId="3458B69F" w14:textId="5793D8A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7D2EAC67" w14:textId="6B9E5FF3"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đã đăng nhập.</w:t>
            </w:r>
          </w:p>
          <w:p w14:paraId="4A62D33E" w14:textId="6E3EE04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F3D4D0F" w14:textId="77777777" w:rsidTr="00812429">
        <w:tc>
          <w:tcPr>
            <w:tcW w:w="2327" w:type="dxa"/>
          </w:tcPr>
          <w:p w14:paraId="07AB4BA4" w14:textId="54574E1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0F0255CE" w14:textId="77777777" w:rsidR="002724AA" w:rsidRPr="00257D2D" w:rsidRDefault="002724AA" w:rsidP="009A6B2C">
            <w:pPr>
              <w:pStyle w:val="ListParagraph"/>
              <w:numPr>
                <w:ilvl w:val="0"/>
                <w:numId w:val="1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bấm vào nút Chia sẻ trên giao diện chi tiết phim.</w:t>
            </w:r>
          </w:p>
          <w:p w14:paraId="60A87590" w14:textId="33BFAB6A" w:rsidR="00812429" w:rsidRPr="00257D2D" w:rsidRDefault="002724AA" w:rsidP="009A6B2C">
            <w:pPr>
              <w:pStyle w:val="ListParagraph"/>
              <w:numPr>
                <w:ilvl w:val="0"/>
                <w:numId w:val="1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generate ra link chia sẻ bằng ID của phim và tự động lưu vào trong clipboard của thiết bị.</w:t>
            </w:r>
          </w:p>
          <w:p w14:paraId="5B1FCBD6" w14:textId="520EDF4D" w:rsidR="002724AA" w:rsidRPr="00257D2D" w:rsidRDefault="002724AA" w:rsidP="009A6B2C">
            <w:pPr>
              <w:pStyle w:val="ListParagraph"/>
              <w:numPr>
                <w:ilvl w:val="0"/>
                <w:numId w:val="1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Thông báo cho người dùng là đã copy link chia sẻ vào trong clipboard.</w:t>
            </w:r>
          </w:p>
          <w:p w14:paraId="51817A4A" w14:textId="638AD8B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01E4D32" w14:textId="77777777" w:rsidTr="00812429">
        <w:tc>
          <w:tcPr>
            <w:tcW w:w="2327" w:type="dxa"/>
          </w:tcPr>
          <w:p w14:paraId="1DC23309" w14:textId="2B139A7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788CFEFA" w14:textId="6F1AD1C4"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Không có</w:t>
            </w:r>
            <w:r w:rsidRPr="00257D2D">
              <w:rPr>
                <w:rFonts w:ascii="Times New Roman" w:hAnsi="Times New Roman" w:cs="Times New Roman"/>
                <w:color w:val="000000" w:themeColor="text1"/>
                <w:sz w:val="26"/>
                <w:szCs w:val="26"/>
                <w:lang w:val="vi-VN"/>
              </w:rPr>
              <w:t>.</w:t>
            </w:r>
          </w:p>
          <w:p w14:paraId="3E2C9A0A" w14:textId="003B287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bl>
    <w:p w14:paraId="4B119CD4" w14:textId="7BFF3793" w:rsidR="006E00CE" w:rsidRDefault="006E00CE" w:rsidP="00421549">
      <w:pPr>
        <w:pStyle w:val="Caption"/>
        <w:spacing w:line="276" w:lineRule="auto"/>
        <w:rPr>
          <w:ins w:id="515" w:author="Nguyen Danh Nam 20166477" w:date="2020-02-15T16:23:00Z"/>
          <w:lang w:val="vi-VN"/>
        </w:rPr>
      </w:pPr>
      <w:r>
        <w:rPr>
          <w:rFonts w:ascii="Times New Roman" w:hAnsi="Times New Roman" w:cs="Times New Roman"/>
          <w:color w:val="000000" w:themeColor="text1"/>
          <w:sz w:val="26"/>
          <w:szCs w:val="26"/>
          <w:lang w:val="vi-VN"/>
        </w:rPr>
        <w:tab/>
      </w:r>
      <w:r>
        <w:rPr>
          <w:rFonts w:ascii="Times New Roman" w:hAnsi="Times New Roman" w:cs="Times New Roman"/>
          <w:color w:val="000000" w:themeColor="text1"/>
          <w:sz w:val="26"/>
          <w:szCs w:val="26"/>
          <w:lang w:val="vi-VN"/>
        </w:rPr>
        <w:tab/>
      </w:r>
      <w:bookmarkStart w:id="516" w:name="_Toc32681227"/>
      <w:r>
        <w:t xml:space="preserve">Bảng </w:t>
      </w:r>
      <w:r w:rsidR="005945D6">
        <w:fldChar w:fldCharType="begin"/>
      </w:r>
      <w:r w:rsidR="005945D6">
        <w:instrText xml:space="preserve"> SEQ Bảng \* ARABIC </w:instrText>
      </w:r>
      <w:r w:rsidR="005945D6">
        <w:fldChar w:fldCharType="separate"/>
      </w:r>
      <w:ins w:id="517" w:author="Nguyen Danh Nam 20166477" w:date="2020-02-15T17:42:00Z">
        <w:r w:rsidR="00F80815">
          <w:rPr>
            <w:noProof/>
          </w:rPr>
          <w:t>13</w:t>
        </w:r>
      </w:ins>
      <w:del w:id="518" w:author="Nguyen Danh Nam 20166477" w:date="2020-02-15T17:35:00Z">
        <w:r w:rsidR="00FA40EC" w:rsidDel="00F80815">
          <w:rPr>
            <w:noProof/>
          </w:rPr>
          <w:delText>12</w:delText>
        </w:r>
      </w:del>
      <w:r w:rsidR="005945D6">
        <w:rPr>
          <w:noProof/>
        </w:rPr>
        <w:fldChar w:fldCharType="end"/>
      </w:r>
      <w:r>
        <w:rPr>
          <w:lang w:val="vi-VN"/>
        </w:rPr>
        <w:t>. Đặc tả usecase Chia sẻ phim</w:t>
      </w:r>
      <w:bookmarkEnd w:id="516"/>
    </w:p>
    <w:p w14:paraId="174517D7" w14:textId="2DACD268" w:rsidR="00C05255" w:rsidRPr="00236FC2" w:rsidRDefault="00C05255" w:rsidP="00C05255">
      <w:pPr>
        <w:pStyle w:val="ListParagraph"/>
        <w:numPr>
          <w:ilvl w:val="0"/>
          <w:numId w:val="10"/>
        </w:numPr>
        <w:spacing w:line="276" w:lineRule="auto"/>
        <w:rPr>
          <w:ins w:id="519" w:author="Nguyen Danh Nam 20166477" w:date="2020-02-15T16:23:00Z"/>
          <w:rFonts w:ascii="Times New Roman" w:hAnsi="Times New Roman" w:cs="Times New Roman"/>
          <w:b/>
          <w:bCs/>
          <w:color w:val="000000" w:themeColor="text1"/>
          <w:sz w:val="26"/>
          <w:szCs w:val="26"/>
          <w:lang w:val="vi-VN"/>
        </w:rPr>
      </w:pPr>
      <w:ins w:id="520" w:author="Nguyen Danh Nam 20166477" w:date="2020-02-15T16:23: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 xml:space="preserve">Loại </w:t>
        </w:r>
      </w:ins>
      <w:ins w:id="521" w:author="Nguyen Danh Nam 20166477" w:date="2020-02-15T16:24:00Z">
        <w:r>
          <w:rPr>
            <w:rFonts w:ascii="Times New Roman" w:hAnsi="Times New Roman" w:cs="Times New Roman"/>
            <w:b/>
            <w:bCs/>
            <w:color w:val="000000" w:themeColor="text1"/>
            <w:sz w:val="26"/>
            <w:szCs w:val="26"/>
            <w:lang w:val="vi-VN"/>
          </w:rPr>
          <w:t xml:space="preserve">bỏ </w:t>
        </w:r>
      </w:ins>
      <w:ins w:id="522" w:author="Nguyen Danh Nam 20166477" w:date="2020-02-15T16:23:00Z">
        <w:r>
          <w:rPr>
            <w:rFonts w:ascii="Times New Roman" w:hAnsi="Times New Roman" w:cs="Times New Roman"/>
            <w:b/>
            <w:bCs/>
            <w:color w:val="000000" w:themeColor="text1"/>
            <w:sz w:val="26"/>
            <w:szCs w:val="26"/>
            <w:lang w:val="vi-VN"/>
          </w:rPr>
          <w:t>phim yêu thích</w:t>
        </w:r>
      </w:ins>
    </w:p>
    <w:p w14:paraId="50B03FD6" w14:textId="77777777" w:rsidR="00C05255" w:rsidRPr="00257D2D" w:rsidRDefault="00C05255" w:rsidP="00C05255">
      <w:pPr>
        <w:pStyle w:val="ListParagraph"/>
        <w:spacing w:line="276" w:lineRule="auto"/>
        <w:rPr>
          <w:ins w:id="523" w:author="Nguyen Danh Nam 20166477" w:date="2020-02-15T16:23: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2D382A22" w14:textId="77777777" w:rsidTr="00832895">
        <w:trPr>
          <w:ins w:id="524" w:author="Nguyen Danh Nam 20166477" w:date="2020-02-15T16:23:00Z"/>
        </w:trPr>
        <w:tc>
          <w:tcPr>
            <w:tcW w:w="2327" w:type="dxa"/>
          </w:tcPr>
          <w:p w14:paraId="148DDF71" w14:textId="77777777" w:rsidR="00C05255" w:rsidRPr="00257D2D" w:rsidRDefault="00C05255" w:rsidP="00832895">
            <w:pPr>
              <w:pStyle w:val="ListParagraph"/>
              <w:spacing w:line="276" w:lineRule="auto"/>
              <w:ind w:left="0"/>
              <w:rPr>
                <w:ins w:id="525" w:author="Nguyen Danh Nam 20166477" w:date="2020-02-15T16:23:00Z"/>
                <w:rFonts w:ascii="Times New Roman" w:hAnsi="Times New Roman" w:cs="Times New Roman"/>
                <w:color w:val="000000" w:themeColor="text1"/>
                <w:sz w:val="26"/>
                <w:szCs w:val="26"/>
                <w:lang w:val="vi-VN"/>
              </w:rPr>
            </w:pPr>
            <w:ins w:id="526" w:author="Nguyen Danh Nam 20166477" w:date="2020-02-15T16:23:00Z">
              <w:r w:rsidRPr="00257D2D">
                <w:rPr>
                  <w:rFonts w:ascii="Times New Roman" w:hAnsi="Times New Roman" w:cs="Times New Roman"/>
                  <w:color w:val="000000" w:themeColor="text1"/>
                  <w:sz w:val="26"/>
                  <w:szCs w:val="26"/>
                  <w:lang w:val="vi-VN"/>
                </w:rPr>
                <w:t>Mã usecase</w:t>
              </w:r>
            </w:ins>
          </w:p>
        </w:tc>
        <w:tc>
          <w:tcPr>
            <w:tcW w:w="5575" w:type="dxa"/>
          </w:tcPr>
          <w:p w14:paraId="21C1BEB4" w14:textId="0300E070" w:rsidR="00C05255" w:rsidRPr="00257D2D" w:rsidRDefault="00C05255" w:rsidP="00832895">
            <w:pPr>
              <w:pStyle w:val="ListParagraph"/>
              <w:spacing w:line="276" w:lineRule="auto"/>
              <w:ind w:left="0"/>
              <w:rPr>
                <w:ins w:id="527" w:author="Nguyen Danh Nam 20166477" w:date="2020-02-15T16:23:00Z"/>
                <w:rFonts w:ascii="Times New Roman" w:hAnsi="Times New Roman" w:cs="Times New Roman"/>
                <w:color w:val="000000" w:themeColor="text1"/>
                <w:sz w:val="26"/>
                <w:szCs w:val="26"/>
                <w:lang w:val="vi-VN"/>
              </w:rPr>
            </w:pPr>
            <w:ins w:id="528" w:author="Nguyen Danh Nam 20166477" w:date="2020-02-15T16:23:00Z">
              <w:r w:rsidRPr="00257D2D">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lang w:val="vi-VN"/>
                </w:rPr>
                <w:t>C13</w:t>
              </w:r>
            </w:ins>
          </w:p>
          <w:p w14:paraId="20BDD243" w14:textId="77777777" w:rsidR="00C05255" w:rsidRPr="00257D2D" w:rsidRDefault="00C05255" w:rsidP="00832895">
            <w:pPr>
              <w:pStyle w:val="ListParagraph"/>
              <w:spacing w:line="276" w:lineRule="auto"/>
              <w:ind w:left="0"/>
              <w:rPr>
                <w:ins w:id="529" w:author="Nguyen Danh Nam 20166477" w:date="2020-02-15T16:23:00Z"/>
                <w:rFonts w:ascii="Times New Roman" w:hAnsi="Times New Roman" w:cs="Times New Roman"/>
                <w:color w:val="000000" w:themeColor="text1"/>
                <w:sz w:val="26"/>
                <w:szCs w:val="26"/>
                <w:lang w:val="vi-VN"/>
              </w:rPr>
            </w:pPr>
          </w:p>
        </w:tc>
      </w:tr>
      <w:tr w:rsidR="00C05255" w:rsidRPr="00257D2D" w14:paraId="6C991653" w14:textId="77777777" w:rsidTr="00832895">
        <w:trPr>
          <w:ins w:id="530" w:author="Nguyen Danh Nam 20166477" w:date="2020-02-15T16:23:00Z"/>
        </w:trPr>
        <w:tc>
          <w:tcPr>
            <w:tcW w:w="2327" w:type="dxa"/>
          </w:tcPr>
          <w:p w14:paraId="5EB5335D" w14:textId="77777777" w:rsidR="00C05255" w:rsidRPr="00257D2D" w:rsidRDefault="00C05255" w:rsidP="00832895">
            <w:pPr>
              <w:pStyle w:val="ListParagraph"/>
              <w:spacing w:line="276" w:lineRule="auto"/>
              <w:ind w:left="0"/>
              <w:rPr>
                <w:ins w:id="531" w:author="Nguyen Danh Nam 20166477" w:date="2020-02-15T16:23:00Z"/>
                <w:rFonts w:ascii="Times New Roman" w:hAnsi="Times New Roman" w:cs="Times New Roman"/>
                <w:color w:val="000000" w:themeColor="text1"/>
                <w:sz w:val="26"/>
                <w:szCs w:val="26"/>
                <w:lang w:val="vi-VN"/>
              </w:rPr>
            </w:pPr>
            <w:ins w:id="532" w:author="Nguyen Danh Nam 20166477" w:date="2020-02-15T16:23:00Z">
              <w:r w:rsidRPr="00257D2D">
                <w:rPr>
                  <w:rFonts w:ascii="Times New Roman" w:hAnsi="Times New Roman" w:cs="Times New Roman"/>
                  <w:color w:val="000000" w:themeColor="text1"/>
                  <w:sz w:val="26"/>
                  <w:szCs w:val="26"/>
                  <w:lang w:val="vi-VN"/>
                </w:rPr>
                <w:t>Tên usecase</w:t>
              </w:r>
            </w:ins>
          </w:p>
        </w:tc>
        <w:tc>
          <w:tcPr>
            <w:tcW w:w="5575" w:type="dxa"/>
          </w:tcPr>
          <w:p w14:paraId="68806EE5" w14:textId="0662628D" w:rsidR="00C05255" w:rsidRPr="00257D2D" w:rsidRDefault="00C05255" w:rsidP="00832895">
            <w:pPr>
              <w:pStyle w:val="ListParagraph"/>
              <w:spacing w:line="276" w:lineRule="auto"/>
              <w:ind w:left="0"/>
              <w:rPr>
                <w:ins w:id="533" w:author="Nguyen Danh Nam 20166477" w:date="2020-02-15T16:23:00Z"/>
                <w:rFonts w:ascii="Times New Roman" w:hAnsi="Times New Roman" w:cs="Times New Roman"/>
                <w:color w:val="000000" w:themeColor="text1"/>
                <w:sz w:val="26"/>
                <w:szCs w:val="26"/>
                <w:lang w:val="vi-VN"/>
              </w:rPr>
            </w:pPr>
            <w:ins w:id="534" w:author="Nguyen Danh Nam 20166477" w:date="2020-02-15T16:24:00Z">
              <w:r>
                <w:rPr>
                  <w:rFonts w:ascii="Times New Roman" w:hAnsi="Times New Roman" w:cs="Times New Roman"/>
                  <w:color w:val="000000" w:themeColor="text1"/>
                  <w:sz w:val="26"/>
                  <w:szCs w:val="26"/>
                  <w:lang w:val="vi-VN"/>
                </w:rPr>
                <w:t>Loại bỏ phim yêu thích</w:t>
              </w:r>
            </w:ins>
          </w:p>
          <w:p w14:paraId="222B278D" w14:textId="77777777" w:rsidR="00C05255" w:rsidRPr="00257D2D" w:rsidRDefault="00C05255" w:rsidP="00832895">
            <w:pPr>
              <w:pStyle w:val="ListParagraph"/>
              <w:spacing w:line="276" w:lineRule="auto"/>
              <w:ind w:left="0"/>
              <w:rPr>
                <w:ins w:id="535" w:author="Nguyen Danh Nam 20166477" w:date="2020-02-15T16:23:00Z"/>
                <w:rFonts w:ascii="Times New Roman" w:hAnsi="Times New Roman" w:cs="Times New Roman"/>
                <w:color w:val="000000" w:themeColor="text1"/>
                <w:sz w:val="26"/>
                <w:szCs w:val="26"/>
              </w:rPr>
            </w:pPr>
          </w:p>
        </w:tc>
      </w:tr>
      <w:tr w:rsidR="00C05255" w:rsidRPr="00257D2D" w14:paraId="41BC266C" w14:textId="77777777" w:rsidTr="00832895">
        <w:trPr>
          <w:ins w:id="536" w:author="Nguyen Danh Nam 20166477" w:date="2020-02-15T16:23:00Z"/>
        </w:trPr>
        <w:tc>
          <w:tcPr>
            <w:tcW w:w="2327" w:type="dxa"/>
          </w:tcPr>
          <w:p w14:paraId="47FA60A5" w14:textId="77777777" w:rsidR="00C05255" w:rsidRPr="00257D2D" w:rsidRDefault="00C05255" w:rsidP="00832895">
            <w:pPr>
              <w:pStyle w:val="ListParagraph"/>
              <w:spacing w:line="276" w:lineRule="auto"/>
              <w:ind w:left="0"/>
              <w:rPr>
                <w:ins w:id="537" w:author="Nguyen Danh Nam 20166477" w:date="2020-02-15T16:23:00Z"/>
                <w:rFonts w:ascii="Times New Roman" w:hAnsi="Times New Roman" w:cs="Times New Roman"/>
                <w:color w:val="000000" w:themeColor="text1"/>
                <w:sz w:val="26"/>
                <w:szCs w:val="26"/>
                <w:lang w:val="vi-VN"/>
              </w:rPr>
            </w:pPr>
            <w:ins w:id="538" w:author="Nguyen Danh Nam 20166477" w:date="2020-02-15T16:23:00Z">
              <w:r w:rsidRPr="00257D2D">
                <w:rPr>
                  <w:rFonts w:ascii="Times New Roman" w:hAnsi="Times New Roman" w:cs="Times New Roman"/>
                  <w:color w:val="000000" w:themeColor="text1"/>
                  <w:sz w:val="26"/>
                  <w:szCs w:val="26"/>
                  <w:lang w:val="vi-VN"/>
                </w:rPr>
                <w:t>Tác nhân</w:t>
              </w:r>
            </w:ins>
          </w:p>
        </w:tc>
        <w:tc>
          <w:tcPr>
            <w:tcW w:w="5575" w:type="dxa"/>
          </w:tcPr>
          <w:p w14:paraId="6B5A6265" w14:textId="0564AEF0" w:rsidR="00C05255" w:rsidRPr="00257D2D" w:rsidRDefault="00C05255" w:rsidP="00832895">
            <w:pPr>
              <w:pStyle w:val="ListParagraph"/>
              <w:spacing w:line="276" w:lineRule="auto"/>
              <w:ind w:left="0"/>
              <w:rPr>
                <w:ins w:id="539" w:author="Nguyen Danh Nam 20166477" w:date="2020-02-15T16:23:00Z"/>
                <w:rFonts w:ascii="Times New Roman" w:hAnsi="Times New Roman" w:cs="Times New Roman"/>
                <w:color w:val="000000" w:themeColor="text1"/>
                <w:sz w:val="26"/>
                <w:szCs w:val="26"/>
                <w:lang w:val="vi-VN"/>
              </w:rPr>
            </w:pPr>
            <w:ins w:id="540" w:author="Nguyen Danh Nam 20166477" w:date="2020-02-15T16:24:00Z">
              <w:r>
                <w:rPr>
                  <w:rFonts w:ascii="Times New Roman" w:hAnsi="Times New Roman" w:cs="Times New Roman"/>
                  <w:color w:val="000000" w:themeColor="text1"/>
                  <w:sz w:val="26"/>
                  <w:szCs w:val="26"/>
                  <w:lang w:val="vi-VN"/>
                </w:rPr>
                <w:t>User</w:t>
              </w:r>
            </w:ins>
          </w:p>
          <w:p w14:paraId="057DAF56" w14:textId="77777777" w:rsidR="00C05255" w:rsidRPr="00257D2D" w:rsidRDefault="00C05255" w:rsidP="00832895">
            <w:pPr>
              <w:pStyle w:val="ListParagraph"/>
              <w:spacing w:line="276" w:lineRule="auto"/>
              <w:ind w:left="0"/>
              <w:rPr>
                <w:ins w:id="541" w:author="Nguyen Danh Nam 20166477" w:date="2020-02-15T16:23:00Z"/>
                <w:rFonts w:ascii="Times New Roman" w:hAnsi="Times New Roman" w:cs="Times New Roman"/>
                <w:color w:val="000000" w:themeColor="text1"/>
                <w:sz w:val="26"/>
                <w:szCs w:val="26"/>
                <w:lang w:val="vi-VN"/>
              </w:rPr>
            </w:pPr>
          </w:p>
        </w:tc>
      </w:tr>
      <w:tr w:rsidR="00C05255" w:rsidRPr="00257D2D" w14:paraId="2F1661AF" w14:textId="77777777" w:rsidTr="00832895">
        <w:trPr>
          <w:ins w:id="542" w:author="Nguyen Danh Nam 20166477" w:date="2020-02-15T16:23:00Z"/>
        </w:trPr>
        <w:tc>
          <w:tcPr>
            <w:tcW w:w="2327" w:type="dxa"/>
          </w:tcPr>
          <w:p w14:paraId="6A1ACF34" w14:textId="77777777" w:rsidR="00C05255" w:rsidRPr="00257D2D" w:rsidRDefault="00C05255" w:rsidP="00832895">
            <w:pPr>
              <w:pStyle w:val="ListParagraph"/>
              <w:spacing w:line="276" w:lineRule="auto"/>
              <w:ind w:left="0"/>
              <w:rPr>
                <w:ins w:id="543" w:author="Nguyen Danh Nam 20166477" w:date="2020-02-15T16:23:00Z"/>
                <w:rFonts w:ascii="Times New Roman" w:hAnsi="Times New Roman" w:cs="Times New Roman"/>
                <w:color w:val="000000" w:themeColor="text1"/>
                <w:sz w:val="26"/>
                <w:szCs w:val="26"/>
                <w:lang w:val="vi-VN"/>
              </w:rPr>
            </w:pPr>
            <w:ins w:id="544" w:author="Nguyen Danh Nam 20166477" w:date="2020-02-15T16:23:00Z">
              <w:r w:rsidRPr="00257D2D">
                <w:rPr>
                  <w:rFonts w:ascii="Times New Roman" w:hAnsi="Times New Roman" w:cs="Times New Roman"/>
                  <w:color w:val="000000" w:themeColor="text1"/>
                  <w:sz w:val="26"/>
                  <w:szCs w:val="26"/>
                  <w:lang w:val="vi-VN"/>
                </w:rPr>
                <w:t>Mô tả</w:t>
              </w:r>
            </w:ins>
          </w:p>
        </w:tc>
        <w:tc>
          <w:tcPr>
            <w:tcW w:w="5575" w:type="dxa"/>
          </w:tcPr>
          <w:p w14:paraId="218BF328" w14:textId="77777777" w:rsidR="00C05255" w:rsidRPr="00257D2D" w:rsidRDefault="00C05255" w:rsidP="00832895">
            <w:pPr>
              <w:pStyle w:val="ListParagraph"/>
              <w:spacing w:line="276" w:lineRule="auto"/>
              <w:ind w:left="0"/>
              <w:rPr>
                <w:ins w:id="545" w:author="Nguyen Danh Nam 20166477" w:date="2020-02-15T16:23:00Z"/>
                <w:rFonts w:ascii="Times New Roman" w:hAnsi="Times New Roman" w:cs="Times New Roman"/>
                <w:color w:val="000000" w:themeColor="text1"/>
                <w:sz w:val="26"/>
                <w:szCs w:val="26"/>
                <w:lang w:val="vi-VN"/>
              </w:rPr>
            </w:pPr>
            <w:ins w:id="546" w:author="Nguyen Danh Nam 20166477" w:date="2020-02-15T16:23:00Z">
              <w:r w:rsidRPr="00257D2D">
                <w:rPr>
                  <w:rFonts w:ascii="Times New Roman" w:hAnsi="Times New Roman" w:cs="Times New Roman"/>
                  <w:color w:val="000000" w:themeColor="text1"/>
                  <w:sz w:val="26"/>
                  <w:szCs w:val="26"/>
                  <w:lang w:val="vi-VN"/>
                </w:rPr>
                <w:t>Người dùng xem thông tin chi tiết về bộ phim trên giao diện ứng dụng.</w:t>
              </w:r>
            </w:ins>
          </w:p>
          <w:p w14:paraId="10FC0346" w14:textId="77777777" w:rsidR="00C05255" w:rsidRPr="00257D2D" w:rsidRDefault="00C05255" w:rsidP="00832895">
            <w:pPr>
              <w:pStyle w:val="ListParagraph"/>
              <w:spacing w:line="276" w:lineRule="auto"/>
              <w:ind w:left="0"/>
              <w:rPr>
                <w:ins w:id="547" w:author="Nguyen Danh Nam 20166477" w:date="2020-02-15T16:23:00Z"/>
                <w:rFonts w:ascii="Times New Roman" w:hAnsi="Times New Roman" w:cs="Times New Roman"/>
                <w:color w:val="000000" w:themeColor="text1"/>
                <w:sz w:val="26"/>
                <w:szCs w:val="26"/>
                <w:lang w:val="vi-VN"/>
              </w:rPr>
            </w:pPr>
          </w:p>
        </w:tc>
      </w:tr>
      <w:tr w:rsidR="00C05255" w:rsidRPr="00257D2D" w14:paraId="2194C20A" w14:textId="77777777" w:rsidTr="00832895">
        <w:trPr>
          <w:ins w:id="548" w:author="Nguyen Danh Nam 20166477" w:date="2020-02-15T16:23:00Z"/>
        </w:trPr>
        <w:tc>
          <w:tcPr>
            <w:tcW w:w="2327" w:type="dxa"/>
          </w:tcPr>
          <w:p w14:paraId="08AE3478" w14:textId="77777777" w:rsidR="00C05255" w:rsidRPr="00257D2D" w:rsidRDefault="00C05255" w:rsidP="00832895">
            <w:pPr>
              <w:pStyle w:val="ListParagraph"/>
              <w:spacing w:line="276" w:lineRule="auto"/>
              <w:ind w:left="0"/>
              <w:rPr>
                <w:ins w:id="549" w:author="Nguyen Danh Nam 20166477" w:date="2020-02-15T16:23:00Z"/>
                <w:rFonts w:ascii="Times New Roman" w:hAnsi="Times New Roman" w:cs="Times New Roman"/>
                <w:color w:val="000000" w:themeColor="text1"/>
                <w:sz w:val="26"/>
                <w:szCs w:val="26"/>
                <w:lang w:val="vi-VN"/>
              </w:rPr>
            </w:pPr>
            <w:ins w:id="550" w:author="Nguyen Danh Nam 20166477" w:date="2020-02-15T16:23:00Z">
              <w:r w:rsidRPr="00257D2D">
                <w:rPr>
                  <w:rFonts w:ascii="Times New Roman" w:hAnsi="Times New Roman" w:cs="Times New Roman"/>
                  <w:color w:val="000000" w:themeColor="text1"/>
                  <w:sz w:val="26"/>
                  <w:szCs w:val="26"/>
                  <w:lang w:val="vi-VN"/>
                </w:rPr>
                <w:t>Sự kiện kích hoạt</w:t>
              </w:r>
            </w:ins>
          </w:p>
        </w:tc>
        <w:tc>
          <w:tcPr>
            <w:tcW w:w="5575" w:type="dxa"/>
          </w:tcPr>
          <w:p w14:paraId="1E1F946C" w14:textId="31EF4400" w:rsidR="00C05255" w:rsidRPr="00257D2D" w:rsidRDefault="00C05255" w:rsidP="00832895">
            <w:pPr>
              <w:pStyle w:val="ListParagraph"/>
              <w:spacing w:line="276" w:lineRule="auto"/>
              <w:ind w:left="0"/>
              <w:rPr>
                <w:ins w:id="551" w:author="Nguyen Danh Nam 20166477" w:date="2020-02-15T16:23:00Z"/>
                <w:rFonts w:ascii="Times New Roman" w:hAnsi="Times New Roman" w:cs="Times New Roman"/>
                <w:color w:val="000000" w:themeColor="text1"/>
                <w:sz w:val="26"/>
                <w:szCs w:val="26"/>
                <w:lang w:val="vi-VN"/>
              </w:rPr>
            </w:pPr>
            <w:ins w:id="552" w:author="Nguyen Danh Nam 20166477" w:date="2020-02-15T16:25:00Z">
              <w:r>
                <w:rPr>
                  <w:rFonts w:ascii="Times New Roman" w:hAnsi="Times New Roman" w:cs="Times New Roman"/>
                  <w:color w:val="000000" w:themeColor="text1"/>
                  <w:sz w:val="26"/>
                  <w:szCs w:val="26"/>
                  <w:lang w:val="vi-VN"/>
                </w:rPr>
                <w:t>Người bấm nút “</w:t>
              </w:r>
            </w:ins>
            <w:ins w:id="553" w:author="Nguyen Danh Nam 20166477" w:date="2020-02-15T16:26:00Z">
              <w:r>
                <w:rPr>
                  <w:rFonts w:ascii="Times New Roman" w:hAnsi="Times New Roman" w:cs="Times New Roman"/>
                  <w:color w:val="000000" w:themeColor="text1"/>
                  <w:sz w:val="26"/>
                  <w:szCs w:val="26"/>
                  <w:lang w:val="vi-VN"/>
                </w:rPr>
                <w:t>Xoá</w:t>
              </w:r>
            </w:ins>
            <w:ins w:id="554" w:author="Nguyen Danh Nam 20166477" w:date="2020-02-15T16:25:00Z">
              <w:r>
                <w:rPr>
                  <w:rFonts w:ascii="Times New Roman" w:hAnsi="Times New Roman" w:cs="Times New Roman"/>
                  <w:color w:val="000000" w:themeColor="text1"/>
                  <w:sz w:val="26"/>
                  <w:szCs w:val="26"/>
                  <w:lang w:val="vi-VN"/>
                </w:rPr>
                <w:t>”</w:t>
              </w:r>
            </w:ins>
            <w:ins w:id="555" w:author="Nguyen Danh Nam 20166477" w:date="2020-02-15T16:26:00Z">
              <w:r>
                <w:rPr>
                  <w:rFonts w:ascii="Times New Roman" w:hAnsi="Times New Roman" w:cs="Times New Roman"/>
                  <w:color w:val="000000" w:themeColor="text1"/>
                  <w:sz w:val="26"/>
                  <w:szCs w:val="26"/>
                  <w:lang w:val="vi-VN"/>
                </w:rPr>
                <w:t xml:space="preserve"> trong giao diện quản lí danh sách yêu thích</w:t>
              </w:r>
            </w:ins>
          </w:p>
          <w:p w14:paraId="3C8DA8E2" w14:textId="77777777" w:rsidR="00C05255" w:rsidRPr="00257D2D" w:rsidRDefault="00C05255" w:rsidP="00832895">
            <w:pPr>
              <w:pStyle w:val="ListParagraph"/>
              <w:spacing w:line="276" w:lineRule="auto"/>
              <w:ind w:left="0"/>
              <w:rPr>
                <w:ins w:id="556" w:author="Nguyen Danh Nam 20166477" w:date="2020-02-15T16:23:00Z"/>
                <w:rFonts w:ascii="Times New Roman" w:hAnsi="Times New Roman" w:cs="Times New Roman"/>
                <w:color w:val="000000" w:themeColor="text1"/>
                <w:sz w:val="26"/>
                <w:szCs w:val="26"/>
                <w:lang w:val="vi-VN"/>
              </w:rPr>
            </w:pPr>
          </w:p>
        </w:tc>
      </w:tr>
      <w:tr w:rsidR="00C05255" w:rsidRPr="00257D2D" w14:paraId="2C3687C9" w14:textId="77777777" w:rsidTr="00832895">
        <w:trPr>
          <w:ins w:id="557" w:author="Nguyen Danh Nam 20166477" w:date="2020-02-15T16:23:00Z"/>
        </w:trPr>
        <w:tc>
          <w:tcPr>
            <w:tcW w:w="2327" w:type="dxa"/>
          </w:tcPr>
          <w:p w14:paraId="62E4CE9A" w14:textId="77777777" w:rsidR="00C05255" w:rsidRPr="00257D2D" w:rsidRDefault="00C05255" w:rsidP="00832895">
            <w:pPr>
              <w:pStyle w:val="ListParagraph"/>
              <w:spacing w:line="276" w:lineRule="auto"/>
              <w:ind w:left="0"/>
              <w:rPr>
                <w:ins w:id="558" w:author="Nguyen Danh Nam 20166477" w:date="2020-02-15T16:23:00Z"/>
                <w:rFonts w:ascii="Times New Roman" w:hAnsi="Times New Roman" w:cs="Times New Roman"/>
                <w:color w:val="000000" w:themeColor="text1"/>
                <w:sz w:val="26"/>
                <w:szCs w:val="26"/>
                <w:lang w:val="vi-VN"/>
              </w:rPr>
            </w:pPr>
            <w:ins w:id="559" w:author="Nguyen Danh Nam 20166477" w:date="2020-02-15T16:23:00Z">
              <w:r w:rsidRPr="00257D2D">
                <w:rPr>
                  <w:rFonts w:ascii="Times New Roman" w:hAnsi="Times New Roman" w:cs="Times New Roman"/>
                  <w:color w:val="000000" w:themeColor="text1"/>
                  <w:sz w:val="26"/>
                  <w:szCs w:val="26"/>
                  <w:lang w:val="vi-VN"/>
                </w:rPr>
                <w:t>Điều kiện tiên quyết</w:t>
              </w:r>
            </w:ins>
          </w:p>
        </w:tc>
        <w:tc>
          <w:tcPr>
            <w:tcW w:w="5575" w:type="dxa"/>
          </w:tcPr>
          <w:p w14:paraId="7ED6C308" w14:textId="77777777" w:rsidR="00C05255" w:rsidRPr="00257D2D" w:rsidRDefault="00C05255" w:rsidP="00832895">
            <w:pPr>
              <w:pStyle w:val="ListParagraph"/>
              <w:spacing w:line="276" w:lineRule="auto"/>
              <w:ind w:left="0"/>
              <w:rPr>
                <w:ins w:id="560" w:author="Nguyen Danh Nam 20166477" w:date="2020-02-15T16:23:00Z"/>
                <w:rFonts w:ascii="Times New Roman" w:hAnsi="Times New Roman" w:cs="Times New Roman"/>
                <w:color w:val="000000" w:themeColor="text1"/>
                <w:sz w:val="26"/>
                <w:szCs w:val="26"/>
                <w:lang w:val="vi-VN"/>
              </w:rPr>
            </w:pPr>
            <w:ins w:id="561" w:author="Nguyen Danh Nam 20166477" w:date="2020-02-15T16:23:00Z">
              <w:r w:rsidRPr="00257D2D">
                <w:rPr>
                  <w:rFonts w:ascii="Times New Roman" w:hAnsi="Times New Roman" w:cs="Times New Roman"/>
                  <w:color w:val="000000" w:themeColor="text1"/>
                  <w:sz w:val="26"/>
                  <w:szCs w:val="26"/>
                  <w:lang w:val="vi-VN"/>
                </w:rPr>
                <w:t>Người dùng đã đăng nhập.</w:t>
              </w:r>
            </w:ins>
          </w:p>
          <w:p w14:paraId="100508FD" w14:textId="77777777" w:rsidR="00C05255" w:rsidRPr="00257D2D" w:rsidRDefault="00C05255" w:rsidP="00832895">
            <w:pPr>
              <w:pStyle w:val="ListParagraph"/>
              <w:spacing w:line="276" w:lineRule="auto"/>
              <w:ind w:left="0"/>
              <w:rPr>
                <w:ins w:id="562" w:author="Nguyen Danh Nam 20166477" w:date="2020-02-15T16:23:00Z"/>
                <w:rFonts w:ascii="Times New Roman" w:hAnsi="Times New Roman" w:cs="Times New Roman"/>
                <w:color w:val="000000" w:themeColor="text1"/>
                <w:sz w:val="26"/>
                <w:szCs w:val="26"/>
                <w:lang w:val="vi-VN"/>
              </w:rPr>
            </w:pPr>
          </w:p>
        </w:tc>
      </w:tr>
      <w:tr w:rsidR="00C05255" w:rsidRPr="00257D2D" w14:paraId="2EDC82AA" w14:textId="77777777" w:rsidTr="00832895">
        <w:trPr>
          <w:ins w:id="563" w:author="Nguyen Danh Nam 20166477" w:date="2020-02-15T16:23:00Z"/>
        </w:trPr>
        <w:tc>
          <w:tcPr>
            <w:tcW w:w="2327" w:type="dxa"/>
          </w:tcPr>
          <w:p w14:paraId="4303F480" w14:textId="77777777" w:rsidR="00C05255" w:rsidRPr="00257D2D" w:rsidRDefault="00C05255" w:rsidP="00832895">
            <w:pPr>
              <w:pStyle w:val="ListParagraph"/>
              <w:spacing w:line="276" w:lineRule="auto"/>
              <w:ind w:left="0"/>
              <w:rPr>
                <w:ins w:id="564" w:author="Nguyen Danh Nam 20166477" w:date="2020-02-15T16:23:00Z"/>
                <w:rFonts w:ascii="Times New Roman" w:hAnsi="Times New Roman" w:cs="Times New Roman"/>
                <w:color w:val="000000" w:themeColor="text1"/>
                <w:sz w:val="26"/>
                <w:szCs w:val="26"/>
                <w:lang w:val="vi-VN"/>
              </w:rPr>
            </w:pPr>
            <w:ins w:id="565" w:author="Nguyen Danh Nam 20166477" w:date="2020-02-15T16:23:00Z">
              <w:r w:rsidRPr="00257D2D">
                <w:rPr>
                  <w:rFonts w:ascii="Times New Roman" w:hAnsi="Times New Roman" w:cs="Times New Roman"/>
                  <w:color w:val="000000" w:themeColor="text1"/>
                  <w:sz w:val="26"/>
                  <w:szCs w:val="26"/>
                  <w:lang w:val="vi-VN"/>
                </w:rPr>
                <w:lastRenderedPageBreak/>
                <w:t>Luồng xử lí chính</w:t>
              </w:r>
            </w:ins>
          </w:p>
        </w:tc>
        <w:tc>
          <w:tcPr>
            <w:tcW w:w="5575" w:type="dxa"/>
          </w:tcPr>
          <w:p w14:paraId="09C79B1C" w14:textId="2E324A05" w:rsidR="00C05255" w:rsidRPr="00257D2D" w:rsidRDefault="00C05255" w:rsidP="00C05255">
            <w:pPr>
              <w:pStyle w:val="ListParagraph"/>
              <w:numPr>
                <w:ilvl w:val="0"/>
                <w:numId w:val="33"/>
              </w:numPr>
              <w:spacing w:line="276" w:lineRule="auto"/>
              <w:rPr>
                <w:ins w:id="566" w:author="Nguyen Danh Nam 20166477" w:date="2020-02-15T16:23:00Z"/>
                <w:rFonts w:ascii="Times New Roman" w:hAnsi="Times New Roman" w:cs="Times New Roman"/>
                <w:color w:val="000000" w:themeColor="text1"/>
                <w:sz w:val="26"/>
                <w:szCs w:val="26"/>
                <w:lang w:val="vi-VN"/>
              </w:rPr>
              <w:pPrChange w:id="567" w:author="Nguyen Danh Nam 20166477" w:date="2020-02-15T16:24:00Z">
                <w:pPr>
                  <w:pStyle w:val="ListParagraph"/>
                  <w:numPr>
                    <w:numId w:val="9"/>
                  </w:numPr>
                  <w:spacing w:line="276" w:lineRule="auto"/>
                  <w:ind w:hanging="360"/>
                </w:pPr>
              </w:pPrChange>
            </w:pPr>
            <w:ins w:id="568" w:author="Nguyen Danh Nam 20166477" w:date="2020-02-15T16:23:00Z">
              <w:r w:rsidRPr="00257D2D">
                <w:rPr>
                  <w:rFonts w:ascii="Times New Roman" w:hAnsi="Times New Roman" w:cs="Times New Roman"/>
                  <w:color w:val="000000" w:themeColor="text1"/>
                  <w:sz w:val="26"/>
                  <w:szCs w:val="26"/>
                  <w:lang w:val="vi-VN"/>
                </w:rPr>
                <w:t xml:space="preserve">Người dùng </w:t>
              </w:r>
            </w:ins>
            <w:ins w:id="569" w:author="Nguyen Danh Nam 20166477" w:date="2020-02-15T16:26:00Z">
              <w:r>
                <w:rPr>
                  <w:rFonts w:ascii="Times New Roman" w:hAnsi="Times New Roman" w:cs="Times New Roman"/>
                  <w:color w:val="000000" w:themeColor="text1"/>
                  <w:sz w:val="26"/>
                  <w:szCs w:val="26"/>
                  <w:lang w:val="vi-VN"/>
                </w:rPr>
                <w:t>truy nhập vào giao diện quản lí danh sách yêu thích.</w:t>
              </w:r>
            </w:ins>
          </w:p>
          <w:p w14:paraId="49963506" w14:textId="6F162403" w:rsidR="00C05255" w:rsidRDefault="00C05255" w:rsidP="00C05255">
            <w:pPr>
              <w:pStyle w:val="ListParagraph"/>
              <w:numPr>
                <w:ilvl w:val="0"/>
                <w:numId w:val="33"/>
              </w:numPr>
              <w:spacing w:line="276" w:lineRule="auto"/>
              <w:rPr>
                <w:ins w:id="570" w:author="Nguyen Danh Nam 20166477" w:date="2020-02-15T16:27:00Z"/>
                <w:rFonts w:ascii="Times New Roman" w:hAnsi="Times New Roman" w:cs="Times New Roman"/>
                <w:color w:val="000000" w:themeColor="text1"/>
                <w:sz w:val="26"/>
                <w:szCs w:val="26"/>
                <w:lang w:val="vi-VN"/>
              </w:rPr>
            </w:pPr>
            <w:ins w:id="571" w:author="Nguyen Danh Nam 20166477" w:date="2020-02-15T16:26:00Z">
              <w:r>
                <w:rPr>
                  <w:rFonts w:ascii="Times New Roman" w:hAnsi="Times New Roman" w:cs="Times New Roman"/>
                  <w:color w:val="000000" w:themeColor="text1"/>
                  <w:sz w:val="26"/>
                  <w:szCs w:val="26"/>
                  <w:lang w:val="vi-VN"/>
                </w:rPr>
                <w:t xml:space="preserve">Người dùng bấm nút “Xoá” tương ứng với </w:t>
              </w:r>
            </w:ins>
            <w:ins w:id="572" w:author="Nguyen Danh Nam 20166477" w:date="2020-02-15T16:27:00Z">
              <w:r>
                <w:rPr>
                  <w:rFonts w:ascii="Times New Roman" w:hAnsi="Times New Roman" w:cs="Times New Roman"/>
                  <w:color w:val="000000" w:themeColor="text1"/>
                  <w:sz w:val="26"/>
                  <w:szCs w:val="26"/>
                  <w:lang w:val="vi-VN"/>
                </w:rPr>
                <w:t>phim cần loại bỏ</w:t>
              </w:r>
            </w:ins>
            <w:ins w:id="573" w:author="Nguyen Danh Nam 20166477" w:date="2020-02-15T16:23:00Z">
              <w:r w:rsidRPr="00257D2D">
                <w:rPr>
                  <w:rFonts w:ascii="Times New Roman" w:hAnsi="Times New Roman" w:cs="Times New Roman"/>
                  <w:color w:val="000000" w:themeColor="text1"/>
                  <w:sz w:val="26"/>
                  <w:szCs w:val="26"/>
                  <w:lang w:val="vi-VN"/>
                </w:rPr>
                <w:t>.</w:t>
              </w:r>
            </w:ins>
          </w:p>
          <w:p w14:paraId="3F707C5A" w14:textId="1D321F19" w:rsidR="00C05255" w:rsidRPr="00C05255" w:rsidRDefault="00C05255" w:rsidP="00C05255">
            <w:pPr>
              <w:pStyle w:val="ListParagraph"/>
              <w:numPr>
                <w:ilvl w:val="0"/>
                <w:numId w:val="33"/>
              </w:numPr>
              <w:spacing w:line="276" w:lineRule="auto"/>
              <w:rPr>
                <w:ins w:id="574" w:author="Nguyen Danh Nam 20166477" w:date="2020-02-15T16:29:00Z"/>
                <w:rFonts w:ascii="Times New Roman" w:hAnsi="Times New Roman" w:cs="Times New Roman"/>
                <w:color w:val="000000" w:themeColor="text1"/>
                <w:sz w:val="26"/>
                <w:szCs w:val="26"/>
                <w:lang w:val="vi-VN"/>
                <w:rPrChange w:id="575" w:author="Nguyen Danh Nam 20166477" w:date="2020-02-15T16:29:00Z">
                  <w:rPr>
                    <w:ins w:id="576" w:author="Nguyen Danh Nam 20166477" w:date="2020-02-15T16:29:00Z"/>
                    <w:rFonts w:ascii="Times New Roman" w:hAnsi="Times New Roman" w:cs="Times New Roman"/>
                    <w:color w:val="000000" w:themeColor="text1"/>
                    <w:sz w:val="26"/>
                    <w:szCs w:val="26"/>
                  </w:rPr>
                </w:rPrChange>
              </w:rPr>
            </w:pPr>
            <w:ins w:id="577" w:author="Nguyen Danh Nam 20166477" w:date="2020-02-15T16:27:00Z">
              <w:r>
                <w:rPr>
                  <w:rFonts w:ascii="Times New Roman" w:hAnsi="Times New Roman" w:cs="Times New Roman"/>
                  <w:color w:val="000000" w:themeColor="text1"/>
                  <w:sz w:val="26"/>
                  <w:szCs w:val="26"/>
                  <w:lang w:val="vi-VN"/>
                </w:rPr>
                <w:t xml:space="preserve">Hệ thống cập nhật dữ liệu về danh sách yêu thích của người </w:t>
              </w:r>
            </w:ins>
            <w:ins w:id="578" w:author="Nguyen Danh Nam 20166477" w:date="2020-02-15T16:28:00Z">
              <w:r>
                <w:rPr>
                  <w:rFonts w:ascii="Times New Roman" w:hAnsi="Times New Roman" w:cs="Times New Roman"/>
                  <w:color w:val="000000" w:themeColor="text1"/>
                  <w:sz w:val="26"/>
                  <w:szCs w:val="26"/>
                  <w:lang w:val="vi-VN"/>
                </w:rPr>
                <w:t>dùng</w:t>
              </w:r>
              <w:r>
                <w:rPr>
                  <w:rFonts w:ascii="Times New Roman" w:hAnsi="Times New Roman" w:cs="Times New Roman"/>
                  <w:color w:val="000000" w:themeColor="text1"/>
                  <w:sz w:val="26"/>
                  <w:szCs w:val="26"/>
                </w:rPr>
                <w:t xml:space="preserve"> v</w:t>
              </w:r>
              <w:r>
                <w:rPr>
                  <w:rFonts w:ascii="Times New Roman" w:hAnsi="Times New Roman" w:cs="Times New Roman"/>
                  <w:color w:val="000000" w:themeColor="text1"/>
                  <w:sz w:val="26"/>
                  <w:szCs w:val="26"/>
                  <w:lang w:val="vi-VN"/>
                </w:rPr>
                <w:t xml:space="preserve">ào cơ sở </w:t>
              </w:r>
            </w:ins>
            <w:ins w:id="579" w:author="Nguyen Danh Nam 20166477" w:date="2020-02-15T16:29:00Z">
              <w:r>
                <w:rPr>
                  <w:rFonts w:ascii="Times New Roman" w:hAnsi="Times New Roman" w:cs="Times New Roman"/>
                  <w:color w:val="000000" w:themeColor="text1"/>
                  <w:sz w:val="26"/>
                  <w:szCs w:val="26"/>
                  <w:lang w:val="vi-VN"/>
                </w:rPr>
                <w:t>dữ liệu</w:t>
              </w:r>
            </w:ins>
            <w:ins w:id="580" w:author="Nguyen Danh Nam 20166477" w:date="2020-02-15T16:28:00Z">
              <w:r>
                <w:rPr>
                  <w:rFonts w:ascii="Times New Roman" w:hAnsi="Times New Roman" w:cs="Times New Roman"/>
                  <w:color w:val="000000" w:themeColor="text1"/>
                  <w:sz w:val="26"/>
                  <w:szCs w:val="26"/>
                </w:rPr>
                <w:t>.</w:t>
              </w:r>
            </w:ins>
          </w:p>
          <w:p w14:paraId="26DFB842" w14:textId="6A49055E" w:rsidR="00C05255" w:rsidRPr="00257D2D" w:rsidRDefault="00C05255" w:rsidP="00C05255">
            <w:pPr>
              <w:pStyle w:val="ListParagraph"/>
              <w:numPr>
                <w:ilvl w:val="0"/>
                <w:numId w:val="33"/>
              </w:numPr>
              <w:spacing w:line="276" w:lineRule="auto"/>
              <w:rPr>
                <w:ins w:id="581" w:author="Nguyen Danh Nam 20166477" w:date="2020-02-15T16:23:00Z"/>
                <w:rFonts w:ascii="Times New Roman" w:hAnsi="Times New Roman" w:cs="Times New Roman"/>
                <w:color w:val="000000" w:themeColor="text1"/>
                <w:sz w:val="26"/>
                <w:szCs w:val="26"/>
                <w:lang w:val="vi-VN"/>
              </w:rPr>
              <w:pPrChange w:id="582" w:author="Nguyen Danh Nam 20166477" w:date="2020-02-15T16:24:00Z">
                <w:pPr>
                  <w:pStyle w:val="ListParagraph"/>
                  <w:numPr>
                    <w:numId w:val="9"/>
                  </w:numPr>
                  <w:spacing w:line="276" w:lineRule="auto"/>
                  <w:ind w:hanging="360"/>
                </w:pPr>
              </w:pPrChange>
            </w:pPr>
            <w:ins w:id="583" w:author="Nguyen Danh Nam 20166477" w:date="2020-02-15T16:29:00Z">
              <w:r>
                <w:rPr>
                  <w:rFonts w:ascii="Times New Roman" w:hAnsi="Times New Roman" w:cs="Times New Roman"/>
                  <w:color w:val="000000" w:themeColor="text1"/>
                  <w:sz w:val="26"/>
                  <w:szCs w:val="26"/>
                </w:rPr>
                <w:t>Giao diện về danh sách</w:t>
              </w:r>
              <w:r>
                <w:rPr>
                  <w:rFonts w:ascii="Times New Roman" w:hAnsi="Times New Roman" w:cs="Times New Roman"/>
                  <w:color w:val="000000" w:themeColor="text1"/>
                  <w:sz w:val="26"/>
                  <w:szCs w:val="26"/>
                  <w:lang w:val="vi-VN"/>
                </w:rPr>
                <w:t xml:space="preserve"> phim</w:t>
              </w:r>
              <w:r>
                <w:rPr>
                  <w:rFonts w:ascii="Times New Roman" w:hAnsi="Times New Roman" w:cs="Times New Roman"/>
                  <w:color w:val="000000" w:themeColor="text1"/>
                  <w:sz w:val="26"/>
                  <w:szCs w:val="26"/>
                </w:rPr>
                <w:t xml:space="preserve"> yêu thích</w:t>
              </w:r>
              <w:r>
                <w:rPr>
                  <w:rFonts w:ascii="Times New Roman" w:hAnsi="Times New Roman" w:cs="Times New Roman"/>
                  <w:color w:val="000000" w:themeColor="text1"/>
                  <w:sz w:val="26"/>
                  <w:szCs w:val="26"/>
                  <w:lang w:val="vi-VN"/>
                </w:rPr>
                <w:t xml:space="preserve"> của người dùng được cập nhật.</w:t>
              </w:r>
              <w:r>
                <w:rPr>
                  <w:rFonts w:ascii="Times New Roman" w:hAnsi="Times New Roman" w:cs="Times New Roman"/>
                  <w:color w:val="000000" w:themeColor="text1"/>
                  <w:sz w:val="26"/>
                  <w:szCs w:val="26"/>
                </w:rPr>
                <w:t xml:space="preserve"> </w:t>
              </w:r>
            </w:ins>
          </w:p>
          <w:p w14:paraId="227CF555" w14:textId="77777777" w:rsidR="00C05255" w:rsidRPr="00257D2D" w:rsidRDefault="00C05255" w:rsidP="00832895">
            <w:pPr>
              <w:pStyle w:val="ListParagraph"/>
              <w:spacing w:line="276" w:lineRule="auto"/>
              <w:ind w:left="0"/>
              <w:rPr>
                <w:ins w:id="584" w:author="Nguyen Danh Nam 20166477" w:date="2020-02-15T16:23:00Z"/>
                <w:rFonts w:ascii="Times New Roman" w:hAnsi="Times New Roman" w:cs="Times New Roman"/>
                <w:color w:val="000000" w:themeColor="text1"/>
                <w:sz w:val="26"/>
                <w:szCs w:val="26"/>
                <w:lang w:val="vi-VN"/>
              </w:rPr>
            </w:pPr>
          </w:p>
        </w:tc>
      </w:tr>
      <w:tr w:rsidR="00C05255" w:rsidRPr="00257D2D" w14:paraId="6FEACD3A" w14:textId="77777777" w:rsidTr="00832895">
        <w:trPr>
          <w:ins w:id="585" w:author="Nguyen Danh Nam 20166477" w:date="2020-02-15T16:23:00Z"/>
        </w:trPr>
        <w:tc>
          <w:tcPr>
            <w:tcW w:w="2327" w:type="dxa"/>
          </w:tcPr>
          <w:p w14:paraId="5C8D83DB" w14:textId="77777777" w:rsidR="00C05255" w:rsidRPr="00257D2D" w:rsidRDefault="00C05255" w:rsidP="00832895">
            <w:pPr>
              <w:pStyle w:val="ListParagraph"/>
              <w:spacing w:line="276" w:lineRule="auto"/>
              <w:ind w:left="0"/>
              <w:rPr>
                <w:ins w:id="586" w:author="Nguyen Danh Nam 20166477" w:date="2020-02-15T16:23:00Z"/>
                <w:rFonts w:ascii="Times New Roman" w:hAnsi="Times New Roman" w:cs="Times New Roman"/>
                <w:color w:val="000000" w:themeColor="text1"/>
                <w:sz w:val="26"/>
                <w:szCs w:val="26"/>
                <w:lang w:val="vi-VN"/>
              </w:rPr>
            </w:pPr>
            <w:ins w:id="587" w:author="Nguyen Danh Nam 20166477" w:date="2020-02-15T16:23:00Z">
              <w:r w:rsidRPr="00257D2D">
                <w:rPr>
                  <w:rFonts w:ascii="Times New Roman" w:hAnsi="Times New Roman" w:cs="Times New Roman"/>
                  <w:color w:val="000000" w:themeColor="text1"/>
                  <w:sz w:val="26"/>
                  <w:szCs w:val="26"/>
                  <w:lang w:val="vi-VN"/>
                </w:rPr>
                <w:t>Luồng xử lí ngoại lệ</w:t>
              </w:r>
            </w:ins>
          </w:p>
        </w:tc>
        <w:tc>
          <w:tcPr>
            <w:tcW w:w="5575" w:type="dxa"/>
          </w:tcPr>
          <w:p w14:paraId="3C084911" w14:textId="77777777" w:rsidR="00C05255" w:rsidRPr="00257D2D" w:rsidRDefault="00C05255" w:rsidP="00832895">
            <w:pPr>
              <w:pStyle w:val="ListParagraph"/>
              <w:spacing w:line="276" w:lineRule="auto"/>
              <w:ind w:left="0"/>
              <w:rPr>
                <w:ins w:id="588" w:author="Nguyen Danh Nam 20166477" w:date="2020-02-15T16:23:00Z"/>
                <w:rFonts w:ascii="Times New Roman" w:hAnsi="Times New Roman" w:cs="Times New Roman"/>
                <w:color w:val="000000" w:themeColor="text1"/>
                <w:sz w:val="26"/>
                <w:szCs w:val="26"/>
                <w:lang w:val="vi-VN"/>
              </w:rPr>
            </w:pPr>
            <w:ins w:id="589" w:author="Nguyen Danh Nam 20166477" w:date="2020-02-15T16:23:00Z">
              <w:r w:rsidRPr="00257D2D">
                <w:rPr>
                  <w:rFonts w:ascii="Times New Roman" w:hAnsi="Times New Roman" w:cs="Times New Roman"/>
                  <w:color w:val="000000" w:themeColor="text1"/>
                  <w:sz w:val="26"/>
                  <w:szCs w:val="26"/>
                  <w:lang w:val="vi-VN"/>
                </w:rPr>
                <w:t>Không có.</w:t>
              </w:r>
            </w:ins>
          </w:p>
          <w:p w14:paraId="24E7E938" w14:textId="77777777" w:rsidR="00C05255" w:rsidRPr="00257D2D" w:rsidRDefault="00C05255" w:rsidP="00F80815">
            <w:pPr>
              <w:pStyle w:val="ListParagraph"/>
              <w:keepNext/>
              <w:spacing w:line="276" w:lineRule="auto"/>
              <w:ind w:left="0"/>
              <w:rPr>
                <w:ins w:id="590" w:author="Nguyen Danh Nam 20166477" w:date="2020-02-15T16:23:00Z"/>
                <w:rFonts w:ascii="Times New Roman" w:hAnsi="Times New Roman" w:cs="Times New Roman"/>
                <w:color w:val="000000" w:themeColor="text1"/>
                <w:sz w:val="26"/>
                <w:szCs w:val="26"/>
                <w:lang w:val="vi-VN"/>
              </w:rPr>
            </w:pPr>
          </w:p>
        </w:tc>
      </w:tr>
    </w:tbl>
    <w:p w14:paraId="359459C8" w14:textId="606E696A" w:rsidR="00C05255" w:rsidRPr="00C05255" w:rsidRDefault="00F80815" w:rsidP="00F80815">
      <w:pPr>
        <w:pStyle w:val="Caption"/>
        <w:ind w:left="720" w:firstLine="720"/>
        <w:rPr>
          <w:lang w:val="vi-VN"/>
          <w:rPrChange w:id="591" w:author="Nguyen Danh Nam 20166477" w:date="2020-02-15T16:23:00Z">
            <w:rPr>
              <w:rFonts w:ascii="Times New Roman" w:hAnsi="Times New Roman" w:cs="Times New Roman"/>
              <w:i w:val="0"/>
              <w:iCs w:val="0"/>
              <w:color w:val="000000" w:themeColor="text1"/>
              <w:sz w:val="26"/>
              <w:szCs w:val="26"/>
              <w:lang w:val="vi-VN"/>
            </w:rPr>
          </w:rPrChange>
        </w:rPr>
        <w:pPrChange w:id="592" w:author="Nguyen Danh Nam 20166477" w:date="2020-02-15T17:36:00Z">
          <w:pPr>
            <w:pStyle w:val="Caption"/>
            <w:spacing w:line="276" w:lineRule="auto"/>
          </w:pPr>
        </w:pPrChange>
      </w:pPr>
      <w:bookmarkStart w:id="593" w:name="_Toc32681228"/>
      <w:ins w:id="594" w:author="Nguyen Danh Nam 20166477" w:date="2020-02-15T17:36:00Z">
        <w:r>
          <w:t xml:space="preserve">Bảng </w:t>
        </w:r>
        <w:r>
          <w:fldChar w:fldCharType="begin"/>
        </w:r>
        <w:r>
          <w:instrText xml:space="preserve"> SEQ Bảng \* ARABIC </w:instrText>
        </w:r>
      </w:ins>
      <w:r>
        <w:fldChar w:fldCharType="separate"/>
      </w:r>
      <w:ins w:id="595" w:author="Nguyen Danh Nam 20166477" w:date="2020-02-15T17:42:00Z">
        <w:r>
          <w:rPr>
            <w:noProof/>
          </w:rPr>
          <w:t>14</w:t>
        </w:r>
      </w:ins>
      <w:ins w:id="596" w:author="Nguyen Danh Nam 20166477" w:date="2020-02-15T17:36:00Z">
        <w:r>
          <w:fldChar w:fldCharType="end"/>
        </w:r>
        <w:r>
          <w:rPr>
            <w:lang w:val="vi-VN"/>
          </w:rPr>
          <w:t>. Đặc tả usecase Loại bỏ phim yêu thích</w:t>
        </w:r>
      </w:ins>
      <w:bookmarkEnd w:id="593"/>
    </w:p>
    <w:p w14:paraId="5FF499AF" w14:textId="11580FDC"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Nhận gợi ý</w:t>
      </w:r>
      <w:r w:rsidR="00A62B15" w:rsidRPr="00236FC2">
        <w:rPr>
          <w:rFonts w:ascii="Times New Roman" w:hAnsi="Times New Roman" w:cs="Times New Roman"/>
          <w:b/>
          <w:bCs/>
          <w:color w:val="000000" w:themeColor="text1"/>
          <w:sz w:val="26"/>
          <w:szCs w:val="26"/>
          <w:lang w:val="vi-VN"/>
        </w:rPr>
        <w:t xml:space="preserve"> phim</w:t>
      </w:r>
    </w:p>
    <w:p w14:paraId="05597760" w14:textId="40DBF35A" w:rsidR="002E3D10" w:rsidRPr="00257D2D" w:rsidRDefault="002E3D10" w:rsidP="00421549">
      <w:pPr>
        <w:pStyle w:val="ListParagraph"/>
        <w:spacing w:line="276" w:lineRule="auto"/>
        <w:ind w:left="144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566CD4F9" w14:textId="77777777" w:rsidTr="00812429">
        <w:tc>
          <w:tcPr>
            <w:tcW w:w="2327" w:type="dxa"/>
          </w:tcPr>
          <w:p w14:paraId="7789CE35"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556FCC9A" w14:textId="0E5FCFFA"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w:t>
            </w:r>
            <w:ins w:id="597" w:author="Nguyen Danh Nam 20166477" w:date="2020-02-15T16:29:00Z">
              <w:r w:rsidR="00C05255">
                <w:rPr>
                  <w:rFonts w:ascii="Times New Roman" w:hAnsi="Times New Roman" w:cs="Times New Roman"/>
                  <w:color w:val="000000" w:themeColor="text1"/>
                  <w:sz w:val="26"/>
                  <w:szCs w:val="26"/>
                  <w:lang w:val="vi-VN"/>
                </w:rPr>
                <w:t>4</w:t>
              </w:r>
            </w:ins>
            <w:del w:id="598" w:author="Nguyen Danh Nam 20166477" w:date="2020-02-15T16:29:00Z">
              <w:r w:rsidRPr="00257D2D" w:rsidDel="00C05255">
                <w:rPr>
                  <w:rFonts w:ascii="Times New Roman" w:hAnsi="Times New Roman" w:cs="Times New Roman"/>
                  <w:color w:val="000000" w:themeColor="text1"/>
                  <w:sz w:val="26"/>
                  <w:szCs w:val="26"/>
                  <w:lang w:val="vi-VN"/>
                </w:rPr>
                <w:delText>3</w:delText>
              </w:r>
            </w:del>
          </w:p>
          <w:p w14:paraId="7CB8BE63" w14:textId="3F37A989"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F6876DE" w14:textId="77777777" w:rsidTr="00812429">
        <w:tc>
          <w:tcPr>
            <w:tcW w:w="2327" w:type="dxa"/>
          </w:tcPr>
          <w:p w14:paraId="28333BC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3B78B919" w14:textId="66FA1B74"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Nhận gợi</w:t>
            </w:r>
            <w:r w:rsidRPr="00257D2D">
              <w:rPr>
                <w:rFonts w:ascii="Times New Roman" w:hAnsi="Times New Roman" w:cs="Times New Roman"/>
                <w:color w:val="000000" w:themeColor="text1"/>
                <w:sz w:val="26"/>
                <w:szCs w:val="26"/>
                <w:lang w:val="vi-VN"/>
              </w:rPr>
              <w:t xml:space="preserve"> ý</w:t>
            </w:r>
            <w:r w:rsidR="00A62B15" w:rsidRPr="00257D2D">
              <w:rPr>
                <w:rFonts w:ascii="Times New Roman" w:hAnsi="Times New Roman" w:cs="Times New Roman"/>
                <w:color w:val="000000" w:themeColor="text1"/>
                <w:sz w:val="26"/>
                <w:szCs w:val="26"/>
                <w:lang w:val="vi-VN"/>
              </w:rPr>
              <w:t xml:space="preserve"> phim</w:t>
            </w:r>
          </w:p>
          <w:p w14:paraId="50895400" w14:textId="3700AE1F" w:rsidR="002724AA"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 </w:t>
            </w:r>
          </w:p>
        </w:tc>
      </w:tr>
      <w:tr w:rsidR="00812429" w:rsidRPr="00257D2D" w14:paraId="564CAC86" w14:textId="77777777" w:rsidTr="00812429">
        <w:tc>
          <w:tcPr>
            <w:tcW w:w="2327" w:type="dxa"/>
          </w:tcPr>
          <w:p w14:paraId="25A4E796"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1B0CE4C" w14:textId="0405EA88" w:rsidR="00812429" w:rsidRPr="00257D2D" w:rsidRDefault="00C05255" w:rsidP="00421549">
            <w:pPr>
              <w:pStyle w:val="ListParagraph"/>
              <w:spacing w:line="276" w:lineRule="auto"/>
              <w:ind w:left="0"/>
              <w:rPr>
                <w:rFonts w:ascii="Times New Roman" w:hAnsi="Times New Roman" w:cs="Times New Roman"/>
                <w:color w:val="000000" w:themeColor="text1"/>
                <w:sz w:val="26"/>
                <w:szCs w:val="26"/>
                <w:lang w:val="vi-VN"/>
              </w:rPr>
            </w:pPr>
            <w:ins w:id="599" w:author="Nguyen Danh Nam 20166477" w:date="2020-02-15T16:32:00Z">
              <w:r>
                <w:rPr>
                  <w:rFonts w:ascii="Times New Roman" w:hAnsi="Times New Roman" w:cs="Times New Roman"/>
                  <w:color w:val="000000" w:themeColor="text1"/>
                  <w:sz w:val="26"/>
                  <w:szCs w:val="26"/>
                  <w:lang w:val="vi-VN"/>
                </w:rPr>
                <w:t>User</w:t>
              </w:r>
            </w:ins>
            <w:del w:id="600" w:author="Nguyen Danh Nam 20166477" w:date="2020-02-15T16:32:00Z">
              <w:r w:rsidR="002724AA" w:rsidRPr="00257D2D" w:rsidDel="00C05255">
                <w:rPr>
                  <w:rFonts w:ascii="Times New Roman" w:hAnsi="Times New Roman" w:cs="Times New Roman"/>
                  <w:color w:val="000000" w:themeColor="text1"/>
                  <w:sz w:val="26"/>
                  <w:szCs w:val="26"/>
                  <w:lang w:val="vi-VN"/>
                </w:rPr>
                <w:delText>Người dùng</w:delText>
              </w:r>
            </w:del>
          </w:p>
          <w:p w14:paraId="42551D2A" w14:textId="50DA4C60"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30895D4" w14:textId="77777777" w:rsidTr="00812429">
        <w:tc>
          <w:tcPr>
            <w:tcW w:w="2327" w:type="dxa"/>
          </w:tcPr>
          <w:p w14:paraId="56836978"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40A780BE" w14:textId="77777777"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sẽ nhìn thấy danh sách phim do hệ thống đề xuất.</w:t>
            </w:r>
          </w:p>
          <w:p w14:paraId="0A7203CD" w14:textId="4D11D865"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E3489F6" w14:textId="77777777" w:rsidTr="00812429">
        <w:tc>
          <w:tcPr>
            <w:tcW w:w="2327" w:type="dxa"/>
          </w:tcPr>
          <w:p w14:paraId="453F788F" w14:textId="01DD348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56300AD" w14:textId="62FE0BBC" w:rsidR="00812429"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đăng nhập vào hệ thống.</w:t>
            </w:r>
          </w:p>
          <w:p w14:paraId="2F00D693" w14:textId="038B6309" w:rsidR="002724AA"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90DCE39" w14:textId="77777777" w:rsidTr="00812429">
        <w:tc>
          <w:tcPr>
            <w:tcW w:w="2327" w:type="dxa"/>
          </w:tcPr>
          <w:p w14:paraId="509D83EC" w14:textId="0FFB25A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00708116" w14:textId="68009A4D"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Người dùng đã đăng nhập.</w:t>
            </w:r>
          </w:p>
          <w:p w14:paraId="45DAE19B" w14:textId="053FECE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88CA94F" w14:textId="77777777" w:rsidTr="00812429">
        <w:tc>
          <w:tcPr>
            <w:tcW w:w="2327" w:type="dxa"/>
          </w:tcPr>
          <w:p w14:paraId="21AD5586" w14:textId="5390EB7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7D097A72" w14:textId="3E4857B1" w:rsidR="00812429" w:rsidRPr="00257D2D" w:rsidRDefault="002724AA" w:rsidP="009A6B2C">
            <w:pPr>
              <w:pStyle w:val="ListParagraph"/>
              <w:numPr>
                <w:ilvl w:val="0"/>
                <w:numId w:val="17"/>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lấy dữ liệu gợi ý từ hệ thống gợi ý và hiển thị lên giao diện.</w:t>
            </w:r>
          </w:p>
          <w:p w14:paraId="11B6B00D" w14:textId="2B29C8C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F50E64D" w14:textId="77777777" w:rsidTr="00812429">
        <w:tc>
          <w:tcPr>
            <w:tcW w:w="2327" w:type="dxa"/>
          </w:tcPr>
          <w:p w14:paraId="3747F339" w14:textId="11041A5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3B4A4444" w14:textId="3DE932A9"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5E4A9C09" w14:textId="0AC178F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bl>
    <w:p w14:paraId="50E39106" w14:textId="66DDE09F"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601" w:name="_Toc32681229"/>
      <w:r>
        <w:t xml:space="preserve">Bảng </w:t>
      </w:r>
      <w:r w:rsidR="005945D6">
        <w:fldChar w:fldCharType="begin"/>
      </w:r>
      <w:r w:rsidR="005945D6">
        <w:instrText xml:space="preserve"> SEQ Bảng \* ARABIC </w:instrText>
      </w:r>
      <w:r w:rsidR="005945D6">
        <w:fldChar w:fldCharType="separate"/>
      </w:r>
      <w:ins w:id="602" w:author="Nguyen Danh Nam 20166477" w:date="2020-02-15T17:42:00Z">
        <w:r w:rsidR="00F80815">
          <w:rPr>
            <w:noProof/>
          </w:rPr>
          <w:t>15</w:t>
        </w:r>
      </w:ins>
      <w:del w:id="603" w:author="Nguyen Danh Nam 20166477" w:date="2020-02-15T17:35:00Z">
        <w:r w:rsidR="00FA40EC" w:rsidDel="00F80815">
          <w:rPr>
            <w:noProof/>
          </w:rPr>
          <w:delText>13</w:delText>
        </w:r>
      </w:del>
      <w:r w:rsidR="005945D6">
        <w:rPr>
          <w:noProof/>
        </w:rPr>
        <w:fldChar w:fldCharType="end"/>
      </w:r>
      <w:r>
        <w:rPr>
          <w:lang w:val="vi-VN"/>
        </w:rPr>
        <w:t>. Đặc tả usecase Nhận gợi ý phim</w:t>
      </w:r>
      <w:bookmarkEnd w:id="601"/>
    </w:p>
    <w:p w14:paraId="33A3F0DC" w14:textId="471526B4" w:rsidR="002E3D10" w:rsidRPr="00257D2D" w:rsidRDefault="002E3D10" w:rsidP="00421549">
      <w:pPr>
        <w:spacing w:line="276" w:lineRule="auto"/>
        <w:rPr>
          <w:rFonts w:ascii="Times New Roman" w:hAnsi="Times New Roman" w:cs="Times New Roman"/>
          <w:color w:val="000000" w:themeColor="text1"/>
          <w:sz w:val="26"/>
          <w:szCs w:val="26"/>
          <w:lang w:val="vi-VN"/>
        </w:rPr>
      </w:pPr>
    </w:p>
    <w:p w14:paraId="2B3708F6" w14:textId="76B651AB" w:rsidR="00A62B15" w:rsidRPr="00236FC2" w:rsidRDefault="00A62B15"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rPr>
        <w:t>Ph</w:t>
      </w:r>
      <w:r w:rsidRPr="00236FC2">
        <w:rPr>
          <w:rFonts w:ascii="Times New Roman" w:hAnsi="Times New Roman" w:cs="Times New Roman"/>
          <w:b/>
          <w:bCs/>
          <w:color w:val="000000" w:themeColor="text1"/>
          <w:sz w:val="26"/>
          <w:szCs w:val="26"/>
          <w:lang w:val="vi-VN"/>
        </w:rPr>
        <w:t>ân rã usecase Quản lí phim</w:t>
      </w:r>
    </w:p>
    <w:p w14:paraId="679636CF" w14:textId="1BB4229B" w:rsidR="00F34084" w:rsidRDefault="00A62B15" w:rsidP="00421549">
      <w:pPr>
        <w:keepNext/>
        <w:spacing w:line="276" w:lineRule="auto"/>
        <w:rPr>
          <w:ins w:id="604" w:author="quang.nguyen@aitokyolab.com" w:date="2020-02-12T14:52:00Z"/>
        </w:rPr>
      </w:pPr>
      <w:del w:id="605" w:author="Nguyen Danh Nam 20166477" w:date="2020-02-15T15:16:00Z">
        <w:r w:rsidRPr="00257D2D" w:rsidDel="000A4A1D">
          <w:rPr>
            <w:rFonts w:ascii="Times New Roman" w:hAnsi="Times New Roman" w:cs="Times New Roman"/>
            <w:noProof/>
            <w:color w:val="000000" w:themeColor="text1"/>
            <w:sz w:val="26"/>
            <w:szCs w:val="26"/>
            <w:lang w:val="vi-VN"/>
          </w:rPr>
          <w:lastRenderedPageBreak/>
          <w:drawing>
            <wp:inline distT="0" distB="0" distL="0" distR="0" wp14:anchorId="5A8816D4" wp14:editId="2234FD87">
              <wp:extent cx="5943600" cy="387794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6 at 12.43.53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del>
      <w:ins w:id="606" w:author="Nguyen Danh Nam 20166477" w:date="2020-02-15T15:17:00Z">
        <w:r w:rsidR="000A4A1D">
          <w:rPr>
            <w:noProof/>
          </w:rPr>
          <w:drawing>
            <wp:inline distT="0" distB="0" distL="0" distR="0" wp14:anchorId="68A04DA0" wp14:editId="158CE6ED">
              <wp:extent cx="5943600" cy="4023995"/>
              <wp:effectExtent l="0" t="0" r="0" b="1905"/>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5 at 3.16.4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ins>
    </w:p>
    <w:p w14:paraId="3197AEC9" w14:textId="02B3FBFA" w:rsidR="00175B04" w:rsidRDefault="00175B04" w:rsidP="00175B04">
      <w:pPr>
        <w:pStyle w:val="ListParagraph"/>
        <w:keepNext/>
        <w:numPr>
          <w:ilvl w:val="0"/>
          <w:numId w:val="31"/>
        </w:numPr>
        <w:spacing w:line="276" w:lineRule="auto"/>
        <w:rPr>
          <w:ins w:id="607" w:author="quang.nguyen@aitokyolab.com" w:date="2020-02-12T14:52:00Z"/>
        </w:rPr>
      </w:pPr>
      <w:ins w:id="608" w:author="quang.nguyen@aitokyolab.com" w:date="2020-02-12T14:52:00Z">
        <w:r>
          <w:t>Bổ sung uc “Tìm kiếm phim”, và gắn quan hệ extend trỏ từ uc này đến uc “Quản lý phim”.</w:t>
        </w:r>
      </w:ins>
    </w:p>
    <w:p w14:paraId="4DD65F45" w14:textId="7AB4B396" w:rsidR="00175B04" w:rsidRDefault="00175B04" w:rsidP="00175B04">
      <w:pPr>
        <w:pStyle w:val="ListParagraph"/>
        <w:keepNext/>
        <w:numPr>
          <w:ilvl w:val="0"/>
          <w:numId w:val="31"/>
        </w:numPr>
        <w:spacing w:line="276" w:lineRule="auto"/>
        <w:rPr>
          <w:ins w:id="609" w:author="quang.nguyen@aitokyolab.com" w:date="2020-02-12T14:56:00Z"/>
        </w:rPr>
      </w:pPr>
      <w:ins w:id="610" w:author="quang.nguyen@aitokyolab.com" w:date="2020-02-12T14:52:00Z">
        <w:r>
          <w:t xml:space="preserve">Gắn quan hệ extend trỏ từ uc </w:t>
        </w:r>
      </w:ins>
      <w:ins w:id="611" w:author="quang.nguyen@aitokyolab.com" w:date="2020-02-12T14:53:00Z">
        <w:r>
          <w:t>“Xem chi tiết phim” đến uc “</w:t>
        </w:r>
      </w:ins>
      <w:ins w:id="612" w:author="quang.nguyen@aitokyolab.com" w:date="2020-02-12T14:56:00Z">
        <w:r>
          <w:t>Tìm kiếm phim</w:t>
        </w:r>
        <w:r w:rsidR="00A81ABA">
          <w:t>”.</w:t>
        </w:r>
      </w:ins>
    </w:p>
    <w:p w14:paraId="015A80A6" w14:textId="442AA6BF" w:rsidR="007F7DC3" w:rsidRDefault="007F7DC3">
      <w:pPr>
        <w:pStyle w:val="ListParagraph"/>
        <w:keepNext/>
        <w:numPr>
          <w:ilvl w:val="0"/>
          <w:numId w:val="31"/>
        </w:numPr>
        <w:spacing w:line="276" w:lineRule="auto"/>
        <w:pPrChange w:id="613" w:author="quang.nguyen@aitokyolab.com" w:date="2020-02-12T14:52:00Z">
          <w:pPr>
            <w:keepNext/>
            <w:spacing w:line="276" w:lineRule="auto"/>
          </w:pPr>
        </w:pPrChange>
      </w:pPr>
      <w:ins w:id="614" w:author="quang.nguyen@aitokyolab.com" w:date="2020-02-12T14:56:00Z">
        <w:r>
          <w:t>Bỏ quan hệ extend trỏ từ 2 uc “Sửa thông tin phim” và “Xóa phi</w:t>
        </w:r>
      </w:ins>
      <w:ins w:id="615" w:author="quang.nguyen@aitokyolab.com" w:date="2020-02-12T14:57:00Z">
        <w:r>
          <w:t>m” đến uc “Quản lý phim”. Gắn quan hệ extend trỏ từ 2 uc này đến uc “Xem chi tiết phim”.</w:t>
        </w:r>
      </w:ins>
    </w:p>
    <w:p w14:paraId="3AA6A56B" w14:textId="10CAFB1A" w:rsidR="00A62B15" w:rsidRPr="00257D2D" w:rsidRDefault="00F34084" w:rsidP="00421549">
      <w:pPr>
        <w:pStyle w:val="Caption"/>
        <w:spacing w:line="276" w:lineRule="auto"/>
        <w:ind w:firstLine="720"/>
        <w:rPr>
          <w:rFonts w:ascii="Times New Roman" w:hAnsi="Times New Roman" w:cs="Times New Roman"/>
          <w:i w:val="0"/>
          <w:iCs w:val="0"/>
          <w:color w:val="000000" w:themeColor="text1"/>
          <w:sz w:val="26"/>
          <w:szCs w:val="26"/>
          <w:lang w:val="vi-VN"/>
        </w:rPr>
      </w:pPr>
      <w:bookmarkStart w:id="616" w:name="_Toc31844350"/>
      <w:r>
        <w:t xml:space="preserve">Hình </w:t>
      </w:r>
      <w:r w:rsidR="005945D6">
        <w:fldChar w:fldCharType="begin"/>
      </w:r>
      <w:r w:rsidR="005945D6">
        <w:instrText xml:space="preserve"> SEQ Hình \* ARABIC </w:instrText>
      </w:r>
      <w:r w:rsidR="005945D6">
        <w:fldChar w:fldCharType="separate"/>
      </w:r>
      <w:r>
        <w:rPr>
          <w:noProof/>
        </w:rPr>
        <w:t>3</w:t>
      </w:r>
      <w:r w:rsidR="005945D6">
        <w:rPr>
          <w:noProof/>
        </w:rPr>
        <w:fldChar w:fldCharType="end"/>
      </w:r>
      <w:r>
        <w:rPr>
          <w:lang w:val="vi-VN"/>
        </w:rPr>
        <w:t>. Biểu đồ phân ra usecase Quản lí phim</w:t>
      </w:r>
      <w:bookmarkEnd w:id="616"/>
    </w:p>
    <w:p w14:paraId="2AD4C70B" w14:textId="7A65201E"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Thêm phim</w:t>
      </w:r>
    </w:p>
    <w:p w14:paraId="5748A87A"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2D0D9572" w14:textId="77777777" w:rsidTr="00812429">
        <w:tc>
          <w:tcPr>
            <w:tcW w:w="2327" w:type="dxa"/>
          </w:tcPr>
          <w:p w14:paraId="0B68D55D"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3EB63A10" w14:textId="76713730" w:rsidR="00812429" w:rsidRPr="00257D2D" w:rsidRDefault="002724A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w:t>
            </w:r>
            <w:ins w:id="617" w:author="Nguyen Danh Nam 20166477" w:date="2020-02-15T16:34:00Z">
              <w:r w:rsidR="00C05255">
                <w:rPr>
                  <w:rFonts w:ascii="Times New Roman" w:hAnsi="Times New Roman" w:cs="Times New Roman"/>
                  <w:color w:val="000000" w:themeColor="text1"/>
                  <w:sz w:val="26"/>
                  <w:szCs w:val="26"/>
                  <w:lang w:val="vi-VN"/>
                </w:rPr>
                <w:t>5</w:t>
              </w:r>
            </w:ins>
            <w:del w:id="618" w:author="Nguyen Danh Nam 20166477" w:date="2020-02-15T16:34:00Z">
              <w:r w:rsidRPr="00257D2D" w:rsidDel="00C05255">
                <w:rPr>
                  <w:rFonts w:ascii="Times New Roman" w:hAnsi="Times New Roman" w:cs="Times New Roman"/>
                  <w:color w:val="000000" w:themeColor="text1"/>
                  <w:sz w:val="26"/>
                  <w:szCs w:val="26"/>
                  <w:lang w:val="vi-VN"/>
                </w:rPr>
                <w:delText>4</w:delText>
              </w:r>
            </w:del>
          </w:p>
          <w:p w14:paraId="4FCE011D" w14:textId="1E4E58ED"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6B9690E" w14:textId="77777777" w:rsidTr="00812429">
        <w:tc>
          <w:tcPr>
            <w:tcW w:w="2327" w:type="dxa"/>
          </w:tcPr>
          <w:p w14:paraId="7D2AFD11"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7F0E4861"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Thêm phim</w:t>
            </w:r>
          </w:p>
          <w:p w14:paraId="753B8064" w14:textId="49B34FEE"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9F3DF6D" w14:textId="77777777" w:rsidTr="00812429">
        <w:tc>
          <w:tcPr>
            <w:tcW w:w="2327" w:type="dxa"/>
          </w:tcPr>
          <w:p w14:paraId="11FFE0C8"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890F00B"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205F0FF5" w14:textId="2E0DF586"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319CC46" w14:textId="77777777" w:rsidTr="00812429">
        <w:tc>
          <w:tcPr>
            <w:tcW w:w="2327" w:type="dxa"/>
          </w:tcPr>
          <w:p w14:paraId="1BCF45F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50033368"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thêm phim vào kho phim của hệ thống.</w:t>
            </w:r>
          </w:p>
          <w:p w14:paraId="79BD029A" w14:textId="77854DB6"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1197D22" w14:textId="77777777" w:rsidTr="00812429">
        <w:tc>
          <w:tcPr>
            <w:tcW w:w="2327" w:type="dxa"/>
          </w:tcPr>
          <w:p w14:paraId="3D0CC95A" w14:textId="06308B7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71896712"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phim vào điền các dữ liệu cần thiết và bấm Thêm.</w:t>
            </w:r>
          </w:p>
          <w:p w14:paraId="2E954F8C" w14:textId="502333DC"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9318D82" w14:textId="77777777" w:rsidTr="00812429">
        <w:tc>
          <w:tcPr>
            <w:tcW w:w="2327" w:type="dxa"/>
          </w:tcPr>
          <w:p w14:paraId="39E261EF" w14:textId="4BBCC15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Điều kiện tiên quyết</w:t>
            </w:r>
          </w:p>
        </w:tc>
        <w:tc>
          <w:tcPr>
            <w:tcW w:w="5575" w:type="dxa"/>
          </w:tcPr>
          <w:p w14:paraId="4D8BDCD7"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3CD3ECD5" w14:textId="0277EB55"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F23E307" w14:textId="77777777" w:rsidTr="00812429">
        <w:tc>
          <w:tcPr>
            <w:tcW w:w="2327" w:type="dxa"/>
          </w:tcPr>
          <w:p w14:paraId="6D0E7DCE" w14:textId="291F2ED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6009F092" w14:textId="61467EA7" w:rsidR="009C5CA3"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phim trên giao diện của quản trị viên.</w:t>
            </w:r>
          </w:p>
          <w:p w14:paraId="6875BA49" w14:textId="6782EEB8" w:rsidR="009C5CA3"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nhập các dữ liệu cần thiết về phim trong form thêm phim.</w:t>
            </w:r>
          </w:p>
          <w:p w14:paraId="250CF544" w14:textId="407B0F56" w:rsidR="009C5CA3"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để hoàn thành việc thêm.</w:t>
            </w:r>
          </w:p>
          <w:p w14:paraId="4C083D0B" w14:textId="6BD035A7" w:rsidR="009C5CA3"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tính hợp lệ của dữ liệu.</w:t>
            </w:r>
          </w:p>
          <w:p w14:paraId="70FC2DC9" w14:textId="48558307" w:rsidR="00812429"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Lưu các dữ liệu cần thiết vào cơ sở dữ liệu và dịch vụ lưu trữ để lưu phim.</w:t>
            </w:r>
          </w:p>
          <w:p w14:paraId="13906E66" w14:textId="68CB6146" w:rsidR="009C5CA3" w:rsidRPr="00257D2D" w:rsidRDefault="009C5CA3" w:rsidP="009A6B2C">
            <w:pPr>
              <w:pStyle w:val="ListParagraph"/>
              <w:numPr>
                <w:ilvl w:val="0"/>
                <w:numId w:val="1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Cập nhật giao diện để thể hiện quá trình thêm phim.</w:t>
            </w:r>
          </w:p>
          <w:p w14:paraId="5FFD2FE9" w14:textId="6297B4B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9559054" w14:textId="77777777" w:rsidTr="00812429">
        <w:tc>
          <w:tcPr>
            <w:tcW w:w="2327" w:type="dxa"/>
          </w:tcPr>
          <w:p w14:paraId="6EC92DCD" w14:textId="76F30C7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6E7F6750" w14:textId="77777777" w:rsidR="00812429" w:rsidRPr="00257D2D" w:rsidRDefault="009C5CA3" w:rsidP="00421549">
            <w:p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4.a. Dữ liệu về phim không hợp lệ: thông báo lỗi.</w:t>
            </w:r>
          </w:p>
          <w:p w14:paraId="36EEFC65" w14:textId="5545B6B7" w:rsidR="009C5CA3" w:rsidRPr="00257D2D" w:rsidRDefault="009C5CA3" w:rsidP="00421549">
            <w:pPr>
              <w:spacing w:line="276" w:lineRule="auto"/>
              <w:rPr>
                <w:rFonts w:ascii="Times New Roman" w:hAnsi="Times New Roman" w:cs="Times New Roman"/>
                <w:color w:val="000000" w:themeColor="text1"/>
                <w:sz w:val="26"/>
                <w:szCs w:val="26"/>
                <w:lang w:val="vi-VN"/>
              </w:rPr>
            </w:pPr>
          </w:p>
        </w:tc>
      </w:tr>
    </w:tbl>
    <w:p w14:paraId="757C4FC2" w14:textId="44D91153" w:rsidR="00D63DA1" w:rsidRPr="00236FC2" w:rsidRDefault="006E00CE" w:rsidP="00421549">
      <w:pPr>
        <w:pStyle w:val="Caption"/>
        <w:spacing w:line="276" w:lineRule="auto"/>
        <w:rPr>
          <w:rFonts w:ascii="Times New Roman" w:hAnsi="Times New Roman" w:cs="Times New Roman"/>
          <w:b/>
          <w:bCs/>
          <w:i w:val="0"/>
          <w:iCs w:val="0"/>
          <w:color w:val="000000" w:themeColor="text1"/>
          <w:sz w:val="26"/>
          <w:szCs w:val="26"/>
          <w:lang w:val="vi-VN"/>
        </w:rPr>
      </w:pPr>
      <w:r>
        <w:rPr>
          <w:rFonts w:ascii="Times New Roman" w:hAnsi="Times New Roman" w:cs="Times New Roman"/>
          <w:b/>
          <w:bCs/>
          <w:color w:val="000000" w:themeColor="text1"/>
          <w:sz w:val="26"/>
          <w:szCs w:val="26"/>
          <w:lang w:val="vi-VN"/>
        </w:rPr>
        <w:tab/>
      </w:r>
      <w:r>
        <w:rPr>
          <w:rFonts w:ascii="Times New Roman" w:hAnsi="Times New Roman" w:cs="Times New Roman"/>
          <w:b/>
          <w:bCs/>
          <w:color w:val="000000" w:themeColor="text1"/>
          <w:sz w:val="26"/>
          <w:szCs w:val="26"/>
          <w:lang w:val="vi-VN"/>
        </w:rPr>
        <w:tab/>
      </w:r>
      <w:bookmarkStart w:id="619" w:name="_Toc32681230"/>
      <w:r>
        <w:t xml:space="preserve">Bảng </w:t>
      </w:r>
      <w:r w:rsidR="005945D6">
        <w:fldChar w:fldCharType="begin"/>
      </w:r>
      <w:r w:rsidR="005945D6">
        <w:instrText xml:space="preserve"> SEQ Bảng \* ARABIC </w:instrText>
      </w:r>
      <w:r w:rsidR="005945D6">
        <w:fldChar w:fldCharType="separate"/>
      </w:r>
      <w:ins w:id="620" w:author="Nguyen Danh Nam 20166477" w:date="2020-02-15T17:42:00Z">
        <w:r w:rsidR="00F80815">
          <w:rPr>
            <w:noProof/>
          </w:rPr>
          <w:t>16</w:t>
        </w:r>
      </w:ins>
      <w:del w:id="621" w:author="Nguyen Danh Nam 20166477" w:date="2020-02-15T17:35:00Z">
        <w:r w:rsidR="00FA40EC" w:rsidDel="00F80815">
          <w:rPr>
            <w:noProof/>
          </w:rPr>
          <w:delText>14</w:delText>
        </w:r>
      </w:del>
      <w:r w:rsidR="005945D6">
        <w:rPr>
          <w:noProof/>
        </w:rPr>
        <w:fldChar w:fldCharType="end"/>
      </w:r>
      <w:r>
        <w:rPr>
          <w:lang w:val="vi-VN"/>
        </w:rPr>
        <w:t>. Đặc tả usecase Thêm phim</w:t>
      </w:r>
      <w:bookmarkEnd w:id="619"/>
    </w:p>
    <w:p w14:paraId="256D7418" w14:textId="148E1DC1" w:rsidR="00521FFE"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521FFE" w:rsidRPr="00236FC2">
        <w:rPr>
          <w:rFonts w:ascii="Times New Roman" w:hAnsi="Times New Roman" w:cs="Times New Roman"/>
          <w:b/>
          <w:bCs/>
          <w:color w:val="000000" w:themeColor="text1"/>
          <w:sz w:val="26"/>
          <w:szCs w:val="26"/>
          <w:lang w:val="vi-VN"/>
        </w:rPr>
        <w:t xml:space="preserve">Xem </w:t>
      </w:r>
      <w:r w:rsidR="00A62B15" w:rsidRPr="00236FC2">
        <w:rPr>
          <w:rFonts w:ascii="Times New Roman" w:hAnsi="Times New Roman" w:cs="Times New Roman"/>
          <w:b/>
          <w:bCs/>
          <w:color w:val="000000" w:themeColor="text1"/>
          <w:sz w:val="26"/>
          <w:szCs w:val="26"/>
        </w:rPr>
        <w:t>chi tiết</w:t>
      </w:r>
      <w:r w:rsidR="00521FFE" w:rsidRPr="00236FC2">
        <w:rPr>
          <w:rFonts w:ascii="Times New Roman" w:hAnsi="Times New Roman" w:cs="Times New Roman"/>
          <w:b/>
          <w:bCs/>
          <w:color w:val="000000" w:themeColor="text1"/>
          <w:sz w:val="26"/>
          <w:szCs w:val="26"/>
          <w:lang w:val="vi-VN"/>
        </w:rPr>
        <w:t xml:space="preserve"> phim</w:t>
      </w:r>
    </w:p>
    <w:p w14:paraId="730B7955" w14:textId="77777777" w:rsidR="00521FFE" w:rsidRPr="00257D2D" w:rsidRDefault="00521FFE" w:rsidP="00421549">
      <w:pPr>
        <w:pStyle w:val="ListParagraph"/>
        <w:spacing w:line="276" w:lineRule="auto"/>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1EB5A88A" w14:textId="77777777" w:rsidTr="00421549">
        <w:tc>
          <w:tcPr>
            <w:tcW w:w="2327" w:type="dxa"/>
          </w:tcPr>
          <w:p w14:paraId="1A3AB010"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588104CB" w14:textId="705F32EE"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w:t>
            </w:r>
            <w:ins w:id="622" w:author="Nguyen Danh Nam 20166477" w:date="2020-02-15T16:34:00Z">
              <w:r w:rsidR="00C05255">
                <w:rPr>
                  <w:rFonts w:ascii="Times New Roman" w:hAnsi="Times New Roman" w:cs="Times New Roman"/>
                  <w:color w:val="000000" w:themeColor="text1"/>
                  <w:sz w:val="26"/>
                  <w:szCs w:val="26"/>
                  <w:lang w:val="vi-VN"/>
                </w:rPr>
                <w:t>6</w:t>
              </w:r>
            </w:ins>
            <w:del w:id="623" w:author="Nguyen Danh Nam 20166477" w:date="2020-02-15T16:34:00Z">
              <w:r w:rsidRPr="00257D2D" w:rsidDel="00C05255">
                <w:rPr>
                  <w:rFonts w:ascii="Times New Roman" w:hAnsi="Times New Roman" w:cs="Times New Roman"/>
                  <w:color w:val="000000" w:themeColor="text1"/>
                  <w:sz w:val="26"/>
                  <w:szCs w:val="26"/>
                  <w:lang w:val="vi-VN"/>
                </w:rPr>
                <w:delText>5</w:delText>
              </w:r>
            </w:del>
          </w:p>
          <w:p w14:paraId="68A1B550"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p>
        </w:tc>
      </w:tr>
      <w:tr w:rsidR="00521FFE" w:rsidRPr="00257D2D" w14:paraId="1A8E075B" w14:textId="77777777" w:rsidTr="00421549">
        <w:tc>
          <w:tcPr>
            <w:tcW w:w="2327" w:type="dxa"/>
          </w:tcPr>
          <w:p w14:paraId="3A0F6DE1"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7CF72FF8" w14:textId="32972034"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 xml:space="preserve">Xem </w:t>
            </w:r>
            <w:r w:rsidR="00A62B15" w:rsidRPr="00257D2D">
              <w:rPr>
                <w:rFonts w:ascii="Times New Roman" w:hAnsi="Times New Roman" w:cs="Times New Roman"/>
                <w:color w:val="000000" w:themeColor="text1"/>
                <w:sz w:val="26"/>
                <w:szCs w:val="26"/>
              </w:rPr>
              <w:t>chi tiết</w:t>
            </w:r>
            <w:r w:rsidRPr="00257D2D">
              <w:rPr>
                <w:rFonts w:ascii="Times New Roman" w:hAnsi="Times New Roman" w:cs="Times New Roman"/>
                <w:color w:val="000000" w:themeColor="text1"/>
                <w:sz w:val="26"/>
                <w:szCs w:val="26"/>
              </w:rPr>
              <w:t xml:space="preserve"> phim</w:t>
            </w:r>
          </w:p>
          <w:p w14:paraId="31F83821"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rPr>
            </w:pPr>
          </w:p>
        </w:tc>
      </w:tr>
      <w:tr w:rsidR="00521FFE" w:rsidRPr="00257D2D" w14:paraId="6C8A2A8E" w14:textId="77777777" w:rsidTr="00421549">
        <w:tc>
          <w:tcPr>
            <w:tcW w:w="2327" w:type="dxa"/>
          </w:tcPr>
          <w:p w14:paraId="55BCFED5"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4E8903E0" w14:textId="3C071646" w:rsidR="00521FFE"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796681B0"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p>
        </w:tc>
      </w:tr>
      <w:tr w:rsidR="00521FFE" w:rsidRPr="00257D2D" w14:paraId="780BCBAB" w14:textId="77777777" w:rsidTr="00421549">
        <w:tc>
          <w:tcPr>
            <w:tcW w:w="2327" w:type="dxa"/>
          </w:tcPr>
          <w:p w14:paraId="0B8F7FE7"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B2A6D34" w14:textId="6ABB270E" w:rsidR="00521FFE"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Admin </w:t>
            </w:r>
            <w:r w:rsidR="00521FFE" w:rsidRPr="00257D2D">
              <w:rPr>
                <w:rFonts w:ascii="Times New Roman" w:hAnsi="Times New Roman" w:cs="Times New Roman"/>
                <w:color w:val="000000" w:themeColor="text1"/>
                <w:sz w:val="26"/>
                <w:szCs w:val="26"/>
                <w:lang w:val="vi-VN"/>
              </w:rPr>
              <w:t>xem thông tin chi tiết về bộ phim trên giao diện ứng dụng.</w:t>
            </w:r>
          </w:p>
          <w:p w14:paraId="45AC24C7"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p>
        </w:tc>
      </w:tr>
      <w:tr w:rsidR="00521FFE" w:rsidRPr="00257D2D" w14:paraId="1E3E4727" w14:textId="77777777" w:rsidTr="00421549">
        <w:tc>
          <w:tcPr>
            <w:tcW w:w="2327" w:type="dxa"/>
          </w:tcPr>
          <w:p w14:paraId="7791561B"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DA134BC" w14:textId="7292844F" w:rsidR="00521FFE"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vào phim trong danh sách phim ở trang chủ của hệ thống quản trị</w:t>
            </w:r>
            <w:r w:rsidR="00521FFE" w:rsidRPr="00257D2D">
              <w:rPr>
                <w:rFonts w:ascii="Times New Roman" w:hAnsi="Times New Roman" w:cs="Times New Roman"/>
                <w:color w:val="000000" w:themeColor="text1"/>
                <w:sz w:val="26"/>
                <w:szCs w:val="26"/>
                <w:lang w:val="vi-VN"/>
              </w:rPr>
              <w:t>.</w:t>
            </w:r>
          </w:p>
          <w:p w14:paraId="4C70CB91" w14:textId="77777777" w:rsidR="00521FFE"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p>
        </w:tc>
      </w:tr>
      <w:tr w:rsidR="00A62B15" w:rsidRPr="00257D2D" w14:paraId="31A5C995" w14:textId="77777777" w:rsidTr="00421549">
        <w:tc>
          <w:tcPr>
            <w:tcW w:w="2327" w:type="dxa"/>
          </w:tcPr>
          <w:p w14:paraId="563C75F6"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7DCC3904"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04404BBA"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p>
        </w:tc>
      </w:tr>
      <w:tr w:rsidR="00A62B15" w:rsidRPr="00257D2D" w14:paraId="7524C8B0" w14:textId="77777777" w:rsidTr="00421549">
        <w:tc>
          <w:tcPr>
            <w:tcW w:w="2327" w:type="dxa"/>
          </w:tcPr>
          <w:p w14:paraId="403316A5"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chính</w:t>
            </w:r>
          </w:p>
        </w:tc>
        <w:tc>
          <w:tcPr>
            <w:tcW w:w="5575" w:type="dxa"/>
          </w:tcPr>
          <w:p w14:paraId="7723B414" w14:textId="77777777" w:rsidR="00A62B15" w:rsidRPr="00257D2D" w:rsidRDefault="00A62B15" w:rsidP="009A6B2C">
            <w:pPr>
              <w:pStyle w:val="ListParagraph"/>
              <w:numPr>
                <w:ilvl w:val="0"/>
                <w:numId w:val="3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vào phim trên giao diện hiển thị danh sách các phim của hệ thống.</w:t>
            </w:r>
          </w:p>
          <w:p w14:paraId="11D80FA6" w14:textId="77777777" w:rsidR="00A62B15" w:rsidRPr="00257D2D" w:rsidRDefault="00A62B15" w:rsidP="009A6B2C">
            <w:pPr>
              <w:pStyle w:val="ListParagraph"/>
              <w:numPr>
                <w:ilvl w:val="0"/>
                <w:numId w:val="3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lấy dữ liệu về phim trong CSDL hiển thị trong giao diện chi tiết phim.</w:t>
            </w:r>
          </w:p>
          <w:p w14:paraId="5AB88DCD" w14:textId="77F1C9CF" w:rsidR="00A62B15" w:rsidRPr="00257D2D" w:rsidRDefault="00A62B15" w:rsidP="00421549">
            <w:pPr>
              <w:pStyle w:val="ListParagraph"/>
              <w:spacing w:line="276" w:lineRule="auto"/>
              <w:ind w:left="1080"/>
              <w:rPr>
                <w:rFonts w:ascii="Times New Roman" w:hAnsi="Times New Roman" w:cs="Times New Roman"/>
                <w:color w:val="000000" w:themeColor="text1"/>
                <w:sz w:val="26"/>
                <w:szCs w:val="26"/>
                <w:lang w:val="vi-VN"/>
              </w:rPr>
            </w:pPr>
          </w:p>
        </w:tc>
      </w:tr>
      <w:tr w:rsidR="00421549" w:rsidRPr="00257D2D" w14:paraId="297472FD" w14:textId="77777777" w:rsidTr="00421549">
        <w:tc>
          <w:tcPr>
            <w:tcW w:w="2327" w:type="dxa"/>
          </w:tcPr>
          <w:p w14:paraId="1F33F243"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26E1C497" w14:textId="77777777" w:rsidR="00A62B15" w:rsidRPr="00257D2D" w:rsidRDefault="00A62B1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3E3F9CF0" w14:textId="77777777" w:rsidR="00A62B15" w:rsidRPr="00257D2D" w:rsidRDefault="00A62B15"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60B546E4" w14:textId="4CBC090D" w:rsidR="00521FFE"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624" w:name="_Toc32681231"/>
      <w:r>
        <w:t xml:space="preserve">Bảng </w:t>
      </w:r>
      <w:r w:rsidR="005945D6">
        <w:fldChar w:fldCharType="begin"/>
      </w:r>
      <w:r w:rsidR="005945D6">
        <w:instrText xml:space="preserve"> SEQ Bảng \* ARABIC </w:instrText>
      </w:r>
      <w:r w:rsidR="005945D6">
        <w:fldChar w:fldCharType="separate"/>
      </w:r>
      <w:ins w:id="625" w:author="Nguyen Danh Nam 20166477" w:date="2020-02-15T17:42:00Z">
        <w:r w:rsidR="00F80815">
          <w:rPr>
            <w:noProof/>
          </w:rPr>
          <w:t>17</w:t>
        </w:r>
      </w:ins>
      <w:del w:id="626" w:author="Nguyen Danh Nam 20166477" w:date="2020-02-15T17:35:00Z">
        <w:r w:rsidR="00FA40EC" w:rsidDel="00F80815">
          <w:rPr>
            <w:noProof/>
          </w:rPr>
          <w:delText>15</w:delText>
        </w:r>
      </w:del>
      <w:r w:rsidR="005945D6">
        <w:rPr>
          <w:noProof/>
        </w:rPr>
        <w:fldChar w:fldCharType="end"/>
      </w:r>
      <w:r>
        <w:rPr>
          <w:lang w:val="vi-VN"/>
        </w:rPr>
        <w:t>. Đặc tả usecase Xem chi tiết phim</w:t>
      </w:r>
      <w:bookmarkEnd w:id="624"/>
    </w:p>
    <w:p w14:paraId="4CB7BBC2" w14:textId="2B183C86"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Sửa thông tin phim</w:t>
      </w:r>
    </w:p>
    <w:p w14:paraId="2B0BD285" w14:textId="77777777" w:rsidR="00812429" w:rsidRPr="00257D2D" w:rsidRDefault="00812429"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2A26F135" w14:textId="77777777" w:rsidTr="00812429">
        <w:tc>
          <w:tcPr>
            <w:tcW w:w="2327" w:type="dxa"/>
          </w:tcPr>
          <w:p w14:paraId="6FBE7CD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45604D94" w14:textId="0F31D6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w:t>
            </w:r>
            <w:ins w:id="627" w:author="Nguyen Danh Nam 20166477" w:date="2020-02-15T16:34:00Z">
              <w:r w:rsidR="00C05255">
                <w:rPr>
                  <w:rFonts w:ascii="Times New Roman" w:hAnsi="Times New Roman" w:cs="Times New Roman"/>
                  <w:color w:val="000000" w:themeColor="text1"/>
                  <w:sz w:val="26"/>
                  <w:szCs w:val="26"/>
                  <w:lang w:val="vi-VN"/>
                </w:rPr>
                <w:t>7</w:t>
              </w:r>
            </w:ins>
            <w:del w:id="628" w:author="Nguyen Danh Nam 20166477" w:date="2020-02-15T16:34:00Z">
              <w:r w:rsidR="00521FFE" w:rsidRPr="00257D2D" w:rsidDel="00C05255">
                <w:rPr>
                  <w:rFonts w:ascii="Times New Roman" w:hAnsi="Times New Roman" w:cs="Times New Roman"/>
                  <w:color w:val="000000" w:themeColor="text1"/>
                  <w:sz w:val="26"/>
                  <w:szCs w:val="26"/>
                  <w:lang w:val="vi-VN"/>
                </w:rPr>
                <w:delText>6</w:delText>
              </w:r>
            </w:del>
          </w:p>
          <w:p w14:paraId="79C8DF2E" w14:textId="7BFD7437"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339D635" w14:textId="77777777" w:rsidTr="00812429">
        <w:tc>
          <w:tcPr>
            <w:tcW w:w="2327" w:type="dxa"/>
          </w:tcPr>
          <w:p w14:paraId="33003DB8"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4965141F"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Sửa thông tin phim</w:t>
            </w:r>
          </w:p>
          <w:p w14:paraId="2B4C8FEA" w14:textId="18A69314"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41132428" w14:textId="77777777" w:rsidTr="00812429">
        <w:tc>
          <w:tcPr>
            <w:tcW w:w="2327" w:type="dxa"/>
          </w:tcPr>
          <w:p w14:paraId="4CDB6CB2"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7AAFB24D" w14:textId="77777777"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18E5C068" w14:textId="568D02C2"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43272AE" w14:textId="77777777" w:rsidTr="00812429">
        <w:tc>
          <w:tcPr>
            <w:tcW w:w="2327" w:type="dxa"/>
          </w:tcPr>
          <w:p w14:paraId="165EEC3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7AA1DBF" w14:textId="77777777"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thay đổi thông tin chi tiết của phim.</w:t>
            </w:r>
          </w:p>
          <w:p w14:paraId="52990A71" w14:textId="285673ED" w:rsidR="009C5CA3"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FCA692F" w14:textId="77777777" w:rsidTr="00812429">
        <w:tc>
          <w:tcPr>
            <w:tcW w:w="2327" w:type="dxa"/>
          </w:tcPr>
          <w:p w14:paraId="169BBB59" w14:textId="6D7034C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356CBF8F" w14:textId="08B13EF1"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Chỉnh sửa trong giao diện chi tiết phim.</w:t>
            </w:r>
          </w:p>
          <w:p w14:paraId="6F6EFC1A" w14:textId="11A6573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99A90B6" w14:textId="77777777" w:rsidTr="00812429">
        <w:tc>
          <w:tcPr>
            <w:tcW w:w="2327" w:type="dxa"/>
          </w:tcPr>
          <w:p w14:paraId="6331EDBD" w14:textId="0FF0A1C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0E3CFD69" w14:textId="28889408" w:rsidR="00812429" w:rsidRPr="00257D2D" w:rsidRDefault="009C5CA3"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0D7A584F" w14:textId="35D3825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257D2D" w:rsidRPr="00257D2D" w14:paraId="42D0B5D1" w14:textId="77777777" w:rsidTr="00812429">
        <w:tc>
          <w:tcPr>
            <w:tcW w:w="2327" w:type="dxa"/>
          </w:tcPr>
          <w:p w14:paraId="29AE70EF" w14:textId="25BB5B3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071B3A52" w14:textId="643A084A" w:rsidR="009C5CA3" w:rsidRPr="00257D2D" w:rsidRDefault="009C5CA3" w:rsidP="009A6B2C">
            <w:pPr>
              <w:pStyle w:val="ListParagraph"/>
              <w:numPr>
                <w:ilvl w:val="0"/>
                <w:numId w:val="1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Chỉnh sửa trong giao diện chi tiết phim.</w:t>
            </w:r>
          </w:p>
          <w:p w14:paraId="558AD4ED" w14:textId="77777777" w:rsidR="00812429" w:rsidRPr="00257D2D" w:rsidRDefault="009C5CA3" w:rsidP="009A6B2C">
            <w:pPr>
              <w:pStyle w:val="ListParagraph"/>
              <w:numPr>
                <w:ilvl w:val="0"/>
                <w:numId w:val="1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Lưu để hoàn thành việc sửa.</w:t>
            </w:r>
          </w:p>
          <w:p w14:paraId="46665F67" w14:textId="77777777" w:rsidR="009C5CA3" w:rsidRPr="00257D2D" w:rsidRDefault="009C5CA3" w:rsidP="009A6B2C">
            <w:pPr>
              <w:pStyle w:val="ListParagraph"/>
              <w:numPr>
                <w:ilvl w:val="0"/>
                <w:numId w:val="1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tính hợp lệ của dữ liệu.</w:t>
            </w:r>
          </w:p>
          <w:p w14:paraId="7FD2E0FE" w14:textId="77777777" w:rsidR="009C5CA3" w:rsidRPr="00257D2D" w:rsidRDefault="009C5CA3" w:rsidP="009A6B2C">
            <w:pPr>
              <w:pStyle w:val="ListParagraph"/>
              <w:numPr>
                <w:ilvl w:val="0"/>
                <w:numId w:val="1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Lưu dữ liệu hợp lệ vào CSDL.</w:t>
            </w:r>
          </w:p>
          <w:p w14:paraId="242F39FF" w14:textId="1A83F528" w:rsidR="009C5CA3" w:rsidRPr="00257D2D" w:rsidRDefault="009C5CA3" w:rsidP="009A6B2C">
            <w:pPr>
              <w:pStyle w:val="ListParagraph"/>
              <w:numPr>
                <w:ilvl w:val="0"/>
                <w:numId w:val="1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Thông báo thành công và cập nhật giao diện chi tiết phim với </w:t>
            </w:r>
            <w:r w:rsidR="00A67D7D" w:rsidRPr="00257D2D">
              <w:rPr>
                <w:rFonts w:ascii="Times New Roman" w:hAnsi="Times New Roman" w:cs="Times New Roman"/>
                <w:color w:val="000000" w:themeColor="text1"/>
                <w:sz w:val="26"/>
                <w:szCs w:val="26"/>
                <w:lang w:val="vi-VN"/>
              </w:rPr>
              <w:t>dữ liệu mới.</w:t>
            </w:r>
          </w:p>
        </w:tc>
      </w:tr>
      <w:tr w:rsidR="00421549" w:rsidRPr="00257D2D" w14:paraId="08C8EC9C" w14:textId="77777777" w:rsidTr="00812429">
        <w:tc>
          <w:tcPr>
            <w:tcW w:w="2327" w:type="dxa"/>
          </w:tcPr>
          <w:p w14:paraId="5BDBE605" w14:textId="5A77B10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5DC53F81" w14:textId="017EE628" w:rsidR="00812429"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3.a. Dữ liệu cập nhập không hợp lệ: thông báo cho ad</w:t>
            </w:r>
            <w:r w:rsidR="006E00CE">
              <w:rPr>
                <w:rFonts w:ascii="Times New Roman" w:hAnsi="Times New Roman" w:cs="Times New Roman"/>
                <w:color w:val="000000" w:themeColor="text1"/>
                <w:sz w:val="26"/>
                <w:szCs w:val="26"/>
                <w:lang w:val="vi-VN"/>
              </w:rPr>
              <w:t>m</w:t>
            </w:r>
            <w:r w:rsidRPr="00257D2D">
              <w:rPr>
                <w:rFonts w:ascii="Times New Roman" w:hAnsi="Times New Roman" w:cs="Times New Roman"/>
                <w:color w:val="000000" w:themeColor="text1"/>
                <w:sz w:val="26"/>
                <w:szCs w:val="26"/>
                <w:lang w:val="vi-VN"/>
              </w:rPr>
              <w:t>in.</w:t>
            </w:r>
          </w:p>
          <w:p w14:paraId="1E143884" w14:textId="551690FE"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21DC2C49" w14:textId="2B605B78"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629" w:name="_Toc32681232"/>
      <w:r>
        <w:t xml:space="preserve">Bảng </w:t>
      </w:r>
      <w:r w:rsidR="005945D6">
        <w:fldChar w:fldCharType="begin"/>
      </w:r>
      <w:r w:rsidR="005945D6">
        <w:instrText xml:space="preserve"> SEQ Bảng \* ARABIC </w:instrText>
      </w:r>
      <w:r w:rsidR="005945D6">
        <w:fldChar w:fldCharType="separate"/>
      </w:r>
      <w:ins w:id="630" w:author="Nguyen Danh Nam 20166477" w:date="2020-02-15T17:42:00Z">
        <w:r w:rsidR="00F80815">
          <w:rPr>
            <w:noProof/>
          </w:rPr>
          <w:t>18</w:t>
        </w:r>
      </w:ins>
      <w:del w:id="631" w:author="Nguyen Danh Nam 20166477" w:date="2020-02-15T17:35:00Z">
        <w:r w:rsidR="00FA40EC" w:rsidDel="00F80815">
          <w:rPr>
            <w:noProof/>
          </w:rPr>
          <w:delText>16</w:delText>
        </w:r>
      </w:del>
      <w:r w:rsidR="005945D6">
        <w:rPr>
          <w:noProof/>
        </w:rPr>
        <w:fldChar w:fldCharType="end"/>
      </w:r>
      <w:r>
        <w:rPr>
          <w:lang w:val="vi-VN"/>
        </w:rPr>
        <w:t>. Đặc tả usecase Sửa thông tin phim</w:t>
      </w:r>
      <w:bookmarkEnd w:id="629"/>
    </w:p>
    <w:p w14:paraId="21E58B10" w14:textId="5BD69820"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lastRenderedPageBreak/>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Xoá phim</w:t>
      </w:r>
    </w:p>
    <w:p w14:paraId="21408133"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4B0B886D" w14:textId="77777777" w:rsidTr="00812429">
        <w:tc>
          <w:tcPr>
            <w:tcW w:w="2327" w:type="dxa"/>
          </w:tcPr>
          <w:p w14:paraId="7F980723"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5F40CDAA" w14:textId="05FD4C68" w:rsidR="00812429"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UC1</w:t>
            </w:r>
            <w:ins w:id="632" w:author="Nguyen Danh Nam 20166477" w:date="2020-02-15T16:34:00Z">
              <w:r w:rsidR="00C05255">
                <w:rPr>
                  <w:rFonts w:ascii="Times New Roman" w:hAnsi="Times New Roman" w:cs="Times New Roman"/>
                  <w:color w:val="000000" w:themeColor="text1"/>
                  <w:sz w:val="26"/>
                  <w:szCs w:val="26"/>
                  <w:lang w:val="vi-VN"/>
                </w:rPr>
                <w:t>8</w:t>
              </w:r>
            </w:ins>
            <w:del w:id="633" w:author="Nguyen Danh Nam 20166477" w:date="2020-02-15T16:34:00Z">
              <w:r w:rsidR="00521FFE" w:rsidRPr="00257D2D" w:rsidDel="00C05255">
                <w:rPr>
                  <w:rFonts w:ascii="Times New Roman" w:hAnsi="Times New Roman" w:cs="Times New Roman"/>
                  <w:color w:val="000000" w:themeColor="text1"/>
                  <w:sz w:val="26"/>
                  <w:szCs w:val="26"/>
                  <w:lang w:val="vi-VN"/>
                </w:rPr>
                <w:delText>7</w:delText>
              </w:r>
            </w:del>
          </w:p>
          <w:p w14:paraId="0656CD38" w14:textId="624DD713"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A3E08FF" w14:textId="77777777" w:rsidTr="00812429">
        <w:tc>
          <w:tcPr>
            <w:tcW w:w="2327" w:type="dxa"/>
          </w:tcPr>
          <w:p w14:paraId="147DA873"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14653A68" w14:textId="77777777" w:rsidR="00812429" w:rsidRPr="00257D2D" w:rsidRDefault="00A67D7D"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Xoá phim</w:t>
            </w:r>
          </w:p>
          <w:p w14:paraId="33B3F801" w14:textId="093D6C02"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21A4BB75" w14:textId="77777777" w:rsidTr="00812429">
        <w:tc>
          <w:tcPr>
            <w:tcW w:w="2327" w:type="dxa"/>
          </w:tcPr>
          <w:p w14:paraId="58EBCED0"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7AF84C9F" w14:textId="77777777" w:rsidR="00812429"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6969F9E5" w14:textId="78A55D46"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91D45F9" w14:textId="77777777" w:rsidTr="00812429">
        <w:tc>
          <w:tcPr>
            <w:tcW w:w="2327" w:type="dxa"/>
          </w:tcPr>
          <w:p w14:paraId="47B8353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67DBFF96" w14:textId="77777777" w:rsidR="00812429"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xoá bộ phim khỏi kho phim của hệ thống.</w:t>
            </w:r>
          </w:p>
          <w:p w14:paraId="00DF7F24" w14:textId="62801CC1"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53B6D97" w14:textId="77777777" w:rsidTr="00812429">
        <w:tc>
          <w:tcPr>
            <w:tcW w:w="2327" w:type="dxa"/>
          </w:tcPr>
          <w:p w14:paraId="23884A68" w14:textId="7E018DD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EE0C61B" w14:textId="5DA92B1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r w:rsidR="00A67D7D" w:rsidRPr="00257D2D">
              <w:rPr>
                <w:rFonts w:ascii="Times New Roman" w:hAnsi="Times New Roman" w:cs="Times New Roman"/>
                <w:color w:val="000000" w:themeColor="text1"/>
                <w:sz w:val="26"/>
                <w:szCs w:val="26"/>
                <w:lang w:val="vi-VN"/>
              </w:rPr>
              <w:t xml:space="preserve"> click vào nút Xoá trong giao diện chi tiết phim.</w:t>
            </w:r>
          </w:p>
          <w:p w14:paraId="3E9B41E3" w14:textId="373C499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A67D7D" w:rsidRPr="00257D2D" w14:paraId="36683F05" w14:textId="77777777" w:rsidTr="00812429">
        <w:tc>
          <w:tcPr>
            <w:tcW w:w="2327" w:type="dxa"/>
          </w:tcPr>
          <w:p w14:paraId="33E828AD" w14:textId="5737D0D5"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424F0BA4" w14:textId="77777777"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6C6D411F" w14:textId="414AFED5" w:rsidR="00A67D7D" w:rsidRPr="00257D2D" w:rsidRDefault="00A67D7D"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CC8807E" w14:textId="77777777" w:rsidTr="00812429">
        <w:tc>
          <w:tcPr>
            <w:tcW w:w="2327" w:type="dxa"/>
          </w:tcPr>
          <w:p w14:paraId="584666ED" w14:textId="01631B3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0121F69A" w14:textId="41D3A6D7" w:rsidR="00A67D7D" w:rsidRPr="00257D2D" w:rsidRDefault="00A67D7D" w:rsidP="009A6B2C">
            <w:pPr>
              <w:pStyle w:val="ListParagraph"/>
              <w:numPr>
                <w:ilvl w:val="0"/>
                <w:numId w:val="2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Xoá.</w:t>
            </w:r>
          </w:p>
          <w:p w14:paraId="6FB46569" w14:textId="7F7BCC2F" w:rsidR="00A67D7D" w:rsidRPr="00257D2D" w:rsidRDefault="00A67D7D" w:rsidP="009A6B2C">
            <w:pPr>
              <w:pStyle w:val="ListParagraph"/>
              <w:numPr>
                <w:ilvl w:val="0"/>
                <w:numId w:val="2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Giao diện hiển thị form xác nhận yêu cầu admin đồng ý với việc xoá.</w:t>
            </w:r>
          </w:p>
          <w:p w14:paraId="4B5514FE" w14:textId="35AA0CB9" w:rsidR="00A67D7D" w:rsidRPr="00257D2D" w:rsidRDefault="00A67D7D" w:rsidP="009A6B2C">
            <w:pPr>
              <w:pStyle w:val="ListParagraph"/>
              <w:numPr>
                <w:ilvl w:val="0"/>
                <w:numId w:val="2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chọn nút Đồng ý để chắc chắn xoá phim.</w:t>
            </w:r>
          </w:p>
          <w:p w14:paraId="79C68C51" w14:textId="7A2AF840" w:rsidR="00812429" w:rsidRPr="00257D2D" w:rsidRDefault="00A67D7D" w:rsidP="009A6B2C">
            <w:pPr>
              <w:pStyle w:val="ListParagraph"/>
              <w:numPr>
                <w:ilvl w:val="0"/>
                <w:numId w:val="2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w:t>
            </w:r>
            <w:r w:rsidR="00812429" w:rsidRPr="00257D2D">
              <w:rPr>
                <w:rFonts w:ascii="Times New Roman" w:hAnsi="Times New Roman" w:cs="Times New Roman"/>
                <w:color w:val="000000" w:themeColor="text1"/>
                <w:sz w:val="26"/>
                <w:szCs w:val="26"/>
                <w:lang w:val="vi-VN"/>
              </w:rPr>
              <w:t>hay đổi trạng thái của phim thành đã xoá và cập nhật vào CSDL, đồng thời xoá video file của phim trên dịch vụ lưu trữ.</w:t>
            </w:r>
          </w:p>
          <w:p w14:paraId="5D82B392" w14:textId="176D407A" w:rsidR="00A67D7D" w:rsidRPr="00257D2D" w:rsidRDefault="00A67D7D" w:rsidP="009A6B2C">
            <w:pPr>
              <w:pStyle w:val="ListParagraph"/>
              <w:numPr>
                <w:ilvl w:val="0"/>
                <w:numId w:val="2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 việc xoá và chuyển giao diện sang giao diện trang chủ.</w:t>
            </w:r>
          </w:p>
          <w:p w14:paraId="1FE77036" w14:textId="6CDD1DA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880F1AC" w14:textId="77777777" w:rsidTr="00812429">
        <w:tc>
          <w:tcPr>
            <w:tcW w:w="2327" w:type="dxa"/>
          </w:tcPr>
          <w:p w14:paraId="02F61015" w14:textId="73A1014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5E4A2BEB" w14:textId="2E5B1340" w:rsidR="00812429" w:rsidRPr="00257D2D" w:rsidRDefault="0051446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w:t>
            </w:r>
            <w:r w:rsidRPr="00257D2D">
              <w:rPr>
                <w:rFonts w:ascii="Times New Roman" w:hAnsi="Times New Roman" w:cs="Times New Roman"/>
                <w:color w:val="000000" w:themeColor="text1"/>
                <w:sz w:val="26"/>
                <w:szCs w:val="26"/>
                <w:lang w:val="vi-VN"/>
              </w:rPr>
              <w:t>hông có</w:t>
            </w:r>
          </w:p>
          <w:p w14:paraId="34D3B2D9" w14:textId="2569937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bl>
    <w:p w14:paraId="4134D97C" w14:textId="4310FC5E" w:rsidR="00D63DA1" w:rsidRPr="00257D2D" w:rsidRDefault="006E00CE"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634" w:name="_Toc32681233"/>
      <w:r>
        <w:t xml:space="preserve">Bảng </w:t>
      </w:r>
      <w:r w:rsidR="005945D6">
        <w:fldChar w:fldCharType="begin"/>
      </w:r>
      <w:r w:rsidR="005945D6">
        <w:instrText xml:space="preserve"> SEQ Bảng \* ARABIC </w:instrText>
      </w:r>
      <w:r w:rsidR="005945D6">
        <w:fldChar w:fldCharType="separate"/>
      </w:r>
      <w:ins w:id="635" w:author="Nguyen Danh Nam 20166477" w:date="2020-02-15T17:42:00Z">
        <w:r w:rsidR="00F80815">
          <w:rPr>
            <w:noProof/>
          </w:rPr>
          <w:t>19</w:t>
        </w:r>
      </w:ins>
      <w:del w:id="636" w:author="Nguyen Danh Nam 20166477" w:date="2020-02-15T17:35:00Z">
        <w:r w:rsidR="00FA40EC" w:rsidDel="00F80815">
          <w:rPr>
            <w:noProof/>
          </w:rPr>
          <w:delText>17</w:delText>
        </w:r>
      </w:del>
      <w:r w:rsidR="005945D6">
        <w:rPr>
          <w:noProof/>
        </w:rPr>
        <w:fldChar w:fldCharType="end"/>
      </w:r>
      <w:r>
        <w:rPr>
          <w:lang w:val="vi-VN"/>
        </w:rPr>
        <w:t>. Đặc tả usecase Xoá phim</w:t>
      </w:r>
      <w:bookmarkEnd w:id="634"/>
    </w:p>
    <w:p w14:paraId="4419568B" w14:textId="1B19DB8E" w:rsidR="008A2D2E" w:rsidRPr="00257D2D" w:rsidRDefault="008A2D2E" w:rsidP="00421549">
      <w:pPr>
        <w:pStyle w:val="ListParagraph"/>
        <w:spacing w:line="276" w:lineRule="auto"/>
        <w:ind w:left="1080"/>
        <w:rPr>
          <w:rFonts w:ascii="Times New Roman" w:hAnsi="Times New Roman" w:cs="Times New Roman"/>
          <w:color w:val="000000" w:themeColor="text1"/>
          <w:sz w:val="26"/>
          <w:szCs w:val="26"/>
          <w:lang w:val="vi-VN"/>
        </w:rPr>
      </w:pPr>
    </w:p>
    <w:p w14:paraId="4A088DE2" w14:textId="544FD5B8" w:rsidR="008A2D2E" w:rsidRPr="00257D2D" w:rsidRDefault="008A2D2E" w:rsidP="009A6B2C">
      <w:pPr>
        <w:pStyle w:val="ListParagraph"/>
        <w:numPr>
          <w:ilvl w:val="0"/>
          <w:numId w:val="10"/>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Phân rã usecase Quản lí thể loại phim</w:t>
      </w:r>
    </w:p>
    <w:p w14:paraId="15C6E61D" w14:textId="77777777" w:rsidR="008A2D2E" w:rsidRPr="00257D2D" w:rsidRDefault="008A2D2E" w:rsidP="00421549">
      <w:pPr>
        <w:pStyle w:val="ListParagraph"/>
        <w:spacing w:line="276" w:lineRule="auto"/>
        <w:ind w:left="2168"/>
        <w:rPr>
          <w:rFonts w:ascii="Times New Roman" w:hAnsi="Times New Roman" w:cs="Times New Roman"/>
          <w:color w:val="000000" w:themeColor="text1"/>
          <w:sz w:val="26"/>
          <w:szCs w:val="26"/>
          <w:lang w:val="vi-VN"/>
        </w:rPr>
      </w:pPr>
    </w:p>
    <w:p w14:paraId="6ECC7199" w14:textId="2F358D78" w:rsidR="00F34084" w:rsidRPr="000A4A1D" w:rsidRDefault="008A2D2E" w:rsidP="000A4A1D">
      <w:pPr>
        <w:keepNext/>
        <w:spacing w:line="276" w:lineRule="auto"/>
        <w:rPr>
          <w:ins w:id="637" w:author="quang.nguyen@aitokyolab.com" w:date="2020-02-12T14:57:00Z"/>
          <w:lang w:val="vi-VN"/>
          <w:rPrChange w:id="638" w:author="Nguyen Danh Nam 20166477" w:date="2020-02-15T15:39:00Z">
            <w:rPr>
              <w:ins w:id="639" w:author="quang.nguyen@aitokyolab.com" w:date="2020-02-12T14:57:00Z"/>
            </w:rPr>
          </w:rPrChange>
        </w:rPr>
        <w:pPrChange w:id="640" w:author="Nguyen Danh Nam 20166477" w:date="2020-02-15T15:38:00Z">
          <w:pPr>
            <w:keepNext/>
            <w:spacing w:line="276" w:lineRule="auto"/>
            <w:jc w:val="center"/>
          </w:pPr>
        </w:pPrChange>
      </w:pPr>
      <w:del w:id="641" w:author="Nguyen Danh Nam 20166477" w:date="2020-02-15T15:38:00Z">
        <w:r w:rsidRPr="00257D2D" w:rsidDel="000A4A1D">
          <w:rPr>
            <w:rFonts w:ascii="Times New Roman" w:hAnsi="Times New Roman" w:cs="Times New Roman"/>
            <w:noProof/>
            <w:color w:val="000000" w:themeColor="text1"/>
            <w:sz w:val="26"/>
            <w:szCs w:val="26"/>
            <w:lang w:val="vi-VN"/>
          </w:rPr>
          <w:lastRenderedPageBreak/>
          <w:drawing>
            <wp:inline distT="0" distB="0" distL="0" distR="0" wp14:anchorId="4A95D970" wp14:editId="2F988611">
              <wp:extent cx="3842535" cy="2790765"/>
              <wp:effectExtent l="0" t="0" r="0" b="381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6 at 12.47.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0882" cy="2796827"/>
                      </a:xfrm>
                      <a:prstGeom prst="rect">
                        <a:avLst/>
                      </a:prstGeom>
                    </pic:spPr>
                  </pic:pic>
                </a:graphicData>
              </a:graphic>
            </wp:inline>
          </w:drawing>
        </w:r>
      </w:del>
      <w:ins w:id="642" w:author="Nguyen Danh Nam 20166477" w:date="2020-02-15T15:40:00Z">
        <w:r w:rsidR="000A4A1D">
          <w:rPr>
            <w:noProof/>
            <w:lang w:val="vi-VN"/>
          </w:rPr>
          <w:drawing>
            <wp:inline distT="0" distB="0" distL="0" distR="0" wp14:anchorId="3480F2C9" wp14:editId="627B654A">
              <wp:extent cx="5943600" cy="3899535"/>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5 at 3.39.5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ins>
    </w:p>
    <w:p w14:paraId="0B15BAC1" w14:textId="50D8B72D" w:rsidR="00455702" w:rsidRPr="005F0B23" w:rsidRDefault="00455702">
      <w:pPr>
        <w:keepNext/>
        <w:spacing w:line="276" w:lineRule="auto"/>
        <w:rPr>
          <w:b/>
          <w:bCs/>
          <w:rPrChange w:id="643" w:author="quang.nguyen@aitokyolab.com" w:date="2020-02-12T14:58:00Z">
            <w:rPr/>
          </w:rPrChange>
        </w:rPr>
        <w:pPrChange w:id="644" w:author="quang.nguyen@aitokyolab.com" w:date="2020-02-12T14:57:00Z">
          <w:pPr>
            <w:keepNext/>
            <w:spacing w:line="276" w:lineRule="auto"/>
            <w:jc w:val="center"/>
          </w:pPr>
        </w:pPrChange>
      </w:pPr>
      <w:ins w:id="645" w:author="quang.nguyen@aitokyolab.com" w:date="2020-02-12T14:57:00Z">
        <w:r w:rsidRPr="005F0B23">
          <w:rPr>
            <w:b/>
            <w:bCs/>
            <w:rPrChange w:id="646" w:author="quang.nguyen@aitokyolab.com" w:date="2020-02-12T14:58:00Z">
              <w:rPr/>
            </w:rPrChange>
          </w:rPr>
          <w:t xml:space="preserve">EM sửa </w:t>
        </w:r>
      </w:ins>
      <w:ins w:id="647" w:author="quang.nguyen@aitokyolab.com" w:date="2020-02-12T14:58:00Z">
        <w:r w:rsidRPr="005F0B23">
          <w:rPr>
            <w:b/>
            <w:bCs/>
            <w:rPrChange w:id="648" w:author="quang.nguyen@aitokyolab.com" w:date="2020-02-12T14:58:00Z">
              <w:rPr/>
            </w:rPrChange>
          </w:rPr>
          <w:t xml:space="preserve">sơ đồ uc phân rã này </w:t>
        </w:r>
      </w:ins>
      <w:ins w:id="649" w:author="quang.nguyen@aitokyolab.com" w:date="2020-02-12T14:57:00Z">
        <w:r w:rsidRPr="005F0B23">
          <w:rPr>
            <w:b/>
            <w:bCs/>
            <w:rPrChange w:id="650" w:author="quang.nguyen@aitokyolab.com" w:date="2020-02-12T14:58:00Z">
              <w:rPr/>
            </w:rPrChange>
          </w:rPr>
          <w:t>tương tự như các comments</w:t>
        </w:r>
      </w:ins>
      <w:ins w:id="651" w:author="quang.nguyen@aitokyolab.com" w:date="2020-02-12T14:58:00Z">
        <w:r w:rsidRPr="005F0B23">
          <w:rPr>
            <w:b/>
            <w:bCs/>
            <w:rPrChange w:id="652" w:author="quang.nguyen@aitokyolab.com" w:date="2020-02-12T14:58:00Z">
              <w:rPr/>
            </w:rPrChange>
          </w:rPr>
          <w:t xml:space="preserve"> của tôi ở trên đối với nhóm uc “Quản lý phim”.</w:t>
        </w:r>
      </w:ins>
    </w:p>
    <w:p w14:paraId="4F1EE798" w14:textId="0DD721AE" w:rsidR="008A2D2E" w:rsidRDefault="00F34084" w:rsidP="00421549">
      <w:pPr>
        <w:pStyle w:val="Caption"/>
        <w:spacing w:line="276" w:lineRule="auto"/>
        <w:ind w:left="1088" w:firstLine="720"/>
        <w:rPr>
          <w:ins w:id="653" w:author="Nguyen Danh Nam 20166477" w:date="2020-02-15T16:35:00Z"/>
          <w:lang w:val="vi-VN"/>
        </w:rPr>
      </w:pPr>
      <w:bookmarkStart w:id="654" w:name="_Toc31844351"/>
      <w:r>
        <w:t xml:space="preserve">Hình </w:t>
      </w:r>
      <w:r w:rsidR="005945D6">
        <w:fldChar w:fldCharType="begin"/>
      </w:r>
      <w:r w:rsidR="005945D6">
        <w:instrText xml:space="preserve"> SEQ Hình \* ARABIC </w:instrText>
      </w:r>
      <w:r w:rsidR="005945D6">
        <w:fldChar w:fldCharType="separate"/>
      </w:r>
      <w:r>
        <w:rPr>
          <w:noProof/>
        </w:rPr>
        <w:t>4</w:t>
      </w:r>
      <w:r w:rsidR="005945D6">
        <w:rPr>
          <w:noProof/>
        </w:rPr>
        <w:fldChar w:fldCharType="end"/>
      </w:r>
      <w:r>
        <w:rPr>
          <w:lang w:val="vi-VN"/>
        </w:rPr>
        <w:t>. Biểu đồ phân rã usecase Quản lí thể loại phim</w:t>
      </w:r>
      <w:bookmarkEnd w:id="654"/>
    </w:p>
    <w:p w14:paraId="0C6DCB84" w14:textId="65769CE5" w:rsidR="00C05255" w:rsidRPr="00236FC2" w:rsidRDefault="00C05255" w:rsidP="00C05255">
      <w:pPr>
        <w:pStyle w:val="ListParagraph"/>
        <w:numPr>
          <w:ilvl w:val="0"/>
          <w:numId w:val="10"/>
        </w:numPr>
        <w:spacing w:line="276" w:lineRule="auto"/>
        <w:rPr>
          <w:ins w:id="655" w:author="Nguyen Danh Nam 20166477" w:date="2020-02-15T16:35:00Z"/>
          <w:rFonts w:ascii="Times New Roman" w:hAnsi="Times New Roman" w:cs="Times New Roman"/>
          <w:b/>
          <w:bCs/>
          <w:color w:val="000000" w:themeColor="text1"/>
          <w:sz w:val="26"/>
          <w:szCs w:val="26"/>
          <w:lang w:val="vi-VN"/>
        </w:rPr>
      </w:pPr>
      <w:ins w:id="656" w:author="Nguyen Danh Nam 20166477" w:date="2020-02-15T16:35: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Tìm kiếm thể loại phim</w:t>
        </w:r>
      </w:ins>
    </w:p>
    <w:p w14:paraId="6B253375" w14:textId="77777777" w:rsidR="00C05255" w:rsidRPr="00257D2D" w:rsidRDefault="00C05255" w:rsidP="00C05255">
      <w:pPr>
        <w:pStyle w:val="ListParagraph"/>
        <w:spacing w:line="276" w:lineRule="auto"/>
        <w:rPr>
          <w:ins w:id="657" w:author="Nguyen Danh Nam 20166477" w:date="2020-02-15T16:35: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6ED37113" w14:textId="77777777" w:rsidTr="00832895">
        <w:trPr>
          <w:ins w:id="658" w:author="Nguyen Danh Nam 20166477" w:date="2020-02-15T16:35:00Z"/>
        </w:trPr>
        <w:tc>
          <w:tcPr>
            <w:tcW w:w="2327" w:type="dxa"/>
          </w:tcPr>
          <w:p w14:paraId="0D340BAA" w14:textId="77777777" w:rsidR="00C05255" w:rsidRPr="00257D2D" w:rsidRDefault="00C05255" w:rsidP="00832895">
            <w:pPr>
              <w:pStyle w:val="ListParagraph"/>
              <w:spacing w:line="276" w:lineRule="auto"/>
              <w:ind w:left="0"/>
              <w:rPr>
                <w:ins w:id="659" w:author="Nguyen Danh Nam 20166477" w:date="2020-02-15T16:35:00Z"/>
                <w:rFonts w:ascii="Times New Roman" w:hAnsi="Times New Roman" w:cs="Times New Roman"/>
                <w:color w:val="000000" w:themeColor="text1"/>
                <w:sz w:val="26"/>
                <w:szCs w:val="26"/>
                <w:lang w:val="vi-VN"/>
              </w:rPr>
            </w:pPr>
            <w:ins w:id="660" w:author="Nguyen Danh Nam 20166477" w:date="2020-02-15T16:35:00Z">
              <w:r w:rsidRPr="00257D2D">
                <w:rPr>
                  <w:rFonts w:ascii="Times New Roman" w:hAnsi="Times New Roman" w:cs="Times New Roman"/>
                  <w:color w:val="000000" w:themeColor="text1"/>
                  <w:sz w:val="26"/>
                  <w:szCs w:val="26"/>
                  <w:lang w:val="vi-VN"/>
                </w:rPr>
                <w:t>Mã usecase</w:t>
              </w:r>
            </w:ins>
          </w:p>
        </w:tc>
        <w:tc>
          <w:tcPr>
            <w:tcW w:w="5575" w:type="dxa"/>
          </w:tcPr>
          <w:p w14:paraId="20B02B7D" w14:textId="76BD5631" w:rsidR="00C05255" w:rsidRPr="00257D2D" w:rsidRDefault="00C05255" w:rsidP="00832895">
            <w:pPr>
              <w:pStyle w:val="ListParagraph"/>
              <w:spacing w:line="276" w:lineRule="auto"/>
              <w:ind w:left="0"/>
              <w:rPr>
                <w:ins w:id="661" w:author="Nguyen Danh Nam 20166477" w:date="2020-02-15T16:35:00Z"/>
                <w:rFonts w:ascii="Times New Roman" w:hAnsi="Times New Roman" w:cs="Times New Roman"/>
                <w:color w:val="000000" w:themeColor="text1"/>
                <w:sz w:val="26"/>
                <w:szCs w:val="26"/>
              </w:rPr>
            </w:pPr>
            <w:ins w:id="662" w:author="Nguyen Danh Nam 20166477" w:date="2020-02-15T16:35:00Z">
              <w:r w:rsidRPr="00257D2D">
                <w:rPr>
                  <w:rFonts w:ascii="Times New Roman" w:hAnsi="Times New Roman" w:cs="Times New Roman"/>
                  <w:color w:val="000000" w:themeColor="text1"/>
                  <w:sz w:val="26"/>
                  <w:szCs w:val="26"/>
                  <w:lang w:val="vi-VN"/>
                </w:rPr>
                <w:t>UC1</w:t>
              </w:r>
              <w:r>
                <w:rPr>
                  <w:rFonts w:ascii="Times New Roman" w:hAnsi="Times New Roman" w:cs="Times New Roman"/>
                  <w:color w:val="000000" w:themeColor="text1"/>
                  <w:sz w:val="26"/>
                  <w:szCs w:val="26"/>
                  <w:lang w:val="vi-VN"/>
                </w:rPr>
                <w:t>9</w:t>
              </w:r>
            </w:ins>
          </w:p>
          <w:p w14:paraId="21810CC4" w14:textId="77777777" w:rsidR="00C05255" w:rsidRPr="00257D2D" w:rsidRDefault="00C05255" w:rsidP="00832895">
            <w:pPr>
              <w:pStyle w:val="ListParagraph"/>
              <w:spacing w:line="276" w:lineRule="auto"/>
              <w:ind w:left="0"/>
              <w:rPr>
                <w:ins w:id="663" w:author="Nguyen Danh Nam 20166477" w:date="2020-02-15T16:35:00Z"/>
                <w:rFonts w:ascii="Times New Roman" w:hAnsi="Times New Roman" w:cs="Times New Roman"/>
                <w:color w:val="000000" w:themeColor="text1"/>
                <w:sz w:val="26"/>
                <w:szCs w:val="26"/>
              </w:rPr>
            </w:pPr>
          </w:p>
        </w:tc>
      </w:tr>
      <w:tr w:rsidR="00C05255" w:rsidRPr="00257D2D" w14:paraId="59E16C57" w14:textId="77777777" w:rsidTr="00832895">
        <w:trPr>
          <w:ins w:id="664" w:author="Nguyen Danh Nam 20166477" w:date="2020-02-15T16:35:00Z"/>
        </w:trPr>
        <w:tc>
          <w:tcPr>
            <w:tcW w:w="2327" w:type="dxa"/>
          </w:tcPr>
          <w:p w14:paraId="40A5D6BF" w14:textId="77777777" w:rsidR="00C05255" w:rsidRPr="00257D2D" w:rsidRDefault="00C05255" w:rsidP="00832895">
            <w:pPr>
              <w:pStyle w:val="ListParagraph"/>
              <w:spacing w:line="276" w:lineRule="auto"/>
              <w:ind w:left="0"/>
              <w:rPr>
                <w:ins w:id="665" w:author="Nguyen Danh Nam 20166477" w:date="2020-02-15T16:35:00Z"/>
                <w:rFonts w:ascii="Times New Roman" w:hAnsi="Times New Roman" w:cs="Times New Roman"/>
                <w:color w:val="000000" w:themeColor="text1"/>
                <w:sz w:val="26"/>
                <w:szCs w:val="26"/>
                <w:lang w:val="vi-VN"/>
              </w:rPr>
            </w:pPr>
            <w:ins w:id="666" w:author="Nguyen Danh Nam 20166477" w:date="2020-02-15T16:35:00Z">
              <w:r w:rsidRPr="00257D2D">
                <w:rPr>
                  <w:rFonts w:ascii="Times New Roman" w:hAnsi="Times New Roman" w:cs="Times New Roman"/>
                  <w:color w:val="000000" w:themeColor="text1"/>
                  <w:sz w:val="26"/>
                  <w:szCs w:val="26"/>
                  <w:lang w:val="vi-VN"/>
                </w:rPr>
                <w:t>Tên usecase</w:t>
              </w:r>
            </w:ins>
          </w:p>
        </w:tc>
        <w:tc>
          <w:tcPr>
            <w:tcW w:w="5575" w:type="dxa"/>
          </w:tcPr>
          <w:p w14:paraId="352C2625" w14:textId="503995D4" w:rsidR="00C05255" w:rsidRPr="00257D2D" w:rsidRDefault="00C05255" w:rsidP="00832895">
            <w:pPr>
              <w:pStyle w:val="ListParagraph"/>
              <w:spacing w:line="276" w:lineRule="auto"/>
              <w:ind w:left="0"/>
              <w:rPr>
                <w:ins w:id="667" w:author="Nguyen Danh Nam 20166477" w:date="2020-02-15T16:35:00Z"/>
                <w:rFonts w:ascii="Times New Roman" w:hAnsi="Times New Roman" w:cs="Times New Roman"/>
                <w:color w:val="000000" w:themeColor="text1"/>
                <w:sz w:val="26"/>
                <w:szCs w:val="26"/>
                <w:lang w:val="vi-VN"/>
              </w:rPr>
            </w:pPr>
            <w:ins w:id="668" w:author="Nguyen Danh Nam 20166477" w:date="2020-02-15T16:36:00Z">
              <w:r>
                <w:rPr>
                  <w:rFonts w:ascii="Times New Roman" w:hAnsi="Times New Roman" w:cs="Times New Roman"/>
                  <w:color w:val="000000" w:themeColor="text1"/>
                  <w:sz w:val="26"/>
                  <w:szCs w:val="26"/>
                  <w:lang w:val="vi-VN"/>
                </w:rPr>
                <w:t>Tìm kiếm thể loại phim</w:t>
              </w:r>
            </w:ins>
          </w:p>
          <w:p w14:paraId="79C01B3A" w14:textId="77777777" w:rsidR="00C05255" w:rsidRPr="00257D2D" w:rsidRDefault="00C05255" w:rsidP="00832895">
            <w:pPr>
              <w:pStyle w:val="ListParagraph"/>
              <w:spacing w:line="276" w:lineRule="auto"/>
              <w:ind w:left="0"/>
              <w:rPr>
                <w:ins w:id="669" w:author="Nguyen Danh Nam 20166477" w:date="2020-02-15T16:35:00Z"/>
                <w:rFonts w:ascii="Times New Roman" w:hAnsi="Times New Roman" w:cs="Times New Roman"/>
                <w:color w:val="000000" w:themeColor="text1"/>
                <w:sz w:val="26"/>
                <w:szCs w:val="26"/>
                <w:lang w:val="vi-VN"/>
              </w:rPr>
            </w:pPr>
          </w:p>
        </w:tc>
      </w:tr>
      <w:tr w:rsidR="00C05255" w:rsidRPr="00257D2D" w14:paraId="17F6B9E6" w14:textId="77777777" w:rsidTr="00832895">
        <w:trPr>
          <w:ins w:id="670" w:author="Nguyen Danh Nam 20166477" w:date="2020-02-15T16:35:00Z"/>
        </w:trPr>
        <w:tc>
          <w:tcPr>
            <w:tcW w:w="2327" w:type="dxa"/>
          </w:tcPr>
          <w:p w14:paraId="38063194" w14:textId="77777777" w:rsidR="00C05255" w:rsidRPr="00257D2D" w:rsidRDefault="00C05255" w:rsidP="00832895">
            <w:pPr>
              <w:pStyle w:val="ListParagraph"/>
              <w:spacing w:line="276" w:lineRule="auto"/>
              <w:ind w:left="0"/>
              <w:rPr>
                <w:ins w:id="671" w:author="Nguyen Danh Nam 20166477" w:date="2020-02-15T16:35:00Z"/>
                <w:rFonts w:ascii="Times New Roman" w:hAnsi="Times New Roman" w:cs="Times New Roman"/>
                <w:color w:val="000000" w:themeColor="text1"/>
                <w:sz w:val="26"/>
                <w:szCs w:val="26"/>
                <w:lang w:val="vi-VN"/>
              </w:rPr>
            </w:pPr>
            <w:ins w:id="672" w:author="Nguyen Danh Nam 20166477" w:date="2020-02-15T16:35:00Z">
              <w:r w:rsidRPr="00257D2D">
                <w:rPr>
                  <w:rFonts w:ascii="Times New Roman" w:hAnsi="Times New Roman" w:cs="Times New Roman"/>
                  <w:color w:val="000000" w:themeColor="text1"/>
                  <w:sz w:val="26"/>
                  <w:szCs w:val="26"/>
                  <w:lang w:val="vi-VN"/>
                </w:rPr>
                <w:t>Tác nhân</w:t>
              </w:r>
            </w:ins>
          </w:p>
        </w:tc>
        <w:tc>
          <w:tcPr>
            <w:tcW w:w="5575" w:type="dxa"/>
          </w:tcPr>
          <w:p w14:paraId="60A8CACA" w14:textId="41412B45" w:rsidR="00C05255" w:rsidRPr="00257D2D" w:rsidRDefault="00C05255" w:rsidP="00832895">
            <w:pPr>
              <w:pStyle w:val="ListParagraph"/>
              <w:spacing w:line="276" w:lineRule="auto"/>
              <w:ind w:left="0"/>
              <w:rPr>
                <w:ins w:id="673" w:author="Nguyen Danh Nam 20166477" w:date="2020-02-15T16:35:00Z"/>
                <w:rFonts w:ascii="Times New Roman" w:hAnsi="Times New Roman" w:cs="Times New Roman"/>
                <w:color w:val="000000" w:themeColor="text1"/>
                <w:sz w:val="26"/>
                <w:szCs w:val="26"/>
                <w:lang w:val="vi-VN"/>
              </w:rPr>
            </w:pPr>
            <w:ins w:id="674" w:author="Nguyen Danh Nam 20166477" w:date="2020-02-15T16:36:00Z">
              <w:r>
                <w:rPr>
                  <w:rFonts w:ascii="Times New Roman" w:hAnsi="Times New Roman" w:cs="Times New Roman"/>
                  <w:color w:val="000000" w:themeColor="text1"/>
                  <w:sz w:val="26"/>
                  <w:szCs w:val="26"/>
                  <w:lang w:val="vi-VN"/>
                </w:rPr>
                <w:t>Admin</w:t>
              </w:r>
            </w:ins>
          </w:p>
          <w:p w14:paraId="467880EC" w14:textId="77777777" w:rsidR="00C05255" w:rsidRPr="00257D2D" w:rsidRDefault="00C05255" w:rsidP="00832895">
            <w:pPr>
              <w:pStyle w:val="ListParagraph"/>
              <w:spacing w:line="276" w:lineRule="auto"/>
              <w:ind w:left="0"/>
              <w:rPr>
                <w:ins w:id="675" w:author="Nguyen Danh Nam 20166477" w:date="2020-02-15T16:35:00Z"/>
                <w:rFonts w:ascii="Times New Roman" w:hAnsi="Times New Roman" w:cs="Times New Roman"/>
                <w:color w:val="000000" w:themeColor="text1"/>
                <w:sz w:val="26"/>
                <w:szCs w:val="26"/>
                <w:lang w:val="vi-VN"/>
              </w:rPr>
            </w:pPr>
          </w:p>
        </w:tc>
      </w:tr>
      <w:tr w:rsidR="00C05255" w:rsidRPr="00257D2D" w14:paraId="45F66739" w14:textId="77777777" w:rsidTr="00832895">
        <w:trPr>
          <w:ins w:id="676" w:author="Nguyen Danh Nam 20166477" w:date="2020-02-15T16:35:00Z"/>
        </w:trPr>
        <w:tc>
          <w:tcPr>
            <w:tcW w:w="2327" w:type="dxa"/>
          </w:tcPr>
          <w:p w14:paraId="6F467010" w14:textId="77777777" w:rsidR="00C05255" w:rsidRPr="00257D2D" w:rsidRDefault="00C05255" w:rsidP="00832895">
            <w:pPr>
              <w:pStyle w:val="ListParagraph"/>
              <w:spacing w:line="276" w:lineRule="auto"/>
              <w:ind w:left="0"/>
              <w:rPr>
                <w:ins w:id="677" w:author="Nguyen Danh Nam 20166477" w:date="2020-02-15T16:35:00Z"/>
                <w:rFonts w:ascii="Times New Roman" w:hAnsi="Times New Roman" w:cs="Times New Roman"/>
                <w:color w:val="000000" w:themeColor="text1"/>
                <w:sz w:val="26"/>
                <w:szCs w:val="26"/>
                <w:lang w:val="vi-VN"/>
              </w:rPr>
            </w:pPr>
            <w:ins w:id="678" w:author="Nguyen Danh Nam 20166477" w:date="2020-02-15T16:35:00Z">
              <w:r w:rsidRPr="00257D2D">
                <w:rPr>
                  <w:rFonts w:ascii="Times New Roman" w:hAnsi="Times New Roman" w:cs="Times New Roman"/>
                  <w:color w:val="000000" w:themeColor="text1"/>
                  <w:sz w:val="26"/>
                  <w:szCs w:val="26"/>
                  <w:lang w:val="vi-VN"/>
                </w:rPr>
                <w:t>Mô tả</w:t>
              </w:r>
            </w:ins>
          </w:p>
        </w:tc>
        <w:tc>
          <w:tcPr>
            <w:tcW w:w="5575" w:type="dxa"/>
          </w:tcPr>
          <w:p w14:paraId="7C4608E6" w14:textId="3291E58D" w:rsidR="00C05255" w:rsidRPr="00257D2D" w:rsidRDefault="00C05255" w:rsidP="00832895">
            <w:pPr>
              <w:pStyle w:val="ListParagraph"/>
              <w:spacing w:line="276" w:lineRule="auto"/>
              <w:ind w:left="0"/>
              <w:rPr>
                <w:ins w:id="679" w:author="Nguyen Danh Nam 20166477" w:date="2020-02-15T16:35:00Z"/>
                <w:rFonts w:ascii="Times New Roman" w:hAnsi="Times New Roman" w:cs="Times New Roman"/>
                <w:color w:val="000000" w:themeColor="text1"/>
                <w:sz w:val="26"/>
                <w:szCs w:val="26"/>
                <w:lang w:val="vi-VN"/>
              </w:rPr>
            </w:pPr>
            <w:ins w:id="680" w:author="Nguyen Danh Nam 20166477" w:date="2020-02-15T16:36:00Z">
              <w:r>
                <w:rPr>
                  <w:rFonts w:ascii="Times New Roman" w:hAnsi="Times New Roman" w:cs="Times New Roman"/>
                  <w:color w:val="000000" w:themeColor="text1"/>
                  <w:sz w:val="26"/>
                  <w:szCs w:val="26"/>
                  <w:lang w:val="vi-VN"/>
                </w:rPr>
                <w:t>Admin tìm kiếm thể loại phim.</w:t>
              </w:r>
            </w:ins>
          </w:p>
          <w:p w14:paraId="25D05FC2" w14:textId="77777777" w:rsidR="00C05255" w:rsidRPr="00257D2D" w:rsidRDefault="00C05255" w:rsidP="00832895">
            <w:pPr>
              <w:pStyle w:val="ListParagraph"/>
              <w:spacing w:line="276" w:lineRule="auto"/>
              <w:ind w:left="0"/>
              <w:rPr>
                <w:ins w:id="681" w:author="Nguyen Danh Nam 20166477" w:date="2020-02-15T16:35:00Z"/>
                <w:rFonts w:ascii="Times New Roman" w:hAnsi="Times New Roman" w:cs="Times New Roman"/>
                <w:color w:val="000000" w:themeColor="text1"/>
                <w:sz w:val="26"/>
                <w:szCs w:val="26"/>
                <w:lang w:val="vi-VN"/>
              </w:rPr>
            </w:pPr>
          </w:p>
        </w:tc>
      </w:tr>
      <w:tr w:rsidR="00C05255" w:rsidRPr="00257D2D" w14:paraId="4413EAFA" w14:textId="77777777" w:rsidTr="00832895">
        <w:trPr>
          <w:ins w:id="682" w:author="Nguyen Danh Nam 20166477" w:date="2020-02-15T16:35:00Z"/>
        </w:trPr>
        <w:tc>
          <w:tcPr>
            <w:tcW w:w="2327" w:type="dxa"/>
          </w:tcPr>
          <w:p w14:paraId="18E2D611" w14:textId="77777777" w:rsidR="00C05255" w:rsidRPr="00257D2D" w:rsidRDefault="00C05255" w:rsidP="00832895">
            <w:pPr>
              <w:pStyle w:val="ListParagraph"/>
              <w:spacing w:line="276" w:lineRule="auto"/>
              <w:ind w:left="0"/>
              <w:rPr>
                <w:ins w:id="683" w:author="Nguyen Danh Nam 20166477" w:date="2020-02-15T16:35:00Z"/>
                <w:rFonts w:ascii="Times New Roman" w:hAnsi="Times New Roman" w:cs="Times New Roman"/>
                <w:color w:val="000000" w:themeColor="text1"/>
                <w:sz w:val="26"/>
                <w:szCs w:val="26"/>
                <w:lang w:val="vi-VN"/>
              </w:rPr>
            </w:pPr>
            <w:ins w:id="684" w:author="Nguyen Danh Nam 20166477" w:date="2020-02-15T16:35:00Z">
              <w:r w:rsidRPr="00257D2D">
                <w:rPr>
                  <w:rFonts w:ascii="Times New Roman" w:hAnsi="Times New Roman" w:cs="Times New Roman"/>
                  <w:color w:val="000000" w:themeColor="text1"/>
                  <w:sz w:val="26"/>
                  <w:szCs w:val="26"/>
                  <w:lang w:val="vi-VN"/>
                </w:rPr>
                <w:t>Sự kiện kích hoạt</w:t>
              </w:r>
            </w:ins>
          </w:p>
        </w:tc>
        <w:tc>
          <w:tcPr>
            <w:tcW w:w="5575" w:type="dxa"/>
          </w:tcPr>
          <w:p w14:paraId="513B1447" w14:textId="7EBD8ECD" w:rsidR="00C05255" w:rsidRPr="00257D2D" w:rsidRDefault="00C05255" w:rsidP="00832895">
            <w:pPr>
              <w:pStyle w:val="ListParagraph"/>
              <w:spacing w:line="276" w:lineRule="auto"/>
              <w:ind w:left="0"/>
              <w:rPr>
                <w:ins w:id="685" w:author="Nguyen Danh Nam 20166477" w:date="2020-02-15T16:35:00Z"/>
                <w:rFonts w:ascii="Times New Roman" w:hAnsi="Times New Roman" w:cs="Times New Roman"/>
                <w:color w:val="000000" w:themeColor="text1"/>
                <w:sz w:val="26"/>
                <w:szCs w:val="26"/>
                <w:lang w:val="vi-VN"/>
              </w:rPr>
            </w:pPr>
            <w:ins w:id="686" w:author="Nguyen Danh Nam 20166477" w:date="2020-02-15T16:36:00Z">
              <w:r>
                <w:rPr>
                  <w:rFonts w:ascii="Times New Roman" w:hAnsi="Times New Roman" w:cs="Times New Roman"/>
                  <w:color w:val="000000" w:themeColor="text1"/>
                  <w:sz w:val="26"/>
                  <w:szCs w:val="26"/>
                  <w:lang w:val="vi-VN"/>
                </w:rPr>
                <w:t>Admin bấm nút tìm kiếm trên thanh tìm kiếm ở giao diện quản lí thể loại phim</w:t>
              </w:r>
            </w:ins>
            <w:ins w:id="687" w:author="Nguyen Danh Nam 20166477" w:date="2020-02-15T16:35:00Z">
              <w:r w:rsidRPr="00257D2D">
                <w:rPr>
                  <w:rFonts w:ascii="Times New Roman" w:hAnsi="Times New Roman" w:cs="Times New Roman"/>
                  <w:color w:val="000000" w:themeColor="text1"/>
                  <w:sz w:val="26"/>
                  <w:szCs w:val="26"/>
                  <w:lang w:val="vi-VN"/>
                </w:rPr>
                <w:t>.</w:t>
              </w:r>
            </w:ins>
          </w:p>
          <w:p w14:paraId="6285DA48" w14:textId="77777777" w:rsidR="00C05255" w:rsidRPr="00257D2D" w:rsidRDefault="00C05255" w:rsidP="00832895">
            <w:pPr>
              <w:pStyle w:val="ListParagraph"/>
              <w:spacing w:line="276" w:lineRule="auto"/>
              <w:ind w:left="0"/>
              <w:rPr>
                <w:ins w:id="688" w:author="Nguyen Danh Nam 20166477" w:date="2020-02-15T16:35:00Z"/>
                <w:rFonts w:ascii="Times New Roman" w:hAnsi="Times New Roman" w:cs="Times New Roman"/>
                <w:color w:val="000000" w:themeColor="text1"/>
                <w:sz w:val="26"/>
                <w:szCs w:val="26"/>
                <w:lang w:val="vi-VN"/>
              </w:rPr>
            </w:pPr>
          </w:p>
        </w:tc>
      </w:tr>
      <w:tr w:rsidR="00C05255" w:rsidRPr="00257D2D" w14:paraId="16EB2C34" w14:textId="77777777" w:rsidTr="00832895">
        <w:trPr>
          <w:ins w:id="689" w:author="Nguyen Danh Nam 20166477" w:date="2020-02-15T16:35:00Z"/>
        </w:trPr>
        <w:tc>
          <w:tcPr>
            <w:tcW w:w="2327" w:type="dxa"/>
          </w:tcPr>
          <w:p w14:paraId="4B2A4519" w14:textId="77777777" w:rsidR="00C05255" w:rsidRPr="00257D2D" w:rsidRDefault="00C05255" w:rsidP="00832895">
            <w:pPr>
              <w:pStyle w:val="ListParagraph"/>
              <w:spacing w:line="276" w:lineRule="auto"/>
              <w:ind w:left="0"/>
              <w:rPr>
                <w:ins w:id="690" w:author="Nguyen Danh Nam 20166477" w:date="2020-02-15T16:35:00Z"/>
                <w:rFonts w:ascii="Times New Roman" w:hAnsi="Times New Roman" w:cs="Times New Roman"/>
                <w:color w:val="000000" w:themeColor="text1"/>
                <w:sz w:val="26"/>
                <w:szCs w:val="26"/>
                <w:lang w:val="vi-VN"/>
              </w:rPr>
            </w:pPr>
            <w:ins w:id="691" w:author="Nguyen Danh Nam 20166477" w:date="2020-02-15T16:35:00Z">
              <w:r w:rsidRPr="00257D2D">
                <w:rPr>
                  <w:rFonts w:ascii="Times New Roman" w:hAnsi="Times New Roman" w:cs="Times New Roman"/>
                  <w:color w:val="000000" w:themeColor="text1"/>
                  <w:sz w:val="26"/>
                  <w:szCs w:val="26"/>
                  <w:lang w:val="vi-VN"/>
                </w:rPr>
                <w:t>Điều kiện tiên quyết</w:t>
              </w:r>
            </w:ins>
          </w:p>
        </w:tc>
        <w:tc>
          <w:tcPr>
            <w:tcW w:w="5575" w:type="dxa"/>
          </w:tcPr>
          <w:p w14:paraId="1A645A5C" w14:textId="7F0E543D" w:rsidR="00C05255" w:rsidRPr="00257D2D" w:rsidRDefault="00C05255" w:rsidP="00C05255">
            <w:pPr>
              <w:pStyle w:val="ListParagraph"/>
              <w:spacing w:line="276" w:lineRule="auto"/>
              <w:ind w:left="0"/>
              <w:rPr>
                <w:ins w:id="692" w:author="Nguyen Danh Nam 20166477" w:date="2020-02-15T16:35:00Z"/>
                <w:rFonts w:ascii="Times New Roman" w:hAnsi="Times New Roman" w:cs="Times New Roman"/>
                <w:color w:val="000000" w:themeColor="text1"/>
                <w:sz w:val="26"/>
                <w:szCs w:val="26"/>
                <w:lang w:val="vi-VN"/>
              </w:rPr>
            </w:pPr>
            <w:ins w:id="693" w:author="Nguyen Danh Nam 20166477" w:date="2020-02-15T16:36:00Z">
              <w:r>
                <w:rPr>
                  <w:rFonts w:ascii="Times New Roman" w:hAnsi="Times New Roman" w:cs="Times New Roman"/>
                  <w:color w:val="000000" w:themeColor="text1"/>
                  <w:sz w:val="26"/>
                  <w:szCs w:val="26"/>
                  <w:lang w:val="vi-VN"/>
                </w:rPr>
                <w:t xml:space="preserve">Tài khoản đăng nhập có </w:t>
              </w:r>
            </w:ins>
            <w:ins w:id="694" w:author="Nguyen Danh Nam 20166477" w:date="2020-02-15T16:37:00Z">
              <w:r>
                <w:rPr>
                  <w:rFonts w:ascii="Times New Roman" w:hAnsi="Times New Roman" w:cs="Times New Roman"/>
                  <w:color w:val="000000" w:themeColor="text1"/>
                  <w:sz w:val="26"/>
                  <w:szCs w:val="26"/>
                  <w:lang w:val="vi-VN"/>
                </w:rPr>
                <w:t>q</w:t>
              </w:r>
            </w:ins>
            <w:ins w:id="695" w:author="Nguyen Danh Nam 20166477" w:date="2020-02-15T16:36:00Z">
              <w:r>
                <w:rPr>
                  <w:rFonts w:ascii="Times New Roman" w:hAnsi="Times New Roman" w:cs="Times New Roman"/>
                  <w:color w:val="000000" w:themeColor="text1"/>
                  <w:sz w:val="26"/>
                  <w:szCs w:val="26"/>
                  <w:lang w:val="vi-VN"/>
                </w:rPr>
                <w:t>uyề</w:t>
              </w:r>
            </w:ins>
            <w:ins w:id="696" w:author="Nguyen Danh Nam 20166477" w:date="2020-02-15T16:37:00Z">
              <w:r>
                <w:rPr>
                  <w:rFonts w:ascii="Times New Roman" w:hAnsi="Times New Roman" w:cs="Times New Roman"/>
                  <w:color w:val="000000" w:themeColor="text1"/>
                  <w:sz w:val="26"/>
                  <w:szCs w:val="26"/>
                  <w:lang w:val="vi-VN"/>
                </w:rPr>
                <w:t>n quản trị.</w:t>
              </w:r>
            </w:ins>
          </w:p>
        </w:tc>
      </w:tr>
      <w:tr w:rsidR="00C05255" w:rsidRPr="00257D2D" w14:paraId="557B5704" w14:textId="77777777" w:rsidTr="00832895">
        <w:trPr>
          <w:ins w:id="697" w:author="Nguyen Danh Nam 20166477" w:date="2020-02-15T16:35:00Z"/>
        </w:trPr>
        <w:tc>
          <w:tcPr>
            <w:tcW w:w="2327" w:type="dxa"/>
          </w:tcPr>
          <w:p w14:paraId="570B83E2" w14:textId="77777777" w:rsidR="00C05255" w:rsidRPr="00257D2D" w:rsidRDefault="00C05255" w:rsidP="00832895">
            <w:pPr>
              <w:pStyle w:val="ListParagraph"/>
              <w:spacing w:line="276" w:lineRule="auto"/>
              <w:ind w:left="0"/>
              <w:rPr>
                <w:ins w:id="698" w:author="Nguyen Danh Nam 20166477" w:date="2020-02-15T16:35:00Z"/>
                <w:rFonts w:ascii="Times New Roman" w:hAnsi="Times New Roman" w:cs="Times New Roman"/>
                <w:color w:val="000000" w:themeColor="text1"/>
                <w:sz w:val="26"/>
                <w:szCs w:val="26"/>
                <w:lang w:val="vi-VN"/>
              </w:rPr>
            </w:pPr>
            <w:ins w:id="699" w:author="Nguyen Danh Nam 20166477" w:date="2020-02-15T16:35:00Z">
              <w:r w:rsidRPr="00257D2D">
                <w:rPr>
                  <w:rFonts w:ascii="Times New Roman" w:hAnsi="Times New Roman" w:cs="Times New Roman"/>
                  <w:color w:val="000000" w:themeColor="text1"/>
                  <w:sz w:val="26"/>
                  <w:szCs w:val="26"/>
                  <w:lang w:val="vi-VN"/>
                </w:rPr>
                <w:lastRenderedPageBreak/>
                <w:t>Luồng xử lí chính</w:t>
              </w:r>
            </w:ins>
          </w:p>
        </w:tc>
        <w:tc>
          <w:tcPr>
            <w:tcW w:w="5575" w:type="dxa"/>
          </w:tcPr>
          <w:p w14:paraId="6FCF4965" w14:textId="0636EDAD" w:rsidR="00C05255" w:rsidRPr="00257D2D" w:rsidRDefault="00C05255" w:rsidP="00C05255">
            <w:pPr>
              <w:pStyle w:val="ListParagraph"/>
              <w:numPr>
                <w:ilvl w:val="0"/>
                <w:numId w:val="34"/>
              </w:numPr>
              <w:spacing w:line="276" w:lineRule="auto"/>
              <w:rPr>
                <w:ins w:id="700" w:author="Nguyen Danh Nam 20166477" w:date="2020-02-15T16:35:00Z"/>
                <w:rFonts w:ascii="Times New Roman" w:hAnsi="Times New Roman" w:cs="Times New Roman"/>
                <w:color w:val="000000" w:themeColor="text1"/>
                <w:sz w:val="26"/>
                <w:szCs w:val="26"/>
                <w:lang w:val="vi-VN"/>
              </w:rPr>
              <w:pPrChange w:id="701" w:author="Nguyen Danh Nam 20166477" w:date="2020-02-15T16:37:00Z">
                <w:pPr>
                  <w:pStyle w:val="ListParagraph"/>
                  <w:numPr>
                    <w:numId w:val="15"/>
                  </w:numPr>
                  <w:spacing w:line="276" w:lineRule="auto"/>
                  <w:ind w:hanging="360"/>
                </w:pPr>
              </w:pPrChange>
            </w:pPr>
            <w:ins w:id="702" w:author="Nguyen Danh Nam 20166477" w:date="2020-02-15T16:37:00Z">
              <w:r>
                <w:rPr>
                  <w:rFonts w:ascii="Times New Roman" w:hAnsi="Times New Roman" w:cs="Times New Roman"/>
                  <w:color w:val="000000" w:themeColor="text1"/>
                  <w:sz w:val="26"/>
                  <w:szCs w:val="26"/>
                  <w:lang w:val="vi-VN"/>
                </w:rPr>
                <w:t>Admin nhập từ khoá vào form tìm kiếm ở giao diện quản lí thể loại phim</w:t>
              </w:r>
            </w:ins>
            <w:ins w:id="703" w:author="Nguyen Danh Nam 20166477" w:date="2020-02-15T16:35:00Z">
              <w:r w:rsidRPr="00257D2D">
                <w:rPr>
                  <w:rFonts w:ascii="Times New Roman" w:hAnsi="Times New Roman" w:cs="Times New Roman"/>
                  <w:color w:val="000000" w:themeColor="text1"/>
                  <w:sz w:val="26"/>
                  <w:szCs w:val="26"/>
                  <w:lang w:val="vi-VN"/>
                </w:rPr>
                <w:t>.</w:t>
              </w:r>
            </w:ins>
          </w:p>
          <w:p w14:paraId="7E3F8ECA" w14:textId="428EF2C0" w:rsidR="00C05255" w:rsidRPr="00257D2D" w:rsidRDefault="00C05255" w:rsidP="00C05255">
            <w:pPr>
              <w:pStyle w:val="ListParagraph"/>
              <w:numPr>
                <w:ilvl w:val="0"/>
                <w:numId w:val="34"/>
              </w:numPr>
              <w:spacing w:line="276" w:lineRule="auto"/>
              <w:rPr>
                <w:ins w:id="704" w:author="Nguyen Danh Nam 20166477" w:date="2020-02-15T16:35:00Z"/>
                <w:rFonts w:ascii="Times New Roman" w:hAnsi="Times New Roman" w:cs="Times New Roman"/>
                <w:color w:val="000000" w:themeColor="text1"/>
                <w:sz w:val="26"/>
                <w:szCs w:val="26"/>
                <w:lang w:val="vi-VN"/>
              </w:rPr>
              <w:pPrChange w:id="705" w:author="Nguyen Danh Nam 20166477" w:date="2020-02-15T16:37:00Z">
                <w:pPr>
                  <w:pStyle w:val="ListParagraph"/>
                  <w:numPr>
                    <w:numId w:val="15"/>
                  </w:numPr>
                  <w:spacing w:line="276" w:lineRule="auto"/>
                  <w:ind w:hanging="360"/>
                </w:pPr>
              </w:pPrChange>
            </w:pPr>
            <w:ins w:id="706" w:author="Nguyen Danh Nam 20166477" w:date="2020-02-15T16:38:00Z">
              <w:r>
                <w:rPr>
                  <w:rFonts w:ascii="Times New Roman" w:hAnsi="Times New Roman" w:cs="Times New Roman"/>
                  <w:color w:val="000000" w:themeColor="text1"/>
                  <w:sz w:val="26"/>
                  <w:szCs w:val="26"/>
                  <w:lang w:val="vi-VN"/>
                </w:rPr>
                <w:t>Admin bấm vào nút có biểu tượng tìm kiếm để lấy kết quả.</w:t>
              </w:r>
            </w:ins>
          </w:p>
          <w:p w14:paraId="6755D92F" w14:textId="41415109" w:rsidR="00C05255" w:rsidRPr="00C05255" w:rsidRDefault="00C05255" w:rsidP="00C05255">
            <w:pPr>
              <w:pStyle w:val="ListParagraph"/>
              <w:numPr>
                <w:ilvl w:val="0"/>
                <w:numId w:val="34"/>
              </w:numPr>
              <w:spacing w:line="276" w:lineRule="auto"/>
              <w:rPr>
                <w:ins w:id="707" w:author="Nguyen Danh Nam 20166477" w:date="2020-02-15T16:35:00Z"/>
                <w:rFonts w:ascii="Times New Roman" w:hAnsi="Times New Roman" w:cs="Times New Roman"/>
                <w:color w:val="000000" w:themeColor="text1"/>
                <w:sz w:val="26"/>
                <w:szCs w:val="26"/>
                <w:lang w:val="vi-VN"/>
                <w:rPrChange w:id="708" w:author="Nguyen Danh Nam 20166477" w:date="2020-02-15T16:39:00Z">
                  <w:rPr>
                    <w:ins w:id="709" w:author="Nguyen Danh Nam 20166477" w:date="2020-02-15T16:35:00Z"/>
                    <w:lang w:val="vi-VN"/>
                  </w:rPr>
                </w:rPrChange>
              </w:rPr>
              <w:pPrChange w:id="710" w:author="Nguyen Danh Nam 20166477" w:date="2020-02-15T16:39:00Z">
                <w:pPr>
                  <w:pStyle w:val="ListParagraph"/>
                  <w:numPr>
                    <w:numId w:val="15"/>
                  </w:numPr>
                  <w:spacing w:line="276" w:lineRule="auto"/>
                  <w:ind w:hanging="360"/>
                </w:pPr>
              </w:pPrChange>
            </w:pPr>
            <w:ins w:id="711" w:author="Nguyen Danh Nam 20166477" w:date="2020-02-15T16:38:00Z">
              <w:r>
                <w:rPr>
                  <w:rFonts w:ascii="Times New Roman" w:hAnsi="Times New Roman" w:cs="Times New Roman"/>
                  <w:color w:val="000000" w:themeColor="text1"/>
                  <w:sz w:val="26"/>
                  <w:szCs w:val="26"/>
                  <w:lang w:val="vi-VN"/>
                </w:rPr>
                <w:t>Hệ thống xử lí và lấy ra các thể loại phù hợp với từ khoá và h</w:t>
              </w:r>
            </w:ins>
            <w:ins w:id="712" w:author="Nguyen Danh Nam 20166477" w:date="2020-02-15T16:39:00Z">
              <w:r>
                <w:rPr>
                  <w:rFonts w:ascii="Times New Roman" w:hAnsi="Times New Roman" w:cs="Times New Roman"/>
                  <w:color w:val="000000" w:themeColor="text1"/>
                  <w:sz w:val="26"/>
                  <w:szCs w:val="26"/>
                  <w:lang w:val="vi-VN"/>
                </w:rPr>
                <w:t>iển thị lên giao diện kết quả tìm kiếm</w:t>
              </w:r>
            </w:ins>
            <w:ins w:id="713" w:author="Nguyen Danh Nam 20166477" w:date="2020-02-15T16:35:00Z">
              <w:r w:rsidRPr="00C05255">
                <w:rPr>
                  <w:rFonts w:ascii="Times New Roman" w:hAnsi="Times New Roman" w:cs="Times New Roman"/>
                  <w:color w:val="000000" w:themeColor="text1"/>
                  <w:sz w:val="26"/>
                  <w:szCs w:val="26"/>
                  <w:lang w:val="vi-VN"/>
                  <w:rPrChange w:id="714" w:author="Nguyen Danh Nam 20166477" w:date="2020-02-15T16:39:00Z">
                    <w:rPr>
                      <w:lang w:val="vi-VN"/>
                    </w:rPr>
                  </w:rPrChange>
                </w:rPr>
                <w:t>.</w:t>
              </w:r>
            </w:ins>
          </w:p>
          <w:p w14:paraId="6379DF60" w14:textId="77777777" w:rsidR="00C05255" w:rsidRPr="00257D2D" w:rsidRDefault="00C05255" w:rsidP="00832895">
            <w:pPr>
              <w:pStyle w:val="ListParagraph"/>
              <w:spacing w:line="276" w:lineRule="auto"/>
              <w:ind w:left="0"/>
              <w:rPr>
                <w:ins w:id="715" w:author="Nguyen Danh Nam 20166477" w:date="2020-02-15T16:35:00Z"/>
                <w:rFonts w:ascii="Times New Roman" w:hAnsi="Times New Roman" w:cs="Times New Roman"/>
                <w:color w:val="000000" w:themeColor="text1"/>
                <w:sz w:val="26"/>
                <w:szCs w:val="26"/>
                <w:lang w:val="vi-VN"/>
              </w:rPr>
            </w:pPr>
          </w:p>
        </w:tc>
      </w:tr>
      <w:tr w:rsidR="00C05255" w:rsidRPr="00257D2D" w14:paraId="085B97DD" w14:textId="77777777" w:rsidTr="00832895">
        <w:trPr>
          <w:ins w:id="716" w:author="Nguyen Danh Nam 20166477" w:date="2020-02-15T16:35:00Z"/>
        </w:trPr>
        <w:tc>
          <w:tcPr>
            <w:tcW w:w="2327" w:type="dxa"/>
          </w:tcPr>
          <w:p w14:paraId="77C618EE" w14:textId="77777777" w:rsidR="00C05255" w:rsidRPr="00257D2D" w:rsidRDefault="00C05255" w:rsidP="00832895">
            <w:pPr>
              <w:pStyle w:val="ListParagraph"/>
              <w:spacing w:line="276" w:lineRule="auto"/>
              <w:ind w:left="0"/>
              <w:rPr>
                <w:ins w:id="717" w:author="Nguyen Danh Nam 20166477" w:date="2020-02-15T16:35:00Z"/>
                <w:rFonts w:ascii="Times New Roman" w:hAnsi="Times New Roman" w:cs="Times New Roman"/>
                <w:color w:val="000000" w:themeColor="text1"/>
                <w:sz w:val="26"/>
                <w:szCs w:val="26"/>
                <w:lang w:val="vi-VN"/>
              </w:rPr>
            </w:pPr>
            <w:ins w:id="718" w:author="Nguyen Danh Nam 20166477" w:date="2020-02-15T16:35:00Z">
              <w:r w:rsidRPr="00257D2D">
                <w:rPr>
                  <w:rFonts w:ascii="Times New Roman" w:hAnsi="Times New Roman" w:cs="Times New Roman"/>
                  <w:color w:val="000000" w:themeColor="text1"/>
                  <w:sz w:val="26"/>
                  <w:szCs w:val="26"/>
                  <w:lang w:val="vi-VN"/>
                </w:rPr>
                <w:t>Luồng xử lí ngoại lệ</w:t>
              </w:r>
            </w:ins>
          </w:p>
        </w:tc>
        <w:tc>
          <w:tcPr>
            <w:tcW w:w="5575" w:type="dxa"/>
          </w:tcPr>
          <w:p w14:paraId="05B7528F" w14:textId="7CAA8EA7" w:rsidR="00C05255" w:rsidRPr="00257D2D" w:rsidRDefault="00C05255" w:rsidP="00832895">
            <w:pPr>
              <w:pStyle w:val="ListParagraph"/>
              <w:spacing w:line="276" w:lineRule="auto"/>
              <w:ind w:left="0"/>
              <w:rPr>
                <w:ins w:id="719" w:author="Nguyen Danh Nam 20166477" w:date="2020-02-15T16:35:00Z"/>
                <w:rFonts w:ascii="Times New Roman" w:hAnsi="Times New Roman" w:cs="Times New Roman"/>
                <w:color w:val="000000" w:themeColor="text1"/>
                <w:sz w:val="26"/>
                <w:szCs w:val="26"/>
                <w:lang w:val="vi-VN"/>
              </w:rPr>
            </w:pPr>
            <w:ins w:id="720" w:author="Nguyen Danh Nam 20166477" w:date="2020-02-15T16:39:00Z">
              <w:r>
                <w:rPr>
                  <w:rFonts w:ascii="Times New Roman" w:hAnsi="Times New Roman" w:cs="Times New Roman"/>
                  <w:color w:val="000000" w:themeColor="text1"/>
                  <w:sz w:val="26"/>
                  <w:szCs w:val="26"/>
                  <w:lang w:val="vi-VN"/>
                </w:rPr>
                <w:t xml:space="preserve">3.a Nếu không có </w:t>
              </w:r>
            </w:ins>
            <w:ins w:id="721" w:author="Nguyen Danh Nam 20166477" w:date="2020-02-15T16:40:00Z">
              <w:r>
                <w:rPr>
                  <w:rFonts w:ascii="Times New Roman" w:hAnsi="Times New Roman" w:cs="Times New Roman"/>
                  <w:color w:val="000000" w:themeColor="text1"/>
                  <w:sz w:val="26"/>
                  <w:szCs w:val="26"/>
                  <w:lang w:val="vi-VN"/>
                </w:rPr>
                <w:t>kết qủa nào phù hợp thì sẽ hiển thị ơ giao diện kết quả tìm kiếm là “Không có kết quả nào phù hợp.”</w:t>
              </w:r>
            </w:ins>
          </w:p>
          <w:p w14:paraId="64E6E13C" w14:textId="77777777" w:rsidR="00C05255" w:rsidRPr="00257D2D" w:rsidRDefault="00C05255" w:rsidP="00F80815">
            <w:pPr>
              <w:pStyle w:val="ListParagraph"/>
              <w:keepNext/>
              <w:spacing w:line="276" w:lineRule="auto"/>
              <w:ind w:left="0"/>
              <w:rPr>
                <w:ins w:id="722" w:author="Nguyen Danh Nam 20166477" w:date="2020-02-15T16:35:00Z"/>
                <w:rFonts w:ascii="Times New Roman" w:hAnsi="Times New Roman" w:cs="Times New Roman"/>
                <w:color w:val="000000" w:themeColor="text1"/>
                <w:sz w:val="26"/>
                <w:szCs w:val="26"/>
              </w:rPr>
              <w:pPrChange w:id="723" w:author="Nguyen Danh Nam 20166477" w:date="2020-02-15T17:37:00Z">
                <w:pPr>
                  <w:pStyle w:val="ListParagraph"/>
                  <w:spacing w:line="276" w:lineRule="auto"/>
                  <w:ind w:left="0"/>
                </w:pPr>
              </w:pPrChange>
            </w:pPr>
          </w:p>
        </w:tc>
      </w:tr>
    </w:tbl>
    <w:p w14:paraId="1133D48C" w14:textId="4CA7499B" w:rsidR="00C05255" w:rsidRPr="00C05255" w:rsidRDefault="00F80815" w:rsidP="00F80815">
      <w:pPr>
        <w:pStyle w:val="Caption"/>
        <w:ind w:left="720" w:firstLine="720"/>
        <w:rPr>
          <w:lang w:val="vi-VN"/>
          <w:rPrChange w:id="724" w:author="Nguyen Danh Nam 20166477" w:date="2020-02-15T16:35:00Z">
            <w:rPr>
              <w:rFonts w:ascii="Times New Roman" w:hAnsi="Times New Roman" w:cs="Times New Roman"/>
              <w:i w:val="0"/>
              <w:iCs w:val="0"/>
              <w:color w:val="000000" w:themeColor="text1"/>
              <w:sz w:val="26"/>
              <w:szCs w:val="26"/>
              <w:lang w:val="vi-VN"/>
            </w:rPr>
          </w:rPrChange>
        </w:rPr>
        <w:pPrChange w:id="725" w:author="Nguyen Danh Nam 20166477" w:date="2020-02-15T17:37:00Z">
          <w:pPr>
            <w:pStyle w:val="Caption"/>
            <w:spacing w:line="276" w:lineRule="auto"/>
            <w:ind w:left="1088" w:firstLine="720"/>
          </w:pPr>
        </w:pPrChange>
      </w:pPr>
      <w:bookmarkStart w:id="726" w:name="_Toc32681234"/>
      <w:ins w:id="727" w:author="Nguyen Danh Nam 20166477" w:date="2020-02-15T17:37:00Z">
        <w:r>
          <w:t xml:space="preserve">Bảng </w:t>
        </w:r>
        <w:r>
          <w:fldChar w:fldCharType="begin"/>
        </w:r>
        <w:r>
          <w:instrText xml:space="preserve"> SEQ Bảng \* ARABIC </w:instrText>
        </w:r>
      </w:ins>
      <w:r>
        <w:fldChar w:fldCharType="separate"/>
      </w:r>
      <w:ins w:id="728" w:author="Nguyen Danh Nam 20166477" w:date="2020-02-15T17:42:00Z">
        <w:r>
          <w:rPr>
            <w:noProof/>
          </w:rPr>
          <w:t>20</w:t>
        </w:r>
      </w:ins>
      <w:ins w:id="729" w:author="Nguyen Danh Nam 20166477" w:date="2020-02-15T17:37:00Z">
        <w:r>
          <w:fldChar w:fldCharType="end"/>
        </w:r>
        <w:r>
          <w:rPr>
            <w:lang w:val="vi-VN"/>
          </w:rPr>
          <w:t>. Đặc tả usecase Tìm kiếm thể loại phim</w:t>
        </w:r>
      </w:ins>
      <w:bookmarkEnd w:id="726"/>
    </w:p>
    <w:p w14:paraId="55F726AD" w14:textId="5296ED59"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Thêm thể loại phim</w:t>
      </w:r>
    </w:p>
    <w:p w14:paraId="16957C35"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34791DB5" w14:textId="77777777" w:rsidTr="00812429">
        <w:tc>
          <w:tcPr>
            <w:tcW w:w="2327" w:type="dxa"/>
          </w:tcPr>
          <w:p w14:paraId="1312164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74E24BEA" w14:textId="4A144BDA" w:rsidR="00812429" w:rsidRPr="00257D2D" w:rsidRDefault="00514467"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w:t>
            </w:r>
            <w:ins w:id="730" w:author="Nguyen Danh Nam 20166477" w:date="2020-02-15T16:40:00Z">
              <w:r w:rsidR="00C05255">
                <w:rPr>
                  <w:rFonts w:ascii="Times New Roman" w:hAnsi="Times New Roman" w:cs="Times New Roman"/>
                  <w:color w:val="000000" w:themeColor="text1"/>
                  <w:sz w:val="26"/>
                  <w:szCs w:val="26"/>
                  <w:lang w:val="vi-VN"/>
                </w:rPr>
                <w:t>20</w:t>
              </w:r>
            </w:ins>
            <w:del w:id="731" w:author="Nguyen Danh Nam 20166477" w:date="2020-02-15T16:40:00Z">
              <w:r w:rsidRPr="00257D2D" w:rsidDel="00C05255">
                <w:rPr>
                  <w:rFonts w:ascii="Times New Roman" w:hAnsi="Times New Roman" w:cs="Times New Roman"/>
                  <w:color w:val="000000" w:themeColor="text1"/>
                  <w:sz w:val="26"/>
                  <w:szCs w:val="26"/>
                  <w:lang w:val="vi-VN"/>
                </w:rPr>
                <w:delText>1</w:delText>
              </w:r>
            </w:del>
            <w:del w:id="732" w:author="Nguyen Danh Nam 20166477" w:date="2020-02-15T16:35:00Z">
              <w:r w:rsidR="00521FFE" w:rsidRPr="00257D2D" w:rsidDel="00C05255">
                <w:rPr>
                  <w:rFonts w:ascii="Times New Roman" w:hAnsi="Times New Roman" w:cs="Times New Roman"/>
                  <w:color w:val="000000" w:themeColor="text1"/>
                  <w:sz w:val="26"/>
                  <w:szCs w:val="26"/>
                  <w:lang w:val="vi-VN"/>
                </w:rPr>
                <w:delText>8</w:delText>
              </w:r>
            </w:del>
          </w:p>
          <w:p w14:paraId="37EDAFAC" w14:textId="2F3A913B" w:rsidR="00514467" w:rsidRPr="00257D2D" w:rsidRDefault="00514467"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DAFE6AA" w14:textId="77777777" w:rsidTr="00812429">
        <w:tc>
          <w:tcPr>
            <w:tcW w:w="2327" w:type="dxa"/>
          </w:tcPr>
          <w:p w14:paraId="25757E2D"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6600E8B2" w14:textId="3431DB34" w:rsidR="00812429" w:rsidRPr="00257D2D" w:rsidRDefault="00514467"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Thêm thể loại phim</w:t>
            </w:r>
          </w:p>
          <w:p w14:paraId="27763A86" w14:textId="288734CA" w:rsidR="00514467" w:rsidRPr="00257D2D" w:rsidRDefault="00514467"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02CEF01E" w14:textId="77777777" w:rsidTr="00812429">
        <w:tc>
          <w:tcPr>
            <w:tcW w:w="2327" w:type="dxa"/>
          </w:tcPr>
          <w:p w14:paraId="60310C9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55AF3612" w14:textId="77777777"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54BD7218" w14:textId="2EA39C48"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B321E51" w14:textId="77777777" w:rsidTr="00812429">
        <w:tc>
          <w:tcPr>
            <w:tcW w:w="2327" w:type="dxa"/>
          </w:tcPr>
          <w:p w14:paraId="57DE69DE"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C0A5627" w14:textId="77777777"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thêm thể loại phim.</w:t>
            </w:r>
          </w:p>
          <w:p w14:paraId="0A90419F" w14:textId="0D4B47B3"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649078A" w14:textId="77777777" w:rsidTr="00812429">
        <w:tc>
          <w:tcPr>
            <w:tcW w:w="2327" w:type="dxa"/>
          </w:tcPr>
          <w:p w14:paraId="2057563F" w14:textId="4B98BBB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68D35E3" w14:textId="77777777"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Admin bấm nút Thêm thể loại trên trang chủ </w:t>
            </w:r>
          </w:p>
          <w:p w14:paraId="67246907" w14:textId="21BACE68"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hoặc trong giao diện thêm phim.</w:t>
            </w:r>
          </w:p>
          <w:p w14:paraId="51946DE7" w14:textId="25AFDFA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A75405" w:rsidRPr="00257D2D" w14:paraId="1CED969A" w14:textId="77777777" w:rsidTr="00812429">
        <w:tc>
          <w:tcPr>
            <w:tcW w:w="2327" w:type="dxa"/>
          </w:tcPr>
          <w:p w14:paraId="7AB3240D" w14:textId="1DE03755"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3023E0F4" w14:textId="77777777"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457B0EA5" w14:textId="6937B525"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A75405" w:rsidRPr="00257D2D" w14:paraId="16FD989A" w14:textId="77777777" w:rsidTr="00812429">
        <w:tc>
          <w:tcPr>
            <w:tcW w:w="2327" w:type="dxa"/>
          </w:tcPr>
          <w:p w14:paraId="61B7506F" w14:textId="408754C4"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74571690" w14:textId="7FDE7C40"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thể loại trên trang chủ hoặc trong giao diện thêm phim.</w:t>
            </w:r>
          </w:p>
          <w:p w14:paraId="15519572" w14:textId="27812D7D"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để nhập thông tin.</w:t>
            </w:r>
          </w:p>
          <w:p w14:paraId="69BEE3CC" w14:textId="42591198"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nhập thông tin về thể loại và bấm nút Thêm để hoàn thành việc thêm.</w:t>
            </w:r>
          </w:p>
          <w:p w14:paraId="6E04BCAC" w14:textId="534F12F8"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tính hợp lệ của dữ liệu.</w:t>
            </w:r>
          </w:p>
          <w:p w14:paraId="1B9790EF" w14:textId="2DF231D5"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dữ liệu hợp lệ về thể loại vào cơ sở dữ liệu.</w:t>
            </w:r>
          </w:p>
          <w:p w14:paraId="3F6E7A77" w14:textId="4B5F061B" w:rsidR="00A75405" w:rsidRPr="00257D2D" w:rsidRDefault="00A75405" w:rsidP="009A6B2C">
            <w:pPr>
              <w:pStyle w:val="ListParagraph"/>
              <w:numPr>
                <w:ilvl w:val="0"/>
                <w:numId w:val="21"/>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 thêm thể loại.</w:t>
            </w:r>
          </w:p>
          <w:p w14:paraId="50959EE5" w14:textId="6B9FBA67"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1922F53D" w14:textId="77777777" w:rsidTr="00812429">
        <w:tc>
          <w:tcPr>
            <w:tcW w:w="2327" w:type="dxa"/>
          </w:tcPr>
          <w:p w14:paraId="19D40485" w14:textId="7C3FEAC1"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ngoại lệ</w:t>
            </w:r>
          </w:p>
        </w:tc>
        <w:tc>
          <w:tcPr>
            <w:tcW w:w="5575" w:type="dxa"/>
          </w:tcPr>
          <w:p w14:paraId="188619FD" w14:textId="789CC485"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4.a. Dữ liệu về thể loại khôgn hợp lệ: thông báo thêm thất bại.</w:t>
            </w:r>
          </w:p>
          <w:p w14:paraId="75BE1B1C" w14:textId="4C529E0C" w:rsidR="00A75405" w:rsidRPr="00257D2D" w:rsidRDefault="00A75405"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4ADB4F4C" w14:textId="60190833" w:rsidR="000A4A1D" w:rsidRPr="000A4A1D" w:rsidRDefault="00FA40EC" w:rsidP="00C05255">
      <w:pPr>
        <w:pStyle w:val="Caption"/>
        <w:spacing w:line="276" w:lineRule="auto"/>
        <w:ind w:left="720" w:firstLine="720"/>
        <w:rPr>
          <w:lang w:val="vi-VN"/>
          <w:rPrChange w:id="733" w:author="Nguyen Danh Nam 20166477" w:date="2020-02-15T15:40:00Z">
            <w:rPr>
              <w:rFonts w:ascii="Times New Roman" w:hAnsi="Times New Roman" w:cs="Times New Roman"/>
              <w:b/>
              <w:bCs/>
              <w:i w:val="0"/>
              <w:iCs w:val="0"/>
              <w:color w:val="000000" w:themeColor="text1"/>
              <w:sz w:val="26"/>
              <w:szCs w:val="26"/>
              <w:lang w:val="vi-VN"/>
            </w:rPr>
          </w:rPrChange>
        </w:rPr>
      </w:pPr>
      <w:bookmarkStart w:id="734" w:name="_Toc32681235"/>
      <w:r>
        <w:t xml:space="preserve">Bảng </w:t>
      </w:r>
      <w:r w:rsidR="005945D6">
        <w:fldChar w:fldCharType="begin"/>
      </w:r>
      <w:r w:rsidR="005945D6">
        <w:instrText xml:space="preserve"> SEQ Bảng \* ARABIC </w:instrText>
      </w:r>
      <w:r w:rsidR="005945D6">
        <w:fldChar w:fldCharType="separate"/>
      </w:r>
      <w:ins w:id="735" w:author="Nguyen Danh Nam 20166477" w:date="2020-02-15T17:42:00Z">
        <w:r w:rsidR="00F80815">
          <w:rPr>
            <w:noProof/>
          </w:rPr>
          <w:t>21</w:t>
        </w:r>
      </w:ins>
      <w:del w:id="736" w:author="Nguyen Danh Nam 20166477" w:date="2020-02-15T17:35:00Z">
        <w:r w:rsidDel="00F80815">
          <w:rPr>
            <w:noProof/>
          </w:rPr>
          <w:delText>18</w:delText>
        </w:r>
      </w:del>
      <w:r w:rsidR="005945D6">
        <w:rPr>
          <w:noProof/>
        </w:rPr>
        <w:fldChar w:fldCharType="end"/>
      </w:r>
      <w:r>
        <w:rPr>
          <w:lang w:val="vi-VN"/>
        </w:rPr>
        <w:t>. Đặc tả usecase Thêm thể loại phim</w:t>
      </w:r>
      <w:bookmarkEnd w:id="734"/>
    </w:p>
    <w:p w14:paraId="1626FA49" w14:textId="031C547D"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Sửa thông tin thể loại phim</w:t>
      </w:r>
    </w:p>
    <w:p w14:paraId="7EF66287"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0031D8C7" w14:textId="77777777" w:rsidTr="00812429">
        <w:tc>
          <w:tcPr>
            <w:tcW w:w="2327" w:type="dxa"/>
          </w:tcPr>
          <w:p w14:paraId="2CC1F40D"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4C10DD09" w14:textId="571C1982"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w:t>
            </w:r>
            <w:ins w:id="737" w:author="Nguyen Danh Nam 20166477" w:date="2020-02-15T15:42:00Z">
              <w:r w:rsidR="000A4A1D">
                <w:rPr>
                  <w:rFonts w:ascii="Times New Roman" w:hAnsi="Times New Roman" w:cs="Times New Roman"/>
                  <w:color w:val="000000" w:themeColor="text1"/>
                  <w:sz w:val="26"/>
                  <w:szCs w:val="26"/>
                  <w:lang w:val="vi-VN"/>
                </w:rPr>
                <w:t>2</w:t>
              </w:r>
            </w:ins>
            <w:ins w:id="738" w:author="Nguyen Danh Nam 20166477" w:date="2020-02-15T16:41:00Z">
              <w:r w:rsidR="00C05255">
                <w:rPr>
                  <w:rFonts w:ascii="Times New Roman" w:hAnsi="Times New Roman" w:cs="Times New Roman"/>
                  <w:color w:val="000000" w:themeColor="text1"/>
                  <w:sz w:val="26"/>
                  <w:szCs w:val="26"/>
                  <w:lang w:val="vi-VN"/>
                </w:rPr>
                <w:t>1</w:t>
              </w:r>
            </w:ins>
            <w:del w:id="739" w:author="Nguyen Danh Nam 20166477" w:date="2020-02-15T15:42:00Z">
              <w:r w:rsidRPr="00257D2D" w:rsidDel="000A4A1D">
                <w:rPr>
                  <w:rFonts w:ascii="Times New Roman" w:hAnsi="Times New Roman" w:cs="Times New Roman"/>
                  <w:color w:val="000000" w:themeColor="text1"/>
                  <w:sz w:val="26"/>
                  <w:szCs w:val="26"/>
                  <w:lang w:val="vi-VN"/>
                </w:rPr>
                <w:delText>1</w:delText>
              </w:r>
              <w:r w:rsidR="00521FFE" w:rsidRPr="00257D2D" w:rsidDel="000A4A1D">
                <w:rPr>
                  <w:rFonts w:ascii="Times New Roman" w:hAnsi="Times New Roman" w:cs="Times New Roman"/>
                  <w:color w:val="000000" w:themeColor="text1"/>
                  <w:sz w:val="26"/>
                  <w:szCs w:val="26"/>
                  <w:lang w:val="vi-VN"/>
                </w:rPr>
                <w:delText>9</w:delText>
              </w:r>
            </w:del>
          </w:p>
          <w:p w14:paraId="27BC5C68" w14:textId="31BD73D1"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573E45E" w14:textId="77777777" w:rsidTr="00812429">
        <w:tc>
          <w:tcPr>
            <w:tcW w:w="2327" w:type="dxa"/>
          </w:tcPr>
          <w:p w14:paraId="1355F95A"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3BB224DE" w14:textId="73D7E3EC" w:rsidR="00812429" w:rsidRPr="000A4A1D" w:rsidRDefault="00A75405" w:rsidP="00421549">
            <w:pPr>
              <w:pStyle w:val="ListParagraph"/>
              <w:spacing w:line="276" w:lineRule="auto"/>
              <w:ind w:left="0"/>
              <w:rPr>
                <w:rFonts w:ascii="Times New Roman" w:hAnsi="Times New Roman" w:cs="Times New Roman"/>
                <w:color w:val="000000" w:themeColor="text1"/>
                <w:sz w:val="26"/>
                <w:szCs w:val="26"/>
                <w:lang w:val="vi-VN"/>
                <w:rPrChange w:id="740" w:author="Nguyen Danh Nam 20166477" w:date="2020-02-15T15:43:00Z">
                  <w:rPr>
                    <w:rFonts w:ascii="Times New Roman" w:hAnsi="Times New Roman" w:cs="Times New Roman"/>
                    <w:color w:val="000000" w:themeColor="text1"/>
                    <w:sz w:val="26"/>
                    <w:szCs w:val="26"/>
                  </w:rPr>
                </w:rPrChange>
              </w:rPr>
            </w:pPr>
            <w:r w:rsidRPr="00257D2D">
              <w:rPr>
                <w:rFonts w:ascii="Times New Roman" w:hAnsi="Times New Roman" w:cs="Times New Roman"/>
                <w:color w:val="000000" w:themeColor="text1"/>
                <w:sz w:val="26"/>
                <w:szCs w:val="26"/>
              </w:rPr>
              <w:t>Sửa thông tin</w:t>
            </w:r>
            <w:ins w:id="741" w:author="Nguyen Danh Nam 20166477" w:date="2020-02-15T15:43:00Z">
              <w:r w:rsidR="000A4A1D">
                <w:rPr>
                  <w:rFonts w:ascii="Times New Roman" w:hAnsi="Times New Roman" w:cs="Times New Roman"/>
                  <w:color w:val="000000" w:themeColor="text1"/>
                  <w:sz w:val="26"/>
                  <w:szCs w:val="26"/>
                  <w:lang w:val="vi-VN"/>
                </w:rPr>
                <w:t xml:space="preserve"> thể loại phim</w:t>
              </w:r>
            </w:ins>
          </w:p>
          <w:p w14:paraId="644BA7DE" w14:textId="436603F2"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2FA3D242" w14:textId="77777777" w:rsidTr="00812429">
        <w:tc>
          <w:tcPr>
            <w:tcW w:w="2327" w:type="dxa"/>
          </w:tcPr>
          <w:p w14:paraId="0A0CCBB5"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3757FAB" w14:textId="77777777"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27EFA543" w14:textId="3498C2CA"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F361D98" w14:textId="77777777" w:rsidTr="00812429">
        <w:tc>
          <w:tcPr>
            <w:tcW w:w="2327" w:type="dxa"/>
          </w:tcPr>
          <w:p w14:paraId="3AC5FC6D"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78579356" w14:textId="77777777"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thay đổi thông tin của thể loại.</w:t>
            </w:r>
          </w:p>
          <w:p w14:paraId="5871C241" w14:textId="0553BBC8" w:rsidR="00A75405"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6F3A0EC" w14:textId="77777777" w:rsidTr="00812429">
        <w:tc>
          <w:tcPr>
            <w:tcW w:w="2327" w:type="dxa"/>
          </w:tcPr>
          <w:p w14:paraId="2CAA74B2" w14:textId="07C9B3F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319E0C1C" w14:textId="15BB68CA" w:rsidR="00812429" w:rsidRPr="00257D2D" w:rsidRDefault="00A75405"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Admin bấm nút </w:t>
            </w:r>
            <w:r w:rsidR="00BB1BAD" w:rsidRPr="00257D2D">
              <w:rPr>
                <w:rFonts w:ascii="Times New Roman" w:hAnsi="Times New Roman" w:cs="Times New Roman"/>
                <w:color w:val="000000" w:themeColor="text1"/>
                <w:sz w:val="26"/>
                <w:szCs w:val="26"/>
                <w:lang w:val="vi-VN"/>
              </w:rPr>
              <w:t>Sửa trong giao diện hiển thị danh sách các thể loại.</w:t>
            </w:r>
          </w:p>
          <w:p w14:paraId="224B89D6" w14:textId="1E189F2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0659C21" w14:textId="77777777" w:rsidTr="00812429">
        <w:tc>
          <w:tcPr>
            <w:tcW w:w="2327" w:type="dxa"/>
          </w:tcPr>
          <w:p w14:paraId="0B7150D5" w14:textId="0131CC5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08AB7CFD" w14:textId="77777777" w:rsidR="00BB1BAD" w:rsidRPr="00257D2D" w:rsidRDefault="00BB1BA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1536BFB7" w14:textId="1160BF8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6963642" w14:textId="77777777" w:rsidTr="00812429">
        <w:tc>
          <w:tcPr>
            <w:tcW w:w="2327" w:type="dxa"/>
          </w:tcPr>
          <w:p w14:paraId="0523973A" w14:textId="5D47224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6CBB1CDC" w14:textId="1C57B746" w:rsidR="00812429"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mở danh sách các thể loại phim có trong hệ thống.</w:t>
            </w:r>
          </w:p>
          <w:p w14:paraId="6C1EC60E" w14:textId="3E2F4A1D"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Sửa cho thể loại cần sửa.</w:t>
            </w:r>
          </w:p>
          <w:p w14:paraId="09162FDE" w14:textId="288E4743"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để nhập dữ liệu.</w:t>
            </w:r>
          </w:p>
          <w:p w14:paraId="75509567" w14:textId="730F96E7"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điền thông tin về thể loại cần sửa.</w:t>
            </w:r>
          </w:p>
          <w:p w14:paraId="381D0CC3" w14:textId="14218005"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Lưu để hoàn thành việc sửa.</w:t>
            </w:r>
          </w:p>
          <w:p w14:paraId="64390952" w14:textId="66A2891F"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tính hợp lệ của dữ liệu.</w:t>
            </w:r>
          </w:p>
          <w:p w14:paraId="04735603" w14:textId="734AE28F"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dữ liệu hợp lệ vào CSDL.</w:t>
            </w:r>
          </w:p>
          <w:p w14:paraId="1AE274AC" w14:textId="10DA78C5" w:rsidR="00035E7B" w:rsidRPr="00257D2D" w:rsidRDefault="00035E7B"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Giao diện về danh sách thể loại được cập nhật.</w:t>
            </w:r>
          </w:p>
          <w:p w14:paraId="6A49003F" w14:textId="7FDA06A8" w:rsidR="00BB1BAD" w:rsidRPr="00257D2D" w:rsidRDefault="00BB1BAD" w:rsidP="009A6B2C">
            <w:pPr>
              <w:pStyle w:val="ListParagraph"/>
              <w:numPr>
                <w:ilvl w:val="0"/>
                <w:numId w:val="22"/>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Thông báo kết quả sửa thông tin thể loại.</w:t>
            </w:r>
          </w:p>
          <w:p w14:paraId="416D3BA6" w14:textId="2772733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7DEAC4CE" w14:textId="77777777" w:rsidTr="00812429">
        <w:tc>
          <w:tcPr>
            <w:tcW w:w="2327" w:type="dxa"/>
          </w:tcPr>
          <w:p w14:paraId="1BAC4B7C" w14:textId="0339B1C0"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727BBE5B" w14:textId="4C5D2045" w:rsidR="00BB1BAD" w:rsidRPr="00257D2D" w:rsidRDefault="00BB1BAD"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6.a. Dữ liệu về thể loại khôn</w:t>
            </w:r>
            <w:r w:rsidR="00035E7B" w:rsidRPr="00257D2D">
              <w:rPr>
                <w:rFonts w:ascii="Times New Roman" w:hAnsi="Times New Roman" w:cs="Times New Roman"/>
                <w:color w:val="000000" w:themeColor="text1"/>
                <w:sz w:val="26"/>
                <w:szCs w:val="26"/>
                <w:lang w:val="vi-VN"/>
              </w:rPr>
              <w:t>g</w:t>
            </w:r>
            <w:r w:rsidRPr="00257D2D">
              <w:rPr>
                <w:rFonts w:ascii="Times New Roman" w:hAnsi="Times New Roman" w:cs="Times New Roman"/>
                <w:color w:val="000000" w:themeColor="text1"/>
                <w:sz w:val="26"/>
                <w:szCs w:val="26"/>
                <w:lang w:val="vi-VN"/>
              </w:rPr>
              <w:t xml:space="preserve"> hợp lệ: thông báo thêm thất bại.</w:t>
            </w:r>
          </w:p>
          <w:p w14:paraId="3BD88ECB" w14:textId="58279FC5"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1B6C8156" w14:textId="5F2D415A"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742" w:name="_Toc32681236"/>
      <w:r>
        <w:t xml:space="preserve">Bảng </w:t>
      </w:r>
      <w:r w:rsidR="005945D6">
        <w:fldChar w:fldCharType="begin"/>
      </w:r>
      <w:r w:rsidR="005945D6">
        <w:instrText xml:space="preserve"> SEQ Bảng \* ARABIC </w:instrText>
      </w:r>
      <w:r w:rsidR="005945D6">
        <w:fldChar w:fldCharType="separate"/>
      </w:r>
      <w:ins w:id="743" w:author="Nguyen Danh Nam 20166477" w:date="2020-02-15T17:42:00Z">
        <w:r w:rsidR="00F80815">
          <w:rPr>
            <w:noProof/>
          </w:rPr>
          <w:t>22</w:t>
        </w:r>
      </w:ins>
      <w:del w:id="744" w:author="Nguyen Danh Nam 20166477" w:date="2020-02-15T17:35:00Z">
        <w:r w:rsidDel="00F80815">
          <w:rPr>
            <w:noProof/>
          </w:rPr>
          <w:delText>19</w:delText>
        </w:r>
      </w:del>
      <w:r w:rsidR="005945D6">
        <w:rPr>
          <w:noProof/>
        </w:rPr>
        <w:fldChar w:fldCharType="end"/>
      </w:r>
      <w:r>
        <w:rPr>
          <w:lang w:val="vi-VN"/>
        </w:rPr>
        <w:t>. Đặc tả usecase Sửa thể loại phim</w:t>
      </w:r>
      <w:bookmarkEnd w:id="742"/>
    </w:p>
    <w:p w14:paraId="647C036B" w14:textId="70E1FB20"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lastRenderedPageBreak/>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Xoá thể loại phim</w:t>
      </w:r>
    </w:p>
    <w:p w14:paraId="1768853E"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18C4F3CB" w14:textId="77777777" w:rsidTr="00812429">
        <w:tc>
          <w:tcPr>
            <w:tcW w:w="2327" w:type="dxa"/>
          </w:tcPr>
          <w:p w14:paraId="7A1A0BDC"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1D389257" w14:textId="0FAE404C" w:rsidR="00812429"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w:t>
            </w:r>
            <w:r w:rsidR="00521FFE" w:rsidRPr="00257D2D">
              <w:rPr>
                <w:rFonts w:ascii="Times New Roman" w:hAnsi="Times New Roman" w:cs="Times New Roman"/>
                <w:color w:val="000000" w:themeColor="text1"/>
                <w:sz w:val="26"/>
                <w:szCs w:val="26"/>
                <w:lang w:val="vi-VN"/>
              </w:rPr>
              <w:t>2</w:t>
            </w:r>
            <w:ins w:id="745" w:author="Nguyen Danh Nam 20166477" w:date="2020-02-15T16:41:00Z">
              <w:r w:rsidR="00C05255">
                <w:rPr>
                  <w:rFonts w:ascii="Times New Roman" w:hAnsi="Times New Roman" w:cs="Times New Roman"/>
                  <w:color w:val="000000" w:themeColor="text1"/>
                  <w:sz w:val="26"/>
                  <w:szCs w:val="26"/>
                  <w:lang w:val="vi-VN"/>
                </w:rPr>
                <w:t>2</w:t>
              </w:r>
            </w:ins>
            <w:del w:id="746" w:author="Nguyen Danh Nam 20166477" w:date="2020-02-15T15:43:00Z">
              <w:r w:rsidR="00521FFE" w:rsidRPr="00257D2D" w:rsidDel="000A4A1D">
                <w:rPr>
                  <w:rFonts w:ascii="Times New Roman" w:hAnsi="Times New Roman" w:cs="Times New Roman"/>
                  <w:color w:val="000000" w:themeColor="text1"/>
                  <w:sz w:val="26"/>
                  <w:szCs w:val="26"/>
                  <w:lang w:val="vi-VN"/>
                </w:rPr>
                <w:delText>0</w:delText>
              </w:r>
            </w:del>
          </w:p>
          <w:p w14:paraId="5445E73D" w14:textId="2EAF7C19"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035E7B" w:rsidRPr="00257D2D" w14:paraId="0DFAE5CD" w14:textId="77777777" w:rsidTr="00812429">
        <w:tc>
          <w:tcPr>
            <w:tcW w:w="2327" w:type="dxa"/>
          </w:tcPr>
          <w:p w14:paraId="56C9640C"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32F9727F" w14:textId="4D32628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Xoá thể loại phim</w:t>
            </w:r>
          </w:p>
          <w:p w14:paraId="07100E22" w14:textId="5451AF6B"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rPr>
            </w:pPr>
          </w:p>
        </w:tc>
      </w:tr>
      <w:tr w:rsidR="00035E7B" w:rsidRPr="00257D2D" w14:paraId="5D09DFA3" w14:textId="77777777" w:rsidTr="00812429">
        <w:tc>
          <w:tcPr>
            <w:tcW w:w="2327" w:type="dxa"/>
          </w:tcPr>
          <w:p w14:paraId="6D4EACD5"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26AA4CBA"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7E494C87" w14:textId="508EAB98"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035E7B" w:rsidRPr="00257D2D" w14:paraId="141E286F" w14:textId="77777777" w:rsidTr="00812429">
        <w:tc>
          <w:tcPr>
            <w:tcW w:w="2327" w:type="dxa"/>
          </w:tcPr>
          <w:p w14:paraId="5ED54F26"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6E4E4632" w14:textId="2A1E0AFE" w:rsidR="00035E7B" w:rsidRPr="000A4A1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xoá thể loại phim.</w:t>
            </w:r>
          </w:p>
          <w:p w14:paraId="384A43F7"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035E7B" w:rsidRPr="00257D2D" w14:paraId="6726A7E6" w14:textId="77777777" w:rsidTr="00812429">
        <w:tc>
          <w:tcPr>
            <w:tcW w:w="2327" w:type="dxa"/>
          </w:tcPr>
          <w:p w14:paraId="4C2893B8" w14:textId="5ECFC4FE"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4BE7E912" w14:textId="4125F648"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click vào nút Xoá trong giao diện hiển thị danh sách thể loại.</w:t>
            </w:r>
          </w:p>
          <w:p w14:paraId="4BB7D9AD" w14:textId="30AFB50C"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035E7B" w:rsidRPr="00257D2D" w14:paraId="2F36D717" w14:textId="77777777" w:rsidTr="00812429">
        <w:tc>
          <w:tcPr>
            <w:tcW w:w="2327" w:type="dxa"/>
          </w:tcPr>
          <w:p w14:paraId="51040B87" w14:textId="20BE7B0E"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1AE52997"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233B263E" w14:textId="71CFCB91"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035E7B" w:rsidRPr="00257D2D" w14:paraId="1DBD959D" w14:textId="77777777" w:rsidTr="00812429">
        <w:tc>
          <w:tcPr>
            <w:tcW w:w="2327" w:type="dxa"/>
          </w:tcPr>
          <w:p w14:paraId="65E65A88" w14:textId="41F93D81"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6479355C" w14:textId="49CAF505" w:rsidR="00035E7B" w:rsidRPr="00257D2D" w:rsidRDefault="00035E7B" w:rsidP="009A6B2C">
            <w:pPr>
              <w:pStyle w:val="ListParagraph"/>
              <w:numPr>
                <w:ilvl w:val="0"/>
                <w:numId w:val="2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Xoá ở thể loại cần xoá trong danh sách thể loại.</w:t>
            </w:r>
          </w:p>
          <w:p w14:paraId="1900EA68" w14:textId="77777777" w:rsidR="00035E7B" w:rsidRPr="00257D2D" w:rsidRDefault="00035E7B" w:rsidP="009A6B2C">
            <w:pPr>
              <w:pStyle w:val="ListParagraph"/>
              <w:numPr>
                <w:ilvl w:val="0"/>
                <w:numId w:val="2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Giao diện hiển thị form xác nhận yêu cầu admin đồng ý với việc xoá.</w:t>
            </w:r>
          </w:p>
          <w:p w14:paraId="532D6568" w14:textId="1E818231" w:rsidR="00035E7B" w:rsidRPr="00257D2D" w:rsidRDefault="00035E7B" w:rsidP="009A6B2C">
            <w:pPr>
              <w:pStyle w:val="ListParagraph"/>
              <w:numPr>
                <w:ilvl w:val="0"/>
                <w:numId w:val="2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chọn nút Đồng ý để chắc chắn xoá thể loại.</w:t>
            </w:r>
          </w:p>
          <w:p w14:paraId="0F982784" w14:textId="3E3A5B18" w:rsidR="00035E7B" w:rsidRPr="00257D2D" w:rsidRDefault="00035E7B" w:rsidP="009A6B2C">
            <w:pPr>
              <w:pStyle w:val="ListParagraph"/>
              <w:numPr>
                <w:ilvl w:val="0"/>
                <w:numId w:val="2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cập nhật dữ liệu về thể loại đã bị xoá vào CSDL.</w:t>
            </w:r>
          </w:p>
          <w:p w14:paraId="5B30B989" w14:textId="68C1F117" w:rsidR="00035E7B" w:rsidRPr="00257D2D" w:rsidRDefault="00035E7B" w:rsidP="009A6B2C">
            <w:pPr>
              <w:pStyle w:val="ListParagraph"/>
              <w:numPr>
                <w:ilvl w:val="0"/>
                <w:numId w:val="23"/>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 việc xoá và giao diện danh sách thể loại được cập nhật.</w:t>
            </w:r>
          </w:p>
          <w:p w14:paraId="512BF0B1" w14:textId="478D3D3C"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71EC0B1A" w14:textId="77777777" w:rsidTr="00812429">
        <w:tc>
          <w:tcPr>
            <w:tcW w:w="2327" w:type="dxa"/>
          </w:tcPr>
          <w:p w14:paraId="0D215D50" w14:textId="0DD98C6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774A9AA7" w14:textId="77777777"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w:t>
            </w:r>
            <w:r w:rsidRPr="00257D2D">
              <w:rPr>
                <w:rFonts w:ascii="Times New Roman" w:hAnsi="Times New Roman" w:cs="Times New Roman"/>
                <w:color w:val="000000" w:themeColor="text1"/>
                <w:sz w:val="26"/>
                <w:szCs w:val="26"/>
                <w:lang w:val="vi-VN"/>
              </w:rPr>
              <w:t>hông có</w:t>
            </w:r>
          </w:p>
          <w:p w14:paraId="54057F28" w14:textId="71A17325" w:rsidR="00035E7B" w:rsidRPr="00257D2D" w:rsidRDefault="00035E7B"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36B801C4" w14:textId="50DB35F1"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747" w:name="_Toc32681237"/>
      <w:r>
        <w:t xml:space="preserve">Bảng </w:t>
      </w:r>
      <w:r w:rsidR="005945D6">
        <w:fldChar w:fldCharType="begin"/>
      </w:r>
      <w:r w:rsidR="005945D6">
        <w:instrText xml:space="preserve"> SEQ Bảng \* ARABIC </w:instrText>
      </w:r>
      <w:r w:rsidR="005945D6">
        <w:fldChar w:fldCharType="separate"/>
      </w:r>
      <w:ins w:id="748" w:author="Nguyen Danh Nam 20166477" w:date="2020-02-15T17:42:00Z">
        <w:r w:rsidR="00F80815">
          <w:rPr>
            <w:noProof/>
          </w:rPr>
          <w:t>23</w:t>
        </w:r>
      </w:ins>
      <w:del w:id="749" w:author="Nguyen Danh Nam 20166477" w:date="2020-02-15T17:35:00Z">
        <w:r w:rsidDel="00F80815">
          <w:rPr>
            <w:noProof/>
          </w:rPr>
          <w:delText>20</w:delText>
        </w:r>
      </w:del>
      <w:r w:rsidR="005945D6">
        <w:rPr>
          <w:noProof/>
        </w:rPr>
        <w:fldChar w:fldCharType="end"/>
      </w:r>
      <w:r>
        <w:rPr>
          <w:lang w:val="vi-VN"/>
        </w:rPr>
        <w:t>. Đặc tả usecase Xoá thể loại phim</w:t>
      </w:r>
      <w:bookmarkEnd w:id="747"/>
    </w:p>
    <w:p w14:paraId="364F822D" w14:textId="2341D09E" w:rsidR="00257D2D" w:rsidRPr="00257D2D" w:rsidRDefault="00257D2D" w:rsidP="00421549">
      <w:pPr>
        <w:pStyle w:val="ListParagraph"/>
        <w:spacing w:line="276" w:lineRule="auto"/>
        <w:ind w:left="1080"/>
        <w:rPr>
          <w:rFonts w:ascii="Times New Roman" w:hAnsi="Times New Roman" w:cs="Times New Roman"/>
          <w:color w:val="000000" w:themeColor="text1"/>
          <w:sz w:val="26"/>
          <w:szCs w:val="26"/>
          <w:lang w:val="vi-VN"/>
        </w:rPr>
      </w:pPr>
    </w:p>
    <w:p w14:paraId="2EECEFD4" w14:textId="526A0FF7" w:rsidR="00257D2D" w:rsidRPr="00236FC2" w:rsidRDefault="00257D2D"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Phân rã usecase Quản lí người dùng</w:t>
      </w:r>
    </w:p>
    <w:p w14:paraId="7362D2C2" w14:textId="6B81019D" w:rsidR="00F34084" w:rsidRDefault="00257D2D" w:rsidP="00421549">
      <w:pPr>
        <w:keepNext/>
        <w:spacing w:line="276" w:lineRule="auto"/>
        <w:ind w:left="720"/>
        <w:rPr>
          <w:ins w:id="750" w:author="quang.nguyen@aitokyolab.com" w:date="2020-02-12T14:58:00Z"/>
        </w:rPr>
      </w:pPr>
      <w:del w:id="751" w:author="Nguyen Danh Nam 20166477" w:date="2020-02-15T15:47:00Z">
        <w:r w:rsidRPr="00257D2D" w:rsidDel="000A4A1D">
          <w:rPr>
            <w:rFonts w:ascii="Times New Roman" w:hAnsi="Times New Roman" w:cs="Times New Roman"/>
            <w:noProof/>
            <w:color w:val="000000" w:themeColor="text1"/>
            <w:sz w:val="26"/>
            <w:szCs w:val="26"/>
            <w:lang w:val="vi-VN"/>
          </w:rPr>
          <w:lastRenderedPageBreak/>
          <w:drawing>
            <wp:inline distT="0" distB="0" distL="0" distR="0" wp14:anchorId="055C890E" wp14:editId="2E605D8C">
              <wp:extent cx="5943600" cy="3912235"/>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6 at 12.51.3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inline>
          </w:drawing>
        </w:r>
      </w:del>
      <w:ins w:id="752" w:author="Nguyen Danh Nam 20166477" w:date="2020-02-15T15:47:00Z">
        <w:r w:rsidR="000A4A1D">
          <w:rPr>
            <w:noProof/>
          </w:rPr>
          <w:drawing>
            <wp:inline distT="0" distB="0" distL="0" distR="0" wp14:anchorId="4F27D241" wp14:editId="361F2B4D">
              <wp:extent cx="5943600" cy="3215005"/>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5 at 3.47.3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ins>
    </w:p>
    <w:p w14:paraId="2018F522" w14:textId="16E24F29" w:rsidR="005B2855" w:rsidRDefault="005B2855" w:rsidP="005B2855">
      <w:pPr>
        <w:pStyle w:val="ListParagraph"/>
        <w:keepNext/>
        <w:numPr>
          <w:ilvl w:val="0"/>
          <w:numId w:val="31"/>
        </w:numPr>
        <w:spacing w:line="276" w:lineRule="auto"/>
        <w:rPr>
          <w:ins w:id="753" w:author="quang.nguyen@aitokyolab.com" w:date="2020-02-12T15:00:00Z"/>
        </w:rPr>
      </w:pPr>
      <w:ins w:id="754" w:author="quang.nguyen@aitokyolab.com" w:date="2020-02-12T14:59:00Z">
        <w:r>
          <w:t>Bổ sung uc “Tìm kiếm người dùng”, và gắn quan hệ extend trỏ từ uc này đến uc “Quản lý ng</w:t>
        </w:r>
      </w:ins>
      <w:ins w:id="755" w:author="quang.nguyen@aitokyolab.com" w:date="2020-02-12T15:00:00Z">
        <w:r>
          <w:t>ười dùng”.</w:t>
        </w:r>
      </w:ins>
    </w:p>
    <w:p w14:paraId="03038D2C" w14:textId="618150DB" w:rsidR="005B2855" w:rsidRDefault="005B2855" w:rsidP="005B2855">
      <w:pPr>
        <w:pStyle w:val="ListParagraph"/>
        <w:keepNext/>
        <w:numPr>
          <w:ilvl w:val="0"/>
          <w:numId w:val="31"/>
        </w:numPr>
        <w:spacing w:line="276" w:lineRule="auto"/>
        <w:rPr>
          <w:ins w:id="756" w:author="quang.nguyen@aitokyolab.com" w:date="2020-02-12T14:59:00Z"/>
        </w:rPr>
      </w:pPr>
      <w:ins w:id="757" w:author="quang.nguyen@aitokyolab.com" w:date="2020-02-12T15:00:00Z">
        <w:r>
          <w:t>Bổ sung uc “Xem thông tin người dùng”, và gắn các quan hệ extend trỏ từ uc này đến 2 uc “Quản lý người dùng” và “Tìm kiếm người dùng”.</w:t>
        </w:r>
      </w:ins>
    </w:p>
    <w:p w14:paraId="624C59E9" w14:textId="6F9B07E2" w:rsidR="005B2855" w:rsidRDefault="00A23183" w:rsidP="005B2855">
      <w:pPr>
        <w:pStyle w:val="ListParagraph"/>
        <w:keepNext/>
        <w:numPr>
          <w:ilvl w:val="0"/>
          <w:numId w:val="31"/>
        </w:numPr>
        <w:spacing w:line="276" w:lineRule="auto"/>
        <w:rPr>
          <w:ins w:id="758" w:author="quang.nguyen@aitokyolab.com" w:date="2020-02-12T14:59:00Z"/>
        </w:rPr>
      </w:pPr>
      <w:ins w:id="759" w:author="quang.nguyen@aitokyolab.com" w:date="2020-02-12T15:00:00Z">
        <w:r>
          <w:t>Bỏ các quan hệ extend trỏ từ 3 uc “Cấp…</w:t>
        </w:r>
      </w:ins>
      <w:ins w:id="760" w:author="quang.nguyen@aitokyolab.com" w:date="2020-02-12T15:01:00Z">
        <w:r>
          <w:t>”, “Xóa…”, “Khóa….” trỏ tới uc “Quản lý người dùng”. Và gắn các quan hệ extend trỏ từ 3 uc này đến uc “Xem thông tin người dùng”.</w:t>
        </w:r>
      </w:ins>
    </w:p>
    <w:p w14:paraId="2A584A0F" w14:textId="1297B89A" w:rsidR="005B2855" w:rsidRDefault="005B2855">
      <w:pPr>
        <w:pStyle w:val="ListParagraph"/>
        <w:keepNext/>
        <w:numPr>
          <w:ilvl w:val="0"/>
          <w:numId w:val="31"/>
        </w:numPr>
        <w:spacing w:line="276" w:lineRule="auto"/>
        <w:pPrChange w:id="761" w:author="quang.nguyen@aitokyolab.com" w:date="2020-02-12T14:59:00Z">
          <w:pPr>
            <w:keepNext/>
            <w:spacing w:line="276" w:lineRule="auto"/>
            <w:ind w:left="720"/>
          </w:pPr>
        </w:pPrChange>
      </w:pPr>
      <w:ins w:id="762" w:author="quang.nguyen@aitokyolab.com" w:date="2020-02-12T14:59:00Z">
        <w:r>
          <w:t>Bổ sung uc “Mở khóa người dùng”, và gắn quan hệ extend trỏ từ uc này đến uc “</w:t>
        </w:r>
      </w:ins>
      <w:ins w:id="763" w:author="quang.nguyen@aitokyolab.com" w:date="2020-02-12T15:01:00Z">
        <w:r w:rsidR="00C34E9A">
          <w:t>Xem thông tin người dùng”.</w:t>
        </w:r>
      </w:ins>
    </w:p>
    <w:p w14:paraId="49F35823" w14:textId="2AE54EB2" w:rsidR="00257D2D" w:rsidRDefault="00F34084" w:rsidP="00421549">
      <w:pPr>
        <w:pStyle w:val="Caption"/>
        <w:spacing w:line="276" w:lineRule="auto"/>
        <w:ind w:firstLine="720"/>
        <w:rPr>
          <w:ins w:id="764" w:author="Nguyen Danh Nam 20166477" w:date="2020-02-15T16:41:00Z"/>
          <w:lang w:val="vi-VN"/>
        </w:rPr>
      </w:pPr>
      <w:bookmarkStart w:id="765" w:name="_Toc31844352"/>
      <w:r>
        <w:t xml:space="preserve">Hình </w:t>
      </w:r>
      <w:r w:rsidR="005945D6">
        <w:fldChar w:fldCharType="begin"/>
      </w:r>
      <w:r w:rsidR="005945D6">
        <w:instrText xml:space="preserve"> SEQ Hình \* ARABIC </w:instrText>
      </w:r>
      <w:r w:rsidR="005945D6">
        <w:fldChar w:fldCharType="separate"/>
      </w:r>
      <w:r>
        <w:rPr>
          <w:noProof/>
        </w:rPr>
        <w:t>5</w:t>
      </w:r>
      <w:r w:rsidR="005945D6">
        <w:rPr>
          <w:noProof/>
        </w:rPr>
        <w:fldChar w:fldCharType="end"/>
      </w:r>
      <w:r>
        <w:rPr>
          <w:lang w:val="vi-VN"/>
        </w:rPr>
        <w:t>. Biểu đồ phân ra usecase Quản lí người dùng</w:t>
      </w:r>
      <w:bookmarkEnd w:id="765"/>
    </w:p>
    <w:p w14:paraId="7DCCD764" w14:textId="5E9024C4" w:rsidR="00C05255" w:rsidRPr="00236FC2" w:rsidRDefault="00C05255" w:rsidP="00C05255">
      <w:pPr>
        <w:pStyle w:val="ListParagraph"/>
        <w:numPr>
          <w:ilvl w:val="0"/>
          <w:numId w:val="10"/>
        </w:numPr>
        <w:spacing w:line="276" w:lineRule="auto"/>
        <w:rPr>
          <w:ins w:id="766" w:author="Nguyen Danh Nam 20166477" w:date="2020-02-15T16:41:00Z"/>
          <w:rFonts w:ascii="Times New Roman" w:hAnsi="Times New Roman" w:cs="Times New Roman"/>
          <w:b/>
          <w:bCs/>
          <w:color w:val="000000" w:themeColor="text1"/>
          <w:sz w:val="26"/>
          <w:szCs w:val="26"/>
          <w:lang w:val="vi-VN"/>
        </w:rPr>
      </w:pPr>
      <w:ins w:id="767" w:author="Nguyen Danh Nam 20166477" w:date="2020-02-15T16:41: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Tìm kiếm người dùng</w:t>
        </w:r>
      </w:ins>
    </w:p>
    <w:p w14:paraId="36700852" w14:textId="77777777" w:rsidR="00C05255" w:rsidRPr="00257D2D" w:rsidRDefault="00C05255" w:rsidP="00C05255">
      <w:pPr>
        <w:pStyle w:val="ListParagraph"/>
        <w:spacing w:line="276" w:lineRule="auto"/>
        <w:rPr>
          <w:ins w:id="768" w:author="Nguyen Danh Nam 20166477" w:date="2020-02-15T16:41: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5EC48BD3" w14:textId="77777777" w:rsidTr="00832895">
        <w:trPr>
          <w:ins w:id="769" w:author="Nguyen Danh Nam 20166477" w:date="2020-02-15T16:41:00Z"/>
        </w:trPr>
        <w:tc>
          <w:tcPr>
            <w:tcW w:w="2327" w:type="dxa"/>
          </w:tcPr>
          <w:p w14:paraId="02FC0856" w14:textId="77777777" w:rsidR="00C05255" w:rsidRPr="00257D2D" w:rsidRDefault="00C05255" w:rsidP="00832895">
            <w:pPr>
              <w:pStyle w:val="ListParagraph"/>
              <w:spacing w:line="276" w:lineRule="auto"/>
              <w:ind w:left="0"/>
              <w:rPr>
                <w:ins w:id="770" w:author="Nguyen Danh Nam 20166477" w:date="2020-02-15T16:41:00Z"/>
                <w:rFonts w:ascii="Times New Roman" w:hAnsi="Times New Roman" w:cs="Times New Roman"/>
                <w:color w:val="000000" w:themeColor="text1"/>
                <w:sz w:val="26"/>
                <w:szCs w:val="26"/>
                <w:lang w:val="vi-VN"/>
              </w:rPr>
            </w:pPr>
            <w:ins w:id="771" w:author="Nguyen Danh Nam 20166477" w:date="2020-02-15T16:41:00Z">
              <w:r w:rsidRPr="00257D2D">
                <w:rPr>
                  <w:rFonts w:ascii="Times New Roman" w:hAnsi="Times New Roman" w:cs="Times New Roman"/>
                  <w:color w:val="000000" w:themeColor="text1"/>
                  <w:sz w:val="26"/>
                  <w:szCs w:val="26"/>
                  <w:lang w:val="vi-VN"/>
                </w:rPr>
                <w:t>Mã usecase</w:t>
              </w:r>
            </w:ins>
          </w:p>
        </w:tc>
        <w:tc>
          <w:tcPr>
            <w:tcW w:w="5575" w:type="dxa"/>
          </w:tcPr>
          <w:p w14:paraId="19D876DA" w14:textId="241ABBF3" w:rsidR="00C05255" w:rsidRPr="00257D2D" w:rsidRDefault="00C05255" w:rsidP="00832895">
            <w:pPr>
              <w:pStyle w:val="ListParagraph"/>
              <w:spacing w:line="276" w:lineRule="auto"/>
              <w:ind w:left="0"/>
              <w:rPr>
                <w:ins w:id="772" w:author="Nguyen Danh Nam 20166477" w:date="2020-02-15T16:41:00Z"/>
                <w:rFonts w:ascii="Times New Roman" w:hAnsi="Times New Roman" w:cs="Times New Roman"/>
                <w:color w:val="000000" w:themeColor="text1"/>
                <w:sz w:val="26"/>
                <w:szCs w:val="26"/>
              </w:rPr>
            </w:pPr>
            <w:ins w:id="773" w:author="Nguyen Danh Nam 20166477" w:date="2020-02-15T16:41:00Z">
              <w:r w:rsidRPr="00257D2D">
                <w:rPr>
                  <w:rFonts w:ascii="Times New Roman" w:hAnsi="Times New Roman" w:cs="Times New Roman"/>
                  <w:color w:val="000000" w:themeColor="text1"/>
                  <w:sz w:val="26"/>
                  <w:szCs w:val="26"/>
                  <w:lang w:val="vi-VN"/>
                </w:rPr>
                <w:t>UC</w:t>
              </w:r>
            </w:ins>
            <w:ins w:id="774" w:author="Nguyen Danh Nam 20166477" w:date="2020-02-15T16:42:00Z">
              <w:r>
                <w:rPr>
                  <w:rFonts w:ascii="Times New Roman" w:hAnsi="Times New Roman" w:cs="Times New Roman"/>
                  <w:color w:val="000000" w:themeColor="text1"/>
                  <w:sz w:val="26"/>
                  <w:szCs w:val="26"/>
                  <w:lang w:val="vi-VN"/>
                </w:rPr>
                <w:t>23</w:t>
              </w:r>
            </w:ins>
          </w:p>
          <w:p w14:paraId="20545819" w14:textId="77777777" w:rsidR="00C05255" w:rsidRPr="00257D2D" w:rsidRDefault="00C05255" w:rsidP="00832895">
            <w:pPr>
              <w:pStyle w:val="ListParagraph"/>
              <w:spacing w:line="276" w:lineRule="auto"/>
              <w:ind w:left="0"/>
              <w:rPr>
                <w:ins w:id="775" w:author="Nguyen Danh Nam 20166477" w:date="2020-02-15T16:41:00Z"/>
                <w:rFonts w:ascii="Times New Roman" w:hAnsi="Times New Roman" w:cs="Times New Roman"/>
                <w:color w:val="000000" w:themeColor="text1"/>
                <w:sz w:val="26"/>
                <w:szCs w:val="26"/>
              </w:rPr>
            </w:pPr>
          </w:p>
        </w:tc>
      </w:tr>
      <w:tr w:rsidR="00C05255" w:rsidRPr="00257D2D" w14:paraId="05E45E48" w14:textId="77777777" w:rsidTr="00832895">
        <w:trPr>
          <w:ins w:id="776" w:author="Nguyen Danh Nam 20166477" w:date="2020-02-15T16:41:00Z"/>
        </w:trPr>
        <w:tc>
          <w:tcPr>
            <w:tcW w:w="2327" w:type="dxa"/>
          </w:tcPr>
          <w:p w14:paraId="35350834" w14:textId="2BF88D46" w:rsidR="00C05255" w:rsidRPr="00257D2D" w:rsidRDefault="00C05255" w:rsidP="00C05255">
            <w:pPr>
              <w:pStyle w:val="ListParagraph"/>
              <w:spacing w:line="276" w:lineRule="auto"/>
              <w:ind w:left="0"/>
              <w:rPr>
                <w:ins w:id="777" w:author="Nguyen Danh Nam 20166477" w:date="2020-02-15T16:41:00Z"/>
                <w:rFonts w:ascii="Times New Roman" w:hAnsi="Times New Roman" w:cs="Times New Roman"/>
                <w:color w:val="000000" w:themeColor="text1"/>
                <w:sz w:val="26"/>
                <w:szCs w:val="26"/>
                <w:lang w:val="vi-VN"/>
              </w:rPr>
            </w:pPr>
            <w:ins w:id="778" w:author="Nguyen Danh Nam 20166477" w:date="2020-02-15T16:41:00Z">
              <w:r w:rsidRPr="00257D2D">
                <w:rPr>
                  <w:rFonts w:ascii="Times New Roman" w:hAnsi="Times New Roman" w:cs="Times New Roman"/>
                  <w:color w:val="000000" w:themeColor="text1"/>
                  <w:sz w:val="26"/>
                  <w:szCs w:val="26"/>
                  <w:lang w:val="vi-VN"/>
                </w:rPr>
                <w:t>Tên usecase</w:t>
              </w:r>
            </w:ins>
          </w:p>
        </w:tc>
        <w:tc>
          <w:tcPr>
            <w:tcW w:w="5575" w:type="dxa"/>
          </w:tcPr>
          <w:p w14:paraId="7EE023DD" w14:textId="0A8CCA6E" w:rsidR="00C05255" w:rsidRPr="00257D2D" w:rsidRDefault="00C05255" w:rsidP="00C05255">
            <w:pPr>
              <w:pStyle w:val="ListParagraph"/>
              <w:spacing w:line="276" w:lineRule="auto"/>
              <w:ind w:left="0"/>
              <w:rPr>
                <w:ins w:id="779" w:author="Nguyen Danh Nam 20166477" w:date="2020-02-15T16:41:00Z"/>
                <w:rFonts w:ascii="Times New Roman" w:hAnsi="Times New Roman" w:cs="Times New Roman"/>
                <w:color w:val="000000" w:themeColor="text1"/>
                <w:sz w:val="26"/>
                <w:szCs w:val="26"/>
                <w:lang w:val="vi-VN"/>
              </w:rPr>
            </w:pPr>
            <w:ins w:id="780" w:author="Nguyen Danh Nam 20166477" w:date="2020-02-15T16:41:00Z">
              <w:r>
                <w:rPr>
                  <w:rFonts w:ascii="Times New Roman" w:hAnsi="Times New Roman" w:cs="Times New Roman"/>
                  <w:color w:val="000000" w:themeColor="text1"/>
                  <w:sz w:val="26"/>
                  <w:szCs w:val="26"/>
                  <w:lang w:val="vi-VN"/>
                </w:rPr>
                <w:t xml:space="preserve">Tìm kiếm </w:t>
              </w:r>
            </w:ins>
            <w:ins w:id="781" w:author="Nguyen Danh Nam 20166477" w:date="2020-02-15T16:44:00Z">
              <w:r>
                <w:rPr>
                  <w:rFonts w:ascii="Times New Roman" w:hAnsi="Times New Roman" w:cs="Times New Roman"/>
                  <w:color w:val="000000" w:themeColor="text1"/>
                  <w:sz w:val="26"/>
                  <w:szCs w:val="26"/>
                  <w:lang w:val="vi-VN"/>
                </w:rPr>
                <w:t>người dùng</w:t>
              </w:r>
            </w:ins>
          </w:p>
          <w:p w14:paraId="637B226B" w14:textId="77777777" w:rsidR="00C05255" w:rsidRPr="00257D2D" w:rsidRDefault="00C05255" w:rsidP="00C05255">
            <w:pPr>
              <w:pStyle w:val="ListParagraph"/>
              <w:spacing w:line="276" w:lineRule="auto"/>
              <w:ind w:left="0"/>
              <w:rPr>
                <w:ins w:id="782" w:author="Nguyen Danh Nam 20166477" w:date="2020-02-15T16:41:00Z"/>
                <w:rFonts w:ascii="Times New Roman" w:hAnsi="Times New Roman" w:cs="Times New Roman"/>
                <w:color w:val="000000" w:themeColor="text1"/>
                <w:sz w:val="26"/>
                <w:szCs w:val="26"/>
                <w:lang w:val="vi-VN"/>
              </w:rPr>
            </w:pPr>
          </w:p>
        </w:tc>
      </w:tr>
      <w:tr w:rsidR="00C05255" w:rsidRPr="00257D2D" w14:paraId="5F4FFE98" w14:textId="77777777" w:rsidTr="00832895">
        <w:trPr>
          <w:ins w:id="783" w:author="Nguyen Danh Nam 20166477" w:date="2020-02-15T16:41:00Z"/>
        </w:trPr>
        <w:tc>
          <w:tcPr>
            <w:tcW w:w="2327" w:type="dxa"/>
          </w:tcPr>
          <w:p w14:paraId="2501A9DA" w14:textId="04DF93ED" w:rsidR="00C05255" w:rsidRPr="00257D2D" w:rsidRDefault="00C05255" w:rsidP="00C05255">
            <w:pPr>
              <w:pStyle w:val="ListParagraph"/>
              <w:spacing w:line="276" w:lineRule="auto"/>
              <w:ind w:left="0"/>
              <w:rPr>
                <w:ins w:id="784" w:author="Nguyen Danh Nam 20166477" w:date="2020-02-15T16:41:00Z"/>
                <w:rFonts w:ascii="Times New Roman" w:hAnsi="Times New Roman" w:cs="Times New Roman"/>
                <w:color w:val="000000" w:themeColor="text1"/>
                <w:sz w:val="26"/>
                <w:szCs w:val="26"/>
                <w:lang w:val="vi-VN"/>
              </w:rPr>
            </w:pPr>
            <w:ins w:id="785" w:author="Nguyen Danh Nam 20166477" w:date="2020-02-15T16:41:00Z">
              <w:r w:rsidRPr="00257D2D">
                <w:rPr>
                  <w:rFonts w:ascii="Times New Roman" w:hAnsi="Times New Roman" w:cs="Times New Roman"/>
                  <w:color w:val="000000" w:themeColor="text1"/>
                  <w:sz w:val="26"/>
                  <w:szCs w:val="26"/>
                  <w:lang w:val="vi-VN"/>
                </w:rPr>
                <w:t>Tác nhân</w:t>
              </w:r>
            </w:ins>
          </w:p>
        </w:tc>
        <w:tc>
          <w:tcPr>
            <w:tcW w:w="5575" w:type="dxa"/>
          </w:tcPr>
          <w:p w14:paraId="00043C9F" w14:textId="77777777" w:rsidR="00C05255" w:rsidRPr="00257D2D" w:rsidRDefault="00C05255" w:rsidP="00C05255">
            <w:pPr>
              <w:pStyle w:val="ListParagraph"/>
              <w:spacing w:line="276" w:lineRule="auto"/>
              <w:ind w:left="0"/>
              <w:rPr>
                <w:ins w:id="786" w:author="Nguyen Danh Nam 20166477" w:date="2020-02-15T16:41:00Z"/>
                <w:rFonts w:ascii="Times New Roman" w:hAnsi="Times New Roman" w:cs="Times New Roman"/>
                <w:color w:val="000000" w:themeColor="text1"/>
                <w:sz w:val="26"/>
                <w:szCs w:val="26"/>
                <w:lang w:val="vi-VN"/>
              </w:rPr>
            </w:pPr>
            <w:ins w:id="787" w:author="Nguyen Danh Nam 20166477" w:date="2020-02-15T16:41:00Z">
              <w:r>
                <w:rPr>
                  <w:rFonts w:ascii="Times New Roman" w:hAnsi="Times New Roman" w:cs="Times New Roman"/>
                  <w:color w:val="000000" w:themeColor="text1"/>
                  <w:sz w:val="26"/>
                  <w:szCs w:val="26"/>
                  <w:lang w:val="vi-VN"/>
                </w:rPr>
                <w:t>Admin</w:t>
              </w:r>
            </w:ins>
          </w:p>
          <w:p w14:paraId="1A9EF5FF" w14:textId="77777777" w:rsidR="00C05255" w:rsidRPr="00257D2D" w:rsidRDefault="00C05255" w:rsidP="00C05255">
            <w:pPr>
              <w:pStyle w:val="ListParagraph"/>
              <w:spacing w:line="276" w:lineRule="auto"/>
              <w:ind w:left="0"/>
              <w:rPr>
                <w:ins w:id="788" w:author="Nguyen Danh Nam 20166477" w:date="2020-02-15T16:41:00Z"/>
                <w:rFonts w:ascii="Times New Roman" w:hAnsi="Times New Roman" w:cs="Times New Roman"/>
                <w:color w:val="000000" w:themeColor="text1"/>
                <w:sz w:val="26"/>
                <w:szCs w:val="26"/>
                <w:lang w:val="vi-VN"/>
              </w:rPr>
            </w:pPr>
          </w:p>
        </w:tc>
      </w:tr>
      <w:tr w:rsidR="00C05255" w:rsidRPr="00257D2D" w14:paraId="7DA6A84F" w14:textId="77777777" w:rsidTr="00832895">
        <w:trPr>
          <w:ins w:id="789" w:author="Nguyen Danh Nam 20166477" w:date="2020-02-15T16:41:00Z"/>
        </w:trPr>
        <w:tc>
          <w:tcPr>
            <w:tcW w:w="2327" w:type="dxa"/>
          </w:tcPr>
          <w:p w14:paraId="1AE6E796" w14:textId="71A1DE02" w:rsidR="00C05255" w:rsidRPr="00257D2D" w:rsidRDefault="00C05255" w:rsidP="00C05255">
            <w:pPr>
              <w:pStyle w:val="ListParagraph"/>
              <w:spacing w:line="276" w:lineRule="auto"/>
              <w:ind w:left="0"/>
              <w:rPr>
                <w:ins w:id="790" w:author="Nguyen Danh Nam 20166477" w:date="2020-02-15T16:41:00Z"/>
                <w:rFonts w:ascii="Times New Roman" w:hAnsi="Times New Roman" w:cs="Times New Roman"/>
                <w:color w:val="000000" w:themeColor="text1"/>
                <w:sz w:val="26"/>
                <w:szCs w:val="26"/>
                <w:lang w:val="vi-VN"/>
              </w:rPr>
            </w:pPr>
            <w:ins w:id="791" w:author="Nguyen Danh Nam 20166477" w:date="2020-02-15T16:41:00Z">
              <w:r w:rsidRPr="00257D2D">
                <w:rPr>
                  <w:rFonts w:ascii="Times New Roman" w:hAnsi="Times New Roman" w:cs="Times New Roman"/>
                  <w:color w:val="000000" w:themeColor="text1"/>
                  <w:sz w:val="26"/>
                  <w:szCs w:val="26"/>
                  <w:lang w:val="vi-VN"/>
                </w:rPr>
                <w:t>Mô tả</w:t>
              </w:r>
            </w:ins>
          </w:p>
        </w:tc>
        <w:tc>
          <w:tcPr>
            <w:tcW w:w="5575" w:type="dxa"/>
          </w:tcPr>
          <w:p w14:paraId="164EFB21" w14:textId="25401EC7" w:rsidR="00C05255" w:rsidRPr="00257D2D" w:rsidRDefault="00C05255" w:rsidP="00C05255">
            <w:pPr>
              <w:pStyle w:val="ListParagraph"/>
              <w:spacing w:line="276" w:lineRule="auto"/>
              <w:ind w:left="0"/>
              <w:rPr>
                <w:ins w:id="792" w:author="Nguyen Danh Nam 20166477" w:date="2020-02-15T16:41:00Z"/>
                <w:rFonts w:ascii="Times New Roman" w:hAnsi="Times New Roman" w:cs="Times New Roman"/>
                <w:color w:val="000000" w:themeColor="text1"/>
                <w:sz w:val="26"/>
                <w:szCs w:val="26"/>
                <w:lang w:val="vi-VN"/>
              </w:rPr>
            </w:pPr>
            <w:ins w:id="793" w:author="Nguyen Danh Nam 20166477" w:date="2020-02-15T16:41:00Z">
              <w:r>
                <w:rPr>
                  <w:rFonts w:ascii="Times New Roman" w:hAnsi="Times New Roman" w:cs="Times New Roman"/>
                  <w:color w:val="000000" w:themeColor="text1"/>
                  <w:sz w:val="26"/>
                  <w:szCs w:val="26"/>
                  <w:lang w:val="vi-VN"/>
                </w:rPr>
                <w:t xml:space="preserve">Admin tìm kiếm </w:t>
              </w:r>
            </w:ins>
            <w:ins w:id="794" w:author="Nguyen Danh Nam 20166477" w:date="2020-02-15T16:44:00Z">
              <w:r>
                <w:rPr>
                  <w:rFonts w:ascii="Times New Roman" w:hAnsi="Times New Roman" w:cs="Times New Roman"/>
                  <w:color w:val="000000" w:themeColor="text1"/>
                  <w:sz w:val="26"/>
                  <w:szCs w:val="26"/>
                  <w:lang w:val="vi-VN"/>
                </w:rPr>
                <w:t>người dùng</w:t>
              </w:r>
            </w:ins>
            <w:ins w:id="795" w:author="Nguyen Danh Nam 20166477" w:date="2020-02-15T16:41:00Z">
              <w:r>
                <w:rPr>
                  <w:rFonts w:ascii="Times New Roman" w:hAnsi="Times New Roman" w:cs="Times New Roman"/>
                  <w:color w:val="000000" w:themeColor="text1"/>
                  <w:sz w:val="26"/>
                  <w:szCs w:val="26"/>
                  <w:lang w:val="vi-VN"/>
                </w:rPr>
                <w:t>.</w:t>
              </w:r>
            </w:ins>
          </w:p>
          <w:p w14:paraId="20D3EFE3" w14:textId="77777777" w:rsidR="00C05255" w:rsidRPr="00257D2D" w:rsidRDefault="00C05255" w:rsidP="00C05255">
            <w:pPr>
              <w:pStyle w:val="ListParagraph"/>
              <w:spacing w:line="276" w:lineRule="auto"/>
              <w:ind w:left="0"/>
              <w:rPr>
                <w:ins w:id="796" w:author="Nguyen Danh Nam 20166477" w:date="2020-02-15T16:41:00Z"/>
                <w:rFonts w:ascii="Times New Roman" w:hAnsi="Times New Roman" w:cs="Times New Roman"/>
                <w:color w:val="000000" w:themeColor="text1"/>
                <w:sz w:val="26"/>
                <w:szCs w:val="26"/>
                <w:lang w:val="vi-VN"/>
              </w:rPr>
            </w:pPr>
          </w:p>
        </w:tc>
      </w:tr>
      <w:tr w:rsidR="00C05255" w:rsidRPr="00257D2D" w14:paraId="28AC30C0" w14:textId="77777777" w:rsidTr="00832895">
        <w:trPr>
          <w:ins w:id="797" w:author="Nguyen Danh Nam 20166477" w:date="2020-02-15T16:41:00Z"/>
        </w:trPr>
        <w:tc>
          <w:tcPr>
            <w:tcW w:w="2327" w:type="dxa"/>
          </w:tcPr>
          <w:p w14:paraId="7D93DE86" w14:textId="62165DDA" w:rsidR="00C05255" w:rsidRPr="00257D2D" w:rsidRDefault="00C05255" w:rsidP="00C05255">
            <w:pPr>
              <w:pStyle w:val="ListParagraph"/>
              <w:spacing w:line="276" w:lineRule="auto"/>
              <w:ind w:left="0"/>
              <w:rPr>
                <w:ins w:id="798" w:author="Nguyen Danh Nam 20166477" w:date="2020-02-15T16:41:00Z"/>
                <w:rFonts w:ascii="Times New Roman" w:hAnsi="Times New Roman" w:cs="Times New Roman"/>
                <w:color w:val="000000" w:themeColor="text1"/>
                <w:sz w:val="26"/>
                <w:szCs w:val="26"/>
                <w:lang w:val="vi-VN"/>
              </w:rPr>
            </w:pPr>
            <w:ins w:id="799" w:author="Nguyen Danh Nam 20166477" w:date="2020-02-15T16:41:00Z">
              <w:r w:rsidRPr="00257D2D">
                <w:rPr>
                  <w:rFonts w:ascii="Times New Roman" w:hAnsi="Times New Roman" w:cs="Times New Roman"/>
                  <w:color w:val="000000" w:themeColor="text1"/>
                  <w:sz w:val="26"/>
                  <w:szCs w:val="26"/>
                  <w:lang w:val="vi-VN"/>
                </w:rPr>
                <w:t>Sự kiện kích hoạt</w:t>
              </w:r>
            </w:ins>
          </w:p>
        </w:tc>
        <w:tc>
          <w:tcPr>
            <w:tcW w:w="5575" w:type="dxa"/>
          </w:tcPr>
          <w:p w14:paraId="75EF7631" w14:textId="25B40CB7" w:rsidR="00C05255" w:rsidRPr="00257D2D" w:rsidRDefault="00C05255" w:rsidP="00C05255">
            <w:pPr>
              <w:pStyle w:val="ListParagraph"/>
              <w:spacing w:line="276" w:lineRule="auto"/>
              <w:ind w:left="0"/>
              <w:rPr>
                <w:ins w:id="800" w:author="Nguyen Danh Nam 20166477" w:date="2020-02-15T16:41:00Z"/>
                <w:rFonts w:ascii="Times New Roman" w:hAnsi="Times New Roman" w:cs="Times New Roman"/>
                <w:color w:val="000000" w:themeColor="text1"/>
                <w:sz w:val="26"/>
                <w:szCs w:val="26"/>
                <w:lang w:val="vi-VN"/>
              </w:rPr>
            </w:pPr>
            <w:ins w:id="801" w:author="Nguyen Danh Nam 20166477" w:date="2020-02-15T16:41:00Z">
              <w:r>
                <w:rPr>
                  <w:rFonts w:ascii="Times New Roman" w:hAnsi="Times New Roman" w:cs="Times New Roman"/>
                  <w:color w:val="000000" w:themeColor="text1"/>
                  <w:sz w:val="26"/>
                  <w:szCs w:val="26"/>
                  <w:lang w:val="vi-VN"/>
                </w:rPr>
                <w:t xml:space="preserve">Admin bấm nút tìm kiếm trên thanh tìm kiếm ở giao diện quản lí </w:t>
              </w:r>
            </w:ins>
            <w:ins w:id="802" w:author="Nguyen Danh Nam 20166477" w:date="2020-02-15T16:45:00Z">
              <w:r>
                <w:rPr>
                  <w:rFonts w:ascii="Times New Roman" w:hAnsi="Times New Roman" w:cs="Times New Roman"/>
                  <w:color w:val="000000" w:themeColor="text1"/>
                  <w:sz w:val="26"/>
                  <w:szCs w:val="26"/>
                  <w:lang w:val="vi-VN"/>
                </w:rPr>
                <w:t>người dùng</w:t>
              </w:r>
            </w:ins>
            <w:ins w:id="803" w:author="Nguyen Danh Nam 20166477" w:date="2020-02-15T16:41:00Z">
              <w:r w:rsidRPr="00257D2D">
                <w:rPr>
                  <w:rFonts w:ascii="Times New Roman" w:hAnsi="Times New Roman" w:cs="Times New Roman"/>
                  <w:color w:val="000000" w:themeColor="text1"/>
                  <w:sz w:val="26"/>
                  <w:szCs w:val="26"/>
                  <w:lang w:val="vi-VN"/>
                </w:rPr>
                <w:t>.</w:t>
              </w:r>
            </w:ins>
          </w:p>
          <w:p w14:paraId="447DC99C" w14:textId="77777777" w:rsidR="00C05255" w:rsidRPr="00257D2D" w:rsidRDefault="00C05255" w:rsidP="00C05255">
            <w:pPr>
              <w:pStyle w:val="ListParagraph"/>
              <w:spacing w:line="276" w:lineRule="auto"/>
              <w:ind w:left="0"/>
              <w:rPr>
                <w:ins w:id="804" w:author="Nguyen Danh Nam 20166477" w:date="2020-02-15T16:41:00Z"/>
                <w:rFonts w:ascii="Times New Roman" w:hAnsi="Times New Roman" w:cs="Times New Roman"/>
                <w:color w:val="000000" w:themeColor="text1"/>
                <w:sz w:val="26"/>
                <w:szCs w:val="26"/>
                <w:lang w:val="vi-VN"/>
              </w:rPr>
            </w:pPr>
          </w:p>
        </w:tc>
      </w:tr>
      <w:tr w:rsidR="00C05255" w:rsidRPr="00257D2D" w14:paraId="029C21F5" w14:textId="77777777" w:rsidTr="00832895">
        <w:trPr>
          <w:ins w:id="805" w:author="Nguyen Danh Nam 20166477" w:date="2020-02-15T16:41:00Z"/>
        </w:trPr>
        <w:tc>
          <w:tcPr>
            <w:tcW w:w="2327" w:type="dxa"/>
          </w:tcPr>
          <w:p w14:paraId="70D70FBC" w14:textId="4189E003" w:rsidR="00C05255" w:rsidRPr="00257D2D" w:rsidRDefault="00C05255" w:rsidP="00C05255">
            <w:pPr>
              <w:pStyle w:val="ListParagraph"/>
              <w:spacing w:line="276" w:lineRule="auto"/>
              <w:ind w:left="0"/>
              <w:rPr>
                <w:ins w:id="806" w:author="Nguyen Danh Nam 20166477" w:date="2020-02-15T16:41:00Z"/>
                <w:rFonts w:ascii="Times New Roman" w:hAnsi="Times New Roman" w:cs="Times New Roman"/>
                <w:color w:val="000000" w:themeColor="text1"/>
                <w:sz w:val="26"/>
                <w:szCs w:val="26"/>
                <w:lang w:val="vi-VN"/>
              </w:rPr>
            </w:pPr>
            <w:ins w:id="807" w:author="Nguyen Danh Nam 20166477" w:date="2020-02-15T16:41:00Z">
              <w:r w:rsidRPr="00257D2D">
                <w:rPr>
                  <w:rFonts w:ascii="Times New Roman" w:hAnsi="Times New Roman" w:cs="Times New Roman"/>
                  <w:color w:val="000000" w:themeColor="text1"/>
                  <w:sz w:val="26"/>
                  <w:szCs w:val="26"/>
                  <w:lang w:val="vi-VN"/>
                </w:rPr>
                <w:lastRenderedPageBreak/>
                <w:t>Điều kiện tiên quyết</w:t>
              </w:r>
            </w:ins>
          </w:p>
        </w:tc>
        <w:tc>
          <w:tcPr>
            <w:tcW w:w="5575" w:type="dxa"/>
          </w:tcPr>
          <w:p w14:paraId="26681937" w14:textId="31BE4EED" w:rsidR="00C05255" w:rsidRPr="00257D2D" w:rsidRDefault="00C05255" w:rsidP="00C05255">
            <w:pPr>
              <w:pStyle w:val="ListParagraph"/>
              <w:spacing w:line="276" w:lineRule="auto"/>
              <w:ind w:left="0"/>
              <w:rPr>
                <w:ins w:id="808" w:author="Nguyen Danh Nam 20166477" w:date="2020-02-15T16:41:00Z"/>
                <w:rFonts w:ascii="Times New Roman" w:hAnsi="Times New Roman" w:cs="Times New Roman"/>
                <w:color w:val="000000" w:themeColor="text1"/>
                <w:sz w:val="26"/>
                <w:szCs w:val="26"/>
                <w:lang w:val="vi-VN"/>
              </w:rPr>
            </w:pPr>
            <w:ins w:id="809" w:author="Nguyen Danh Nam 20166477" w:date="2020-02-15T16:41:00Z">
              <w:r>
                <w:rPr>
                  <w:rFonts w:ascii="Times New Roman" w:hAnsi="Times New Roman" w:cs="Times New Roman"/>
                  <w:color w:val="000000" w:themeColor="text1"/>
                  <w:sz w:val="26"/>
                  <w:szCs w:val="26"/>
                  <w:lang w:val="vi-VN"/>
                </w:rPr>
                <w:t>Tài khoản đăng nhập có quyền quản trị.</w:t>
              </w:r>
            </w:ins>
          </w:p>
        </w:tc>
      </w:tr>
      <w:tr w:rsidR="00C05255" w:rsidRPr="00257D2D" w14:paraId="305B609C" w14:textId="77777777" w:rsidTr="00832895">
        <w:trPr>
          <w:ins w:id="810" w:author="Nguyen Danh Nam 20166477" w:date="2020-02-15T16:41:00Z"/>
        </w:trPr>
        <w:tc>
          <w:tcPr>
            <w:tcW w:w="2327" w:type="dxa"/>
          </w:tcPr>
          <w:p w14:paraId="3ACF78B7" w14:textId="35586B4C" w:rsidR="00C05255" w:rsidRPr="00257D2D" w:rsidRDefault="00C05255" w:rsidP="00C05255">
            <w:pPr>
              <w:pStyle w:val="ListParagraph"/>
              <w:spacing w:line="276" w:lineRule="auto"/>
              <w:ind w:left="0"/>
              <w:rPr>
                <w:ins w:id="811" w:author="Nguyen Danh Nam 20166477" w:date="2020-02-15T16:41:00Z"/>
                <w:rFonts w:ascii="Times New Roman" w:hAnsi="Times New Roman" w:cs="Times New Roman"/>
                <w:color w:val="000000" w:themeColor="text1"/>
                <w:sz w:val="26"/>
                <w:szCs w:val="26"/>
                <w:lang w:val="vi-VN"/>
              </w:rPr>
            </w:pPr>
            <w:ins w:id="812" w:author="Nguyen Danh Nam 20166477" w:date="2020-02-15T16:41:00Z">
              <w:r w:rsidRPr="00257D2D">
                <w:rPr>
                  <w:rFonts w:ascii="Times New Roman" w:hAnsi="Times New Roman" w:cs="Times New Roman"/>
                  <w:color w:val="000000" w:themeColor="text1"/>
                  <w:sz w:val="26"/>
                  <w:szCs w:val="26"/>
                  <w:lang w:val="vi-VN"/>
                </w:rPr>
                <w:t>Luồng xử lí chính</w:t>
              </w:r>
            </w:ins>
          </w:p>
        </w:tc>
        <w:tc>
          <w:tcPr>
            <w:tcW w:w="5575" w:type="dxa"/>
          </w:tcPr>
          <w:p w14:paraId="15375B42" w14:textId="70E674A8" w:rsidR="00C05255" w:rsidRPr="00C05255" w:rsidRDefault="00C05255" w:rsidP="00C05255">
            <w:pPr>
              <w:pStyle w:val="ListParagraph"/>
              <w:numPr>
                <w:ilvl w:val="0"/>
                <w:numId w:val="35"/>
              </w:numPr>
              <w:spacing w:line="276" w:lineRule="auto"/>
              <w:rPr>
                <w:ins w:id="813" w:author="Nguyen Danh Nam 20166477" w:date="2020-02-15T16:41:00Z"/>
                <w:rFonts w:ascii="Times New Roman" w:hAnsi="Times New Roman" w:cs="Times New Roman"/>
                <w:color w:val="000000" w:themeColor="text1"/>
                <w:sz w:val="26"/>
                <w:szCs w:val="26"/>
                <w:lang w:val="vi-VN"/>
                <w:rPrChange w:id="814" w:author="Nguyen Danh Nam 20166477" w:date="2020-02-15T16:46:00Z">
                  <w:rPr>
                    <w:ins w:id="815" w:author="Nguyen Danh Nam 20166477" w:date="2020-02-15T16:41:00Z"/>
                    <w:lang w:val="vi-VN"/>
                  </w:rPr>
                </w:rPrChange>
              </w:rPr>
              <w:pPrChange w:id="816" w:author="Nguyen Danh Nam 20166477" w:date="2020-02-15T16:46:00Z">
                <w:pPr>
                  <w:pStyle w:val="ListParagraph"/>
                  <w:numPr>
                    <w:numId w:val="34"/>
                  </w:numPr>
                  <w:spacing w:line="276" w:lineRule="auto"/>
                  <w:ind w:left="1080" w:hanging="360"/>
                </w:pPr>
              </w:pPrChange>
            </w:pPr>
            <w:ins w:id="817" w:author="Nguyen Danh Nam 20166477" w:date="2020-02-15T16:41:00Z">
              <w:r w:rsidRPr="00C05255">
                <w:rPr>
                  <w:rFonts w:ascii="Times New Roman" w:hAnsi="Times New Roman" w:cs="Times New Roman"/>
                  <w:color w:val="000000" w:themeColor="text1"/>
                  <w:sz w:val="26"/>
                  <w:szCs w:val="26"/>
                  <w:lang w:val="vi-VN"/>
                  <w:rPrChange w:id="818" w:author="Nguyen Danh Nam 20166477" w:date="2020-02-15T16:46:00Z">
                    <w:rPr>
                      <w:lang w:val="vi-VN"/>
                    </w:rPr>
                  </w:rPrChange>
                </w:rPr>
                <w:t xml:space="preserve">Admin nhập từ khoá vào form tìm kiếm ở giao diện quản lí </w:t>
              </w:r>
            </w:ins>
            <w:ins w:id="819" w:author="Nguyen Danh Nam 20166477" w:date="2020-02-15T16:46:00Z">
              <w:r>
                <w:rPr>
                  <w:rFonts w:ascii="Times New Roman" w:hAnsi="Times New Roman" w:cs="Times New Roman"/>
                  <w:color w:val="000000" w:themeColor="text1"/>
                  <w:sz w:val="26"/>
                  <w:szCs w:val="26"/>
                  <w:lang w:val="vi-VN"/>
                </w:rPr>
                <w:t>người dùng</w:t>
              </w:r>
            </w:ins>
            <w:ins w:id="820" w:author="Nguyen Danh Nam 20166477" w:date="2020-02-15T16:41:00Z">
              <w:r w:rsidRPr="00C05255">
                <w:rPr>
                  <w:rFonts w:ascii="Times New Roman" w:hAnsi="Times New Roman" w:cs="Times New Roman"/>
                  <w:color w:val="000000" w:themeColor="text1"/>
                  <w:sz w:val="26"/>
                  <w:szCs w:val="26"/>
                  <w:lang w:val="vi-VN"/>
                  <w:rPrChange w:id="821" w:author="Nguyen Danh Nam 20166477" w:date="2020-02-15T16:46:00Z">
                    <w:rPr>
                      <w:lang w:val="vi-VN"/>
                    </w:rPr>
                  </w:rPrChange>
                </w:rPr>
                <w:t>.</w:t>
              </w:r>
            </w:ins>
          </w:p>
          <w:p w14:paraId="07B4BE82" w14:textId="248B6F9C" w:rsidR="00C05255" w:rsidRPr="00C05255" w:rsidRDefault="00C05255" w:rsidP="00C05255">
            <w:pPr>
              <w:pStyle w:val="ListParagraph"/>
              <w:numPr>
                <w:ilvl w:val="0"/>
                <w:numId w:val="35"/>
              </w:numPr>
              <w:spacing w:line="276" w:lineRule="auto"/>
              <w:rPr>
                <w:ins w:id="822" w:author="Nguyen Danh Nam 20166477" w:date="2020-02-15T16:41:00Z"/>
                <w:rFonts w:ascii="Times New Roman" w:hAnsi="Times New Roman" w:cs="Times New Roman"/>
                <w:color w:val="000000" w:themeColor="text1"/>
                <w:sz w:val="26"/>
                <w:szCs w:val="26"/>
                <w:lang w:val="vi-VN"/>
                <w:rPrChange w:id="823" w:author="Nguyen Danh Nam 20166477" w:date="2020-02-15T16:46:00Z">
                  <w:rPr>
                    <w:ins w:id="824" w:author="Nguyen Danh Nam 20166477" w:date="2020-02-15T16:41:00Z"/>
                    <w:lang w:val="vi-VN"/>
                  </w:rPr>
                </w:rPrChange>
              </w:rPr>
              <w:pPrChange w:id="825" w:author="Nguyen Danh Nam 20166477" w:date="2020-02-15T16:46:00Z">
                <w:pPr>
                  <w:pStyle w:val="ListParagraph"/>
                  <w:numPr>
                    <w:numId w:val="34"/>
                  </w:numPr>
                  <w:spacing w:line="276" w:lineRule="auto"/>
                  <w:ind w:left="1080" w:hanging="360"/>
                </w:pPr>
              </w:pPrChange>
            </w:pPr>
            <w:ins w:id="826" w:author="Nguyen Danh Nam 20166477" w:date="2020-02-15T16:41:00Z">
              <w:r w:rsidRPr="00C05255">
                <w:rPr>
                  <w:rFonts w:ascii="Times New Roman" w:hAnsi="Times New Roman" w:cs="Times New Roman"/>
                  <w:color w:val="000000" w:themeColor="text1"/>
                  <w:sz w:val="26"/>
                  <w:szCs w:val="26"/>
                  <w:lang w:val="vi-VN"/>
                  <w:rPrChange w:id="827" w:author="Nguyen Danh Nam 20166477" w:date="2020-02-15T16:46:00Z">
                    <w:rPr>
                      <w:lang w:val="vi-VN"/>
                    </w:rPr>
                  </w:rPrChange>
                </w:rPr>
                <w:t>Admin bấm vào nút có biểu tượng tìm kiếm để lấy kết quả.</w:t>
              </w:r>
            </w:ins>
          </w:p>
          <w:p w14:paraId="3BFD384D" w14:textId="77777777" w:rsidR="00C05255" w:rsidRPr="00832895" w:rsidRDefault="00C05255" w:rsidP="00C05255">
            <w:pPr>
              <w:pStyle w:val="ListParagraph"/>
              <w:numPr>
                <w:ilvl w:val="0"/>
                <w:numId w:val="35"/>
              </w:numPr>
              <w:spacing w:line="276" w:lineRule="auto"/>
              <w:rPr>
                <w:ins w:id="828" w:author="Nguyen Danh Nam 20166477" w:date="2020-02-15T16:41:00Z"/>
                <w:rFonts w:ascii="Times New Roman" w:hAnsi="Times New Roman" w:cs="Times New Roman"/>
                <w:color w:val="000000" w:themeColor="text1"/>
                <w:sz w:val="26"/>
                <w:szCs w:val="26"/>
                <w:lang w:val="vi-VN"/>
              </w:rPr>
              <w:pPrChange w:id="829" w:author="Nguyen Danh Nam 20166477" w:date="2020-02-15T16:46:00Z">
                <w:pPr>
                  <w:pStyle w:val="ListParagraph"/>
                  <w:numPr>
                    <w:numId w:val="34"/>
                  </w:numPr>
                  <w:spacing w:line="276" w:lineRule="auto"/>
                  <w:ind w:left="1080" w:hanging="360"/>
                </w:pPr>
              </w:pPrChange>
            </w:pPr>
            <w:ins w:id="830" w:author="Nguyen Danh Nam 20166477" w:date="2020-02-15T16:41:00Z">
              <w:r>
                <w:rPr>
                  <w:rFonts w:ascii="Times New Roman" w:hAnsi="Times New Roman" w:cs="Times New Roman"/>
                  <w:color w:val="000000" w:themeColor="text1"/>
                  <w:sz w:val="26"/>
                  <w:szCs w:val="26"/>
                  <w:lang w:val="vi-VN"/>
                </w:rPr>
                <w:t>Hệ thống xử lí và lấy ra các thể loại phù hợp với từ khoá và hiển thị lên giao diện kết quả tìm kiếm</w:t>
              </w:r>
              <w:r w:rsidRPr="00832895">
                <w:rPr>
                  <w:rFonts w:ascii="Times New Roman" w:hAnsi="Times New Roman" w:cs="Times New Roman"/>
                  <w:color w:val="000000" w:themeColor="text1"/>
                  <w:sz w:val="26"/>
                  <w:szCs w:val="26"/>
                  <w:lang w:val="vi-VN"/>
                </w:rPr>
                <w:t>.</w:t>
              </w:r>
            </w:ins>
          </w:p>
          <w:p w14:paraId="7E1CC26A" w14:textId="77777777" w:rsidR="00C05255" w:rsidRPr="00257D2D" w:rsidRDefault="00C05255" w:rsidP="00C05255">
            <w:pPr>
              <w:pStyle w:val="ListParagraph"/>
              <w:spacing w:line="276" w:lineRule="auto"/>
              <w:ind w:left="0"/>
              <w:rPr>
                <w:ins w:id="831" w:author="Nguyen Danh Nam 20166477" w:date="2020-02-15T16:41:00Z"/>
                <w:rFonts w:ascii="Times New Roman" w:hAnsi="Times New Roman" w:cs="Times New Roman"/>
                <w:color w:val="000000" w:themeColor="text1"/>
                <w:sz w:val="26"/>
                <w:szCs w:val="26"/>
                <w:lang w:val="vi-VN"/>
              </w:rPr>
            </w:pPr>
          </w:p>
        </w:tc>
      </w:tr>
      <w:tr w:rsidR="00C05255" w:rsidRPr="00257D2D" w14:paraId="3AF048AD" w14:textId="77777777" w:rsidTr="00832895">
        <w:trPr>
          <w:ins w:id="832" w:author="Nguyen Danh Nam 20166477" w:date="2020-02-15T16:41:00Z"/>
        </w:trPr>
        <w:tc>
          <w:tcPr>
            <w:tcW w:w="2327" w:type="dxa"/>
          </w:tcPr>
          <w:p w14:paraId="3C95FD24" w14:textId="6313078A" w:rsidR="00C05255" w:rsidRPr="00257D2D" w:rsidRDefault="00C05255" w:rsidP="00C05255">
            <w:pPr>
              <w:pStyle w:val="ListParagraph"/>
              <w:spacing w:line="276" w:lineRule="auto"/>
              <w:ind w:left="0"/>
              <w:rPr>
                <w:ins w:id="833" w:author="Nguyen Danh Nam 20166477" w:date="2020-02-15T16:41:00Z"/>
                <w:rFonts w:ascii="Times New Roman" w:hAnsi="Times New Roman" w:cs="Times New Roman"/>
                <w:color w:val="000000" w:themeColor="text1"/>
                <w:sz w:val="26"/>
                <w:szCs w:val="26"/>
                <w:lang w:val="vi-VN"/>
              </w:rPr>
            </w:pPr>
            <w:ins w:id="834" w:author="Nguyen Danh Nam 20166477" w:date="2020-02-15T16:41:00Z">
              <w:r w:rsidRPr="00257D2D">
                <w:rPr>
                  <w:rFonts w:ascii="Times New Roman" w:hAnsi="Times New Roman" w:cs="Times New Roman"/>
                  <w:color w:val="000000" w:themeColor="text1"/>
                  <w:sz w:val="26"/>
                  <w:szCs w:val="26"/>
                  <w:lang w:val="vi-VN"/>
                </w:rPr>
                <w:t>Luồng xử lí ngoại lệ</w:t>
              </w:r>
            </w:ins>
          </w:p>
        </w:tc>
        <w:tc>
          <w:tcPr>
            <w:tcW w:w="5575" w:type="dxa"/>
          </w:tcPr>
          <w:p w14:paraId="0E99CC15" w14:textId="77777777" w:rsidR="00C05255" w:rsidRPr="00257D2D" w:rsidRDefault="00C05255" w:rsidP="00C05255">
            <w:pPr>
              <w:pStyle w:val="ListParagraph"/>
              <w:spacing w:line="276" w:lineRule="auto"/>
              <w:ind w:left="0"/>
              <w:rPr>
                <w:ins w:id="835" w:author="Nguyen Danh Nam 20166477" w:date="2020-02-15T16:41:00Z"/>
                <w:rFonts w:ascii="Times New Roman" w:hAnsi="Times New Roman" w:cs="Times New Roman"/>
                <w:color w:val="000000" w:themeColor="text1"/>
                <w:sz w:val="26"/>
                <w:szCs w:val="26"/>
                <w:lang w:val="vi-VN"/>
              </w:rPr>
            </w:pPr>
            <w:ins w:id="836" w:author="Nguyen Danh Nam 20166477" w:date="2020-02-15T16:41:00Z">
              <w:r>
                <w:rPr>
                  <w:rFonts w:ascii="Times New Roman" w:hAnsi="Times New Roman" w:cs="Times New Roman"/>
                  <w:color w:val="000000" w:themeColor="text1"/>
                  <w:sz w:val="26"/>
                  <w:szCs w:val="26"/>
                  <w:lang w:val="vi-VN"/>
                </w:rPr>
                <w:t>3.a Nếu không có kết qủa nào phù hợp thì sẽ hiển thị ơ giao diện kết quả tìm kiếm là “Không có kết quả nào phù hợp.”</w:t>
              </w:r>
            </w:ins>
          </w:p>
          <w:p w14:paraId="342CEF97" w14:textId="77777777" w:rsidR="00C05255" w:rsidRPr="00257D2D" w:rsidRDefault="00C05255" w:rsidP="00F80815">
            <w:pPr>
              <w:pStyle w:val="ListParagraph"/>
              <w:keepNext/>
              <w:spacing w:line="276" w:lineRule="auto"/>
              <w:ind w:left="0"/>
              <w:rPr>
                <w:ins w:id="837" w:author="Nguyen Danh Nam 20166477" w:date="2020-02-15T16:41:00Z"/>
                <w:rFonts w:ascii="Times New Roman" w:hAnsi="Times New Roman" w:cs="Times New Roman"/>
                <w:color w:val="000000" w:themeColor="text1"/>
                <w:sz w:val="26"/>
                <w:szCs w:val="26"/>
              </w:rPr>
              <w:pPrChange w:id="838" w:author="Nguyen Danh Nam 20166477" w:date="2020-02-15T17:37:00Z">
                <w:pPr>
                  <w:pStyle w:val="ListParagraph"/>
                  <w:spacing w:line="276" w:lineRule="auto"/>
                  <w:ind w:left="0"/>
                </w:pPr>
              </w:pPrChange>
            </w:pPr>
          </w:p>
        </w:tc>
      </w:tr>
    </w:tbl>
    <w:p w14:paraId="3A08C726" w14:textId="631E0AA4" w:rsidR="00C05255" w:rsidRDefault="00F80815" w:rsidP="00F80815">
      <w:pPr>
        <w:pStyle w:val="Caption"/>
        <w:ind w:left="720" w:firstLine="720"/>
        <w:rPr>
          <w:ins w:id="839" w:author="Nguyen Danh Nam 20166477" w:date="2020-02-15T16:43:00Z"/>
          <w:lang w:val="vi-VN"/>
        </w:rPr>
        <w:pPrChange w:id="840" w:author="Nguyen Danh Nam 20166477" w:date="2020-02-15T17:38:00Z">
          <w:pPr/>
        </w:pPrChange>
      </w:pPr>
      <w:bookmarkStart w:id="841" w:name="_Toc32681238"/>
      <w:ins w:id="842" w:author="Nguyen Danh Nam 20166477" w:date="2020-02-15T17:37:00Z">
        <w:r>
          <w:t xml:space="preserve">Bảng </w:t>
        </w:r>
        <w:r>
          <w:fldChar w:fldCharType="begin"/>
        </w:r>
        <w:r>
          <w:instrText xml:space="preserve"> SEQ Bảng \* ARABIC </w:instrText>
        </w:r>
      </w:ins>
      <w:r>
        <w:fldChar w:fldCharType="separate"/>
      </w:r>
      <w:ins w:id="843" w:author="Nguyen Danh Nam 20166477" w:date="2020-02-15T17:42:00Z">
        <w:r>
          <w:rPr>
            <w:noProof/>
          </w:rPr>
          <w:t>24</w:t>
        </w:r>
      </w:ins>
      <w:ins w:id="844" w:author="Nguyen Danh Nam 20166477" w:date="2020-02-15T17:37:00Z">
        <w:r>
          <w:fldChar w:fldCharType="end"/>
        </w:r>
        <w:r>
          <w:rPr>
            <w:lang w:val="vi-VN"/>
          </w:rPr>
          <w:t>. Đặc tả usecase Tìm kiếm người dùng</w:t>
        </w:r>
      </w:ins>
      <w:bookmarkEnd w:id="841"/>
    </w:p>
    <w:p w14:paraId="39826D30" w14:textId="28299E60" w:rsidR="00C05255" w:rsidRPr="00236FC2" w:rsidRDefault="00C05255" w:rsidP="00C05255">
      <w:pPr>
        <w:pStyle w:val="ListParagraph"/>
        <w:numPr>
          <w:ilvl w:val="0"/>
          <w:numId w:val="10"/>
        </w:numPr>
        <w:spacing w:line="276" w:lineRule="auto"/>
        <w:rPr>
          <w:ins w:id="845" w:author="Nguyen Danh Nam 20166477" w:date="2020-02-15T16:43:00Z"/>
          <w:rFonts w:ascii="Times New Roman" w:hAnsi="Times New Roman" w:cs="Times New Roman"/>
          <w:b/>
          <w:bCs/>
          <w:color w:val="000000" w:themeColor="text1"/>
          <w:sz w:val="26"/>
          <w:szCs w:val="26"/>
          <w:lang w:val="vi-VN"/>
        </w:rPr>
      </w:pPr>
      <w:ins w:id="846" w:author="Nguyen Danh Nam 20166477" w:date="2020-02-15T16:43: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ins>
      <w:ins w:id="847" w:author="Nguyen Danh Nam 20166477" w:date="2020-02-15T16:46:00Z">
        <w:r>
          <w:rPr>
            <w:rFonts w:ascii="Times New Roman" w:hAnsi="Times New Roman" w:cs="Times New Roman"/>
            <w:b/>
            <w:bCs/>
            <w:color w:val="000000" w:themeColor="text1"/>
            <w:sz w:val="26"/>
            <w:szCs w:val="26"/>
            <w:lang w:val="vi-VN"/>
          </w:rPr>
          <w:t xml:space="preserve">Xem thông tin </w:t>
        </w:r>
      </w:ins>
      <w:ins w:id="848" w:author="Nguyen Danh Nam 20166477" w:date="2020-02-15T16:43:00Z">
        <w:r>
          <w:rPr>
            <w:rFonts w:ascii="Times New Roman" w:hAnsi="Times New Roman" w:cs="Times New Roman"/>
            <w:b/>
            <w:bCs/>
            <w:color w:val="000000" w:themeColor="text1"/>
            <w:sz w:val="26"/>
            <w:szCs w:val="26"/>
            <w:lang w:val="vi-VN"/>
          </w:rPr>
          <w:t>người dùng</w:t>
        </w:r>
      </w:ins>
    </w:p>
    <w:p w14:paraId="5BA3A94C" w14:textId="77777777" w:rsidR="00C05255" w:rsidRPr="00257D2D" w:rsidRDefault="00C05255" w:rsidP="00C05255">
      <w:pPr>
        <w:pStyle w:val="ListParagraph"/>
        <w:spacing w:line="276" w:lineRule="auto"/>
        <w:rPr>
          <w:ins w:id="849" w:author="Nguyen Danh Nam 20166477" w:date="2020-02-15T16:43: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587E5B62" w14:textId="77777777" w:rsidTr="00832895">
        <w:trPr>
          <w:ins w:id="850" w:author="Nguyen Danh Nam 20166477" w:date="2020-02-15T16:43:00Z"/>
        </w:trPr>
        <w:tc>
          <w:tcPr>
            <w:tcW w:w="2327" w:type="dxa"/>
          </w:tcPr>
          <w:p w14:paraId="30A2A0CD" w14:textId="77777777" w:rsidR="00C05255" w:rsidRPr="00257D2D" w:rsidRDefault="00C05255" w:rsidP="00832895">
            <w:pPr>
              <w:pStyle w:val="ListParagraph"/>
              <w:spacing w:line="276" w:lineRule="auto"/>
              <w:ind w:left="0"/>
              <w:rPr>
                <w:ins w:id="851" w:author="Nguyen Danh Nam 20166477" w:date="2020-02-15T16:43:00Z"/>
                <w:rFonts w:ascii="Times New Roman" w:hAnsi="Times New Roman" w:cs="Times New Roman"/>
                <w:color w:val="000000" w:themeColor="text1"/>
                <w:sz w:val="26"/>
                <w:szCs w:val="26"/>
                <w:lang w:val="vi-VN"/>
              </w:rPr>
            </w:pPr>
            <w:ins w:id="852" w:author="Nguyen Danh Nam 20166477" w:date="2020-02-15T16:43:00Z">
              <w:r w:rsidRPr="00257D2D">
                <w:rPr>
                  <w:rFonts w:ascii="Times New Roman" w:hAnsi="Times New Roman" w:cs="Times New Roman"/>
                  <w:color w:val="000000" w:themeColor="text1"/>
                  <w:sz w:val="26"/>
                  <w:szCs w:val="26"/>
                  <w:lang w:val="vi-VN"/>
                </w:rPr>
                <w:t>Mã usecase</w:t>
              </w:r>
            </w:ins>
          </w:p>
        </w:tc>
        <w:tc>
          <w:tcPr>
            <w:tcW w:w="5575" w:type="dxa"/>
          </w:tcPr>
          <w:p w14:paraId="69FFAA4B" w14:textId="0136D8E9" w:rsidR="00C05255" w:rsidRPr="00257D2D" w:rsidRDefault="00C05255" w:rsidP="00832895">
            <w:pPr>
              <w:pStyle w:val="ListParagraph"/>
              <w:spacing w:line="276" w:lineRule="auto"/>
              <w:ind w:left="0"/>
              <w:rPr>
                <w:ins w:id="853" w:author="Nguyen Danh Nam 20166477" w:date="2020-02-15T16:43:00Z"/>
                <w:rFonts w:ascii="Times New Roman" w:hAnsi="Times New Roman" w:cs="Times New Roman"/>
                <w:color w:val="000000" w:themeColor="text1"/>
                <w:sz w:val="26"/>
                <w:szCs w:val="26"/>
              </w:rPr>
            </w:pPr>
            <w:ins w:id="854" w:author="Nguyen Danh Nam 20166477" w:date="2020-02-15T16:43:00Z">
              <w:r w:rsidRPr="00257D2D">
                <w:rPr>
                  <w:rFonts w:ascii="Times New Roman" w:hAnsi="Times New Roman" w:cs="Times New Roman"/>
                  <w:color w:val="000000" w:themeColor="text1"/>
                  <w:sz w:val="26"/>
                  <w:szCs w:val="26"/>
                  <w:lang w:val="vi-VN"/>
                </w:rPr>
                <w:t>UC</w:t>
              </w:r>
              <w:r>
                <w:rPr>
                  <w:rFonts w:ascii="Times New Roman" w:hAnsi="Times New Roman" w:cs="Times New Roman"/>
                  <w:color w:val="000000" w:themeColor="text1"/>
                  <w:sz w:val="26"/>
                  <w:szCs w:val="26"/>
                  <w:lang w:val="vi-VN"/>
                </w:rPr>
                <w:t>2</w:t>
              </w:r>
            </w:ins>
            <w:ins w:id="855" w:author="Nguyen Danh Nam 20166477" w:date="2020-02-15T16:48:00Z">
              <w:r>
                <w:rPr>
                  <w:rFonts w:ascii="Times New Roman" w:hAnsi="Times New Roman" w:cs="Times New Roman"/>
                  <w:color w:val="000000" w:themeColor="text1"/>
                  <w:sz w:val="26"/>
                  <w:szCs w:val="26"/>
                  <w:lang w:val="vi-VN"/>
                </w:rPr>
                <w:t>4</w:t>
              </w:r>
            </w:ins>
          </w:p>
          <w:p w14:paraId="1034E693" w14:textId="77777777" w:rsidR="00C05255" w:rsidRPr="00257D2D" w:rsidRDefault="00C05255" w:rsidP="00832895">
            <w:pPr>
              <w:pStyle w:val="ListParagraph"/>
              <w:spacing w:line="276" w:lineRule="auto"/>
              <w:ind w:left="0"/>
              <w:rPr>
                <w:ins w:id="856" w:author="Nguyen Danh Nam 20166477" w:date="2020-02-15T16:43:00Z"/>
                <w:rFonts w:ascii="Times New Roman" w:hAnsi="Times New Roman" w:cs="Times New Roman"/>
                <w:color w:val="000000" w:themeColor="text1"/>
                <w:sz w:val="26"/>
                <w:szCs w:val="26"/>
              </w:rPr>
            </w:pPr>
          </w:p>
        </w:tc>
      </w:tr>
      <w:tr w:rsidR="00C05255" w:rsidRPr="00257D2D" w14:paraId="38903889" w14:textId="77777777" w:rsidTr="00832895">
        <w:trPr>
          <w:ins w:id="857" w:author="Nguyen Danh Nam 20166477" w:date="2020-02-15T16:43:00Z"/>
        </w:trPr>
        <w:tc>
          <w:tcPr>
            <w:tcW w:w="2327" w:type="dxa"/>
          </w:tcPr>
          <w:p w14:paraId="0284B179" w14:textId="77777777" w:rsidR="00C05255" w:rsidRPr="00257D2D" w:rsidRDefault="00C05255" w:rsidP="00832895">
            <w:pPr>
              <w:pStyle w:val="ListParagraph"/>
              <w:spacing w:line="276" w:lineRule="auto"/>
              <w:ind w:left="0"/>
              <w:rPr>
                <w:ins w:id="858" w:author="Nguyen Danh Nam 20166477" w:date="2020-02-15T16:43:00Z"/>
                <w:rFonts w:ascii="Times New Roman" w:hAnsi="Times New Roman" w:cs="Times New Roman"/>
                <w:color w:val="000000" w:themeColor="text1"/>
                <w:sz w:val="26"/>
                <w:szCs w:val="26"/>
                <w:lang w:val="vi-VN"/>
              </w:rPr>
            </w:pPr>
            <w:ins w:id="859" w:author="Nguyen Danh Nam 20166477" w:date="2020-02-15T16:43:00Z">
              <w:r w:rsidRPr="00257D2D">
                <w:rPr>
                  <w:rFonts w:ascii="Times New Roman" w:hAnsi="Times New Roman" w:cs="Times New Roman"/>
                  <w:color w:val="000000" w:themeColor="text1"/>
                  <w:sz w:val="26"/>
                  <w:szCs w:val="26"/>
                  <w:lang w:val="vi-VN"/>
                </w:rPr>
                <w:t>Tên usecase</w:t>
              </w:r>
            </w:ins>
          </w:p>
        </w:tc>
        <w:tc>
          <w:tcPr>
            <w:tcW w:w="5575" w:type="dxa"/>
          </w:tcPr>
          <w:p w14:paraId="37990D87" w14:textId="78FAA2D4" w:rsidR="00C05255" w:rsidRPr="00F80815" w:rsidRDefault="00C05255" w:rsidP="00832895">
            <w:pPr>
              <w:pStyle w:val="ListParagraph"/>
              <w:spacing w:line="276" w:lineRule="auto"/>
              <w:ind w:left="0"/>
              <w:rPr>
                <w:ins w:id="860" w:author="Nguyen Danh Nam 20166477" w:date="2020-02-15T16:43:00Z"/>
                <w:rFonts w:ascii="Times New Roman" w:hAnsi="Times New Roman" w:cs="Times New Roman"/>
                <w:color w:val="000000" w:themeColor="text1"/>
                <w:sz w:val="26"/>
                <w:szCs w:val="26"/>
                <w:lang w:val="vi-VN"/>
              </w:rPr>
            </w:pPr>
            <w:ins w:id="861" w:author="Nguyen Danh Nam 20166477" w:date="2020-02-15T16:46:00Z">
              <w:r w:rsidRPr="00C05255">
                <w:rPr>
                  <w:rFonts w:ascii="Times New Roman" w:hAnsi="Times New Roman" w:cs="Times New Roman"/>
                  <w:color w:val="000000" w:themeColor="text1"/>
                  <w:sz w:val="26"/>
                  <w:szCs w:val="26"/>
                  <w:lang w:val="vi-VN"/>
                </w:rPr>
                <w:t>Xem thông tin người dùng</w:t>
              </w:r>
            </w:ins>
          </w:p>
          <w:p w14:paraId="05A8D216" w14:textId="77777777" w:rsidR="00C05255" w:rsidRPr="00F80815" w:rsidRDefault="00C05255" w:rsidP="00832895">
            <w:pPr>
              <w:pStyle w:val="ListParagraph"/>
              <w:spacing w:line="276" w:lineRule="auto"/>
              <w:ind w:left="0"/>
              <w:rPr>
                <w:ins w:id="862" w:author="Nguyen Danh Nam 20166477" w:date="2020-02-15T16:43:00Z"/>
                <w:rFonts w:ascii="Times New Roman" w:hAnsi="Times New Roman" w:cs="Times New Roman"/>
                <w:color w:val="000000" w:themeColor="text1"/>
                <w:sz w:val="26"/>
                <w:szCs w:val="26"/>
                <w:lang w:val="vi-VN"/>
              </w:rPr>
            </w:pPr>
          </w:p>
        </w:tc>
      </w:tr>
      <w:tr w:rsidR="00C05255" w:rsidRPr="00257D2D" w14:paraId="2CB17046" w14:textId="77777777" w:rsidTr="00832895">
        <w:trPr>
          <w:ins w:id="863" w:author="Nguyen Danh Nam 20166477" w:date="2020-02-15T16:43:00Z"/>
        </w:trPr>
        <w:tc>
          <w:tcPr>
            <w:tcW w:w="2327" w:type="dxa"/>
          </w:tcPr>
          <w:p w14:paraId="0FD5AF7F" w14:textId="77777777" w:rsidR="00C05255" w:rsidRPr="00257D2D" w:rsidRDefault="00C05255" w:rsidP="00832895">
            <w:pPr>
              <w:pStyle w:val="ListParagraph"/>
              <w:spacing w:line="276" w:lineRule="auto"/>
              <w:ind w:left="0"/>
              <w:rPr>
                <w:ins w:id="864" w:author="Nguyen Danh Nam 20166477" w:date="2020-02-15T16:43:00Z"/>
                <w:rFonts w:ascii="Times New Roman" w:hAnsi="Times New Roman" w:cs="Times New Roman"/>
                <w:color w:val="000000" w:themeColor="text1"/>
                <w:sz w:val="26"/>
                <w:szCs w:val="26"/>
                <w:lang w:val="vi-VN"/>
              </w:rPr>
            </w:pPr>
            <w:ins w:id="865" w:author="Nguyen Danh Nam 20166477" w:date="2020-02-15T16:43:00Z">
              <w:r w:rsidRPr="00257D2D">
                <w:rPr>
                  <w:rFonts w:ascii="Times New Roman" w:hAnsi="Times New Roman" w:cs="Times New Roman"/>
                  <w:color w:val="000000" w:themeColor="text1"/>
                  <w:sz w:val="26"/>
                  <w:szCs w:val="26"/>
                  <w:lang w:val="vi-VN"/>
                </w:rPr>
                <w:t>Tác nhân</w:t>
              </w:r>
            </w:ins>
          </w:p>
        </w:tc>
        <w:tc>
          <w:tcPr>
            <w:tcW w:w="5575" w:type="dxa"/>
          </w:tcPr>
          <w:p w14:paraId="13BA58CE" w14:textId="77777777" w:rsidR="00C05255" w:rsidRPr="00C05255" w:rsidRDefault="00C05255" w:rsidP="00832895">
            <w:pPr>
              <w:pStyle w:val="ListParagraph"/>
              <w:spacing w:line="276" w:lineRule="auto"/>
              <w:ind w:left="0"/>
              <w:rPr>
                <w:ins w:id="866" w:author="Nguyen Danh Nam 20166477" w:date="2020-02-15T16:43:00Z"/>
                <w:rFonts w:ascii="Times New Roman" w:hAnsi="Times New Roman" w:cs="Times New Roman"/>
                <w:color w:val="000000" w:themeColor="text1"/>
                <w:sz w:val="26"/>
                <w:szCs w:val="26"/>
                <w:lang w:val="vi-VN"/>
              </w:rPr>
            </w:pPr>
            <w:ins w:id="867" w:author="Nguyen Danh Nam 20166477" w:date="2020-02-15T16:43:00Z">
              <w:r w:rsidRPr="00C05255">
                <w:rPr>
                  <w:rFonts w:ascii="Times New Roman" w:hAnsi="Times New Roman" w:cs="Times New Roman"/>
                  <w:color w:val="000000" w:themeColor="text1"/>
                  <w:sz w:val="26"/>
                  <w:szCs w:val="26"/>
                  <w:lang w:val="vi-VN"/>
                </w:rPr>
                <w:t>Admin</w:t>
              </w:r>
            </w:ins>
          </w:p>
          <w:p w14:paraId="6EED9D1E" w14:textId="77777777" w:rsidR="00C05255" w:rsidRPr="00F80815" w:rsidRDefault="00C05255" w:rsidP="00832895">
            <w:pPr>
              <w:pStyle w:val="ListParagraph"/>
              <w:spacing w:line="276" w:lineRule="auto"/>
              <w:ind w:left="0"/>
              <w:rPr>
                <w:ins w:id="868" w:author="Nguyen Danh Nam 20166477" w:date="2020-02-15T16:43:00Z"/>
                <w:rFonts w:ascii="Times New Roman" w:hAnsi="Times New Roman" w:cs="Times New Roman"/>
                <w:color w:val="000000" w:themeColor="text1"/>
                <w:sz w:val="26"/>
                <w:szCs w:val="26"/>
                <w:lang w:val="vi-VN"/>
              </w:rPr>
            </w:pPr>
          </w:p>
        </w:tc>
      </w:tr>
      <w:tr w:rsidR="00C05255" w:rsidRPr="00257D2D" w14:paraId="52C7AAC9" w14:textId="77777777" w:rsidTr="00832895">
        <w:trPr>
          <w:ins w:id="869" w:author="Nguyen Danh Nam 20166477" w:date="2020-02-15T16:43:00Z"/>
        </w:trPr>
        <w:tc>
          <w:tcPr>
            <w:tcW w:w="2327" w:type="dxa"/>
          </w:tcPr>
          <w:p w14:paraId="2E2D0852" w14:textId="77777777" w:rsidR="00C05255" w:rsidRPr="00257D2D" w:rsidRDefault="00C05255" w:rsidP="00832895">
            <w:pPr>
              <w:pStyle w:val="ListParagraph"/>
              <w:spacing w:line="276" w:lineRule="auto"/>
              <w:ind w:left="0"/>
              <w:rPr>
                <w:ins w:id="870" w:author="Nguyen Danh Nam 20166477" w:date="2020-02-15T16:43:00Z"/>
                <w:rFonts w:ascii="Times New Roman" w:hAnsi="Times New Roman" w:cs="Times New Roman"/>
                <w:color w:val="000000" w:themeColor="text1"/>
                <w:sz w:val="26"/>
                <w:szCs w:val="26"/>
                <w:lang w:val="vi-VN"/>
              </w:rPr>
            </w:pPr>
            <w:ins w:id="871" w:author="Nguyen Danh Nam 20166477" w:date="2020-02-15T16:43:00Z">
              <w:r w:rsidRPr="00257D2D">
                <w:rPr>
                  <w:rFonts w:ascii="Times New Roman" w:hAnsi="Times New Roman" w:cs="Times New Roman"/>
                  <w:color w:val="000000" w:themeColor="text1"/>
                  <w:sz w:val="26"/>
                  <w:szCs w:val="26"/>
                  <w:lang w:val="vi-VN"/>
                </w:rPr>
                <w:t>Mô tả</w:t>
              </w:r>
            </w:ins>
          </w:p>
        </w:tc>
        <w:tc>
          <w:tcPr>
            <w:tcW w:w="5575" w:type="dxa"/>
          </w:tcPr>
          <w:p w14:paraId="10A4F1EE" w14:textId="7C5E8D5D" w:rsidR="00C05255" w:rsidRPr="00F80815" w:rsidRDefault="00C05255" w:rsidP="00832895">
            <w:pPr>
              <w:pStyle w:val="ListParagraph"/>
              <w:spacing w:line="276" w:lineRule="auto"/>
              <w:ind w:left="0"/>
              <w:rPr>
                <w:ins w:id="872" w:author="Nguyen Danh Nam 20166477" w:date="2020-02-15T16:43:00Z"/>
                <w:rFonts w:ascii="Times New Roman" w:hAnsi="Times New Roman" w:cs="Times New Roman"/>
                <w:color w:val="000000" w:themeColor="text1"/>
                <w:sz w:val="26"/>
                <w:szCs w:val="26"/>
                <w:lang w:val="vi-VN"/>
              </w:rPr>
            </w:pPr>
            <w:ins w:id="873" w:author="Nguyen Danh Nam 20166477" w:date="2020-02-15T16:43:00Z">
              <w:r w:rsidRPr="00C05255">
                <w:rPr>
                  <w:rFonts w:ascii="Times New Roman" w:hAnsi="Times New Roman" w:cs="Times New Roman"/>
                  <w:color w:val="000000" w:themeColor="text1"/>
                  <w:sz w:val="26"/>
                  <w:szCs w:val="26"/>
                  <w:lang w:val="vi-VN"/>
                </w:rPr>
                <w:t xml:space="preserve">Admin </w:t>
              </w:r>
            </w:ins>
            <w:ins w:id="874" w:author="Nguyen Danh Nam 20166477" w:date="2020-02-15T16:48:00Z">
              <w:r w:rsidRPr="00C05255">
                <w:rPr>
                  <w:rFonts w:ascii="Times New Roman" w:hAnsi="Times New Roman" w:cs="Times New Roman"/>
                  <w:color w:val="000000" w:themeColor="text1"/>
                  <w:sz w:val="26"/>
                  <w:szCs w:val="26"/>
                  <w:lang w:val="vi-VN"/>
                </w:rPr>
                <w:t xml:space="preserve">xem </w:t>
              </w:r>
            </w:ins>
            <w:ins w:id="875" w:author="Nguyen Danh Nam 20166477" w:date="2020-02-15T16:49:00Z">
              <w:r w:rsidRPr="00C05255">
                <w:rPr>
                  <w:rFonts w:ascii="Times New Roman" w:hAnsi="Times New Roman" w:cs="Times New Roman"/>
                  <w:color w:val="000000" w:themeColor="text1"/>
                  <w:sz w:val="26"/>
                  <w:szCs w:val="26"/>
                  <w:lang w:val="vi-VN"/>
                </w:rPr>
                <w:t xml:space="preserve">thông tin của </w:t>
              </w:r>
              <w:r w:rsidRPr="00F80815">
                <w:rPr>
                  <w:rFonts w:ascii="Times New Roman" w:hAnsi="Times New Roman" w:cs="Times New Roman"/>
                  <w:color w:val="000000" w:themeColor="text1"/>
                  <w:sz w:val="26"/>
                  <w:szCs w:val="26"/>
                  <w:lang w:val="vi-VN"/>
                </w:rPr>
                <w:t>người dùng hệ thống</w:t>
              </w:r>
            </w:ins>
            <w:ins w:id="876" w:author="Nguyen Danh Nam 20166477" w:date="2020-02-15T16:43:00Z">
              <w:r w:rsidRPr="00F80815">
                <w:rPr>
                  <w:rFonts w:ascii="Times New Roman" w:hAnsi="Times New Roman" w:cs="Times New Roman"/>
                  <w:color w:val="000000" w:themeColor="text1"/>
                  <w:sz w:val="26"/>
                  <w:szCs w:val="26"/>
                  <w:lang w:val="vi-VN"/>
                </w:rPr>
                <w:t>.</w:t>
              </w:r>
            </w:ins>
          </w:p>
          <w:p w14:paraId="22E1FD85" w14:textId="77777777" w:rsidR="00C05255" w:rsidRPr="00F80815" w:rsidRDefault="00C05255" w:rsidP="00832895">
            <w:pPr>
              <w:pStyle w:val="ListParagraph"/>
              <w:spacing w:line="276" w:lineRule="auto"/>
              <w:ind w:left="0"/>
              <w:rPr>
                <w:ins w:id="877" w:author="Nguyen Danh Nam 20166477" w:date="2020-02-15T16:43:00Z"/>
                <w:rFonts w:ascii="Times New Roman" w:hAnsi="Times New Roman" w:cs="Times New Roman"/>
                <w:color w:val="000000" w:themeColor="text1"/>
                <w:sz w:val="26"/>
                <w:szCs w:val="26"/>
                <w:lang w:val="vi-VN"/>
              </w:rPr>
            </w:pPr>
          </w:p>
        </w:tc>
      </w:tr>
      <w:tr w:rsidR="00C05255" w:rsidRPr="00257D2D" w14:paraId="533B85FD" w14:textId="77777777" w:rsidTr="00832895">
        <w:trPr>
          <w:ins w:id="878" w:author="Nguyen Danh Nam 20166477" w:date="2020-02-15T16:43:00Z"/>
        </w:trPr>
        <w:tc>
          <w:tcPr>
            <w:tcW w:w="2327" w:type="dxa"/>
          </w:tcPr>
          <w:p w14:paraId="50EFC832" w14:textId="77777777" w:rsidR="00C05255" w:rsidRPr="00257D2D" w:rsidRDefault="00C05255" w:rsidP="00832895">
            <w:pPr>
              <w:pStyle w:val="ListParagraph"/>
              <w:spacing w:line="276" w:lineRule="auto"/>
              <w:ind w:left="0"/>
              <w:rPr>
                <w:ins w:id="879" w:author="Nguyen Danh Nam 20166477" w:date="2020-02-15T16:43:00Z"/>
                <w:rFonts w:ascii="Times New Roman" w:hAnsi="Times New Roman" w:cs="Times New Roman"/>
                <w:color w:val="000000" w:themeColor="text1"/>
                <w:sz w:val="26"/>
                <w:szCs w:val="26"/>
                <w:lang w:val="vi-VN"/>
              </w:rPr>
            </w:pPr>
            <w:ins w:id="880" w:author="Nguyen Danh Nam 20166477" w:date="2020-02-15T16:43:00Z">
              <w:r w:rsidRPr="00257D2D">
                <w:rPr>
                  <w:rFonts w:ascii="Times New Roman" w:hAnsi="Times New Roman" w:cs="Times New Roman"/>
                  <w:color w:val="000000" w:themeColor="text1"/>
                  <w:sz w:val="26"/>
                  <w:szCs w:val="26"/>
                  <w:lang w:val="vi-VN"/>
                </w:rPr>
                <w:t>Sự kiện kích hoạt</w:t>
              </w:r>
            </w:ins>
          </w:p>
        </w:tc>
        <w:tc>
          <w:tcPr>
            <w:tcW w:w="5575" w:type="dxa"/>
          </w:tcPr>
          <w:p w14:paraId="19E00494" w14:textId="11CDD281" w:rsidR="00C05255" w:rsidRPr="006854A2" w:rsidRDefault="00C05255" w:rsidP="00832895">
            <w:pPr>
              <w:pStyle w:val="ListParagraph"/>
              <w:spacing w:line="276" w:lineRule="auto"/>
              <w:ind w:left="0"/>
              <w:rPr>
                <w:ins w:id="881" w:author="Nguyen Danh Nam 20166477" w:date="2020-02-15T16:43:00Z"/>
                <w:rFonts w:ascii="Times New Roman" w:hAnsi="Times New Roman" w:cs="Times New Roman"/>
                <w:color w:val="000000" w:themeColor="text1"/>
                <w:sz w:val="26"/>
                <w:szCs w:val="26"/>
                <w:lang w:val="vi-VN"/>
              </w:rPr>
            </w:pPr>
            <w:ins w:id="882" w:author="Nguyen Danh Nam 20166477" w:date="2020-02-15T16:43:00Z">
              <w:r w:rsidRPr="00C05255">
                <w:rPr>
                  <w:rFonts w:ascii="Times New Roman" w:hAnsi="Times New Roman" w:cs="Times New Roman"/>
                  <w:color w:val="000000" w:themeColor="text1"/>
                  <w:sz w:val="26"/>
                  <w:szCs w:val="26"/>
                  <w:lang w:val="vi-VN"/>
                </w:rPr>
                <w:t xml:space="preserve">Admin </w:t>
              </w:r>
            </w:ins>
            <w:ins w:id="883" w:author="Nguyen Danh Nam 20166477" w:date="2020-02-15T16:49:00Z">
              <w:r w:rsidRPr="00C05255">
                <w:rPr>
                  <w:rFonts w:ascii="Times New Roman" w:hAnsi="Times New Roman" w:cs="Times New Roman"/>
                  <w:color w:val="000000" w:themeColor="text1"/>
                  <w:sz w:val="26"/>
                  <w:szCs w:val="26"/>
                  <w:lang w:val="vi-VN"/>
                </w:rPr>
                <w:t>bấm vào ngư</w:t>
              </w:r>
              <w:r w:rsidRPr="00F80815">
                <w:rPr>
                  <w:rFonts w:ascii="Times New Roman" w:hAnsi="Times New Roman" w:cs="Times New Roman"/>
                  <w:color w:val="000000" w:themeColor="text1"/>
                  <w:sz w:val="26"/>
                  <w:szCs w:val="26"/>
                  <w:lang w:val="vi-VN"/>
                </w:rPr>
                <w:t>ời dùng trong giao diện hiển th</w:t>
              </w:r>
              <w:r w:rsidRPr="006854A2">
                <w:rPr>
                  <w:rFonts w:ascii="Times New Roman" w:hAnsi="Times New Roman" w:cs="Times New Roman"/>
                  <w:color w:val="000000" w:themeColor="text1"/>
                  <w:sz w:val="26"/>
                  <w:szCs w:val="26"/>
                  <w:lang w:val="vi-VN"/>
                </w:rPr>
                <w:t>ị danh sách người dùng</w:t>
              </w:r>
            </w:ins>
            <w:ins w:id="884" w:author="Nguyen Danh Nam 20166477" w:date="2020-02-15T16:43:00Z">
              <w:r w:rsidRPr="006854A2">
                <w:rPr>
                  <w:rFonts w:ascii="Times New Roman" w:hAnsi="Times New Roman" w:cs="Times New Roman"/>
                  <w:color w:val="000000" w:themeColor="text1"/>
                  <w:sz w:val="26"/>
                  <w:szCs w:val="26"/>
                  <w:lang w:val="vi-VN"/>
                </w:rPr>
                <w:t>.</w:t>
              </w:r>
            </w:ins>
          </w:p>
          <w:p w14:paraId="421C5025" w14:textId="77777777" w:rsidR="00C05255" w:rsidRPr="006854A2" w:rsidRDefault="00C05255" w:rsidP="00832895">
            <w:pPr>
              <w:pStyle w:val="ListParagraph"/>
              <w:spacing w:line="276" w:lineRule="auto"/>
              <w:ind w:left="0"/>
              <w:rPr>
                <w:ins w:id="885" w:author="Nguyen Danh Nam 20166477" w:date="2020-02-15T16:43:00Z"/>
                <w:rFonts w:ascii="Times New Roman" w:hAnsi="Times New Roman" w:cs="Times New Roman"/>
                <w:color w:val="000000" w:themeColor="text1"/>
                <w:sz w:val="26"/>
                <w:szCs w:val="26"/>
                <w:lang w:val="vi-VN"/>
              </w:rPr>
            </w:pPr>
          </w:p>
        </w:tc>
      </w:tr>
      <w:tr w:rsidR="00C05255" w:rsidRPr="00257D2D" w14:paraId="53C8A339" w14:textId="77777777" w:rsidTr="00832895">
        <w:trPr>
          <w:ins w:id="886" w:author="Nguyen Danh Nam 20166477" w:date="2020-02-15T16:43:00Z"/>
        </w:trPr>
        <w:tc>
          <w:tcPr>
            <w:tcW w:w="2327" w:type="dxa"/>
          </w:tcPr>
          <w:p w14:paraId="2D901FFD" w14:textId="77777777" w:rsidR="00C05255" w:rsidRPr="00257D2D" w:rsidRDefault="00C05255" w:rsidP="00832895">
            <w:pPr>
              <w:pStyle w:val="ListParagraph"/>
              <w:spacing w:line="276" w:lineRule="auto"/>
              <w:ind w:left="0"/>
              <w:rPr>
                <w:ins w:id="887" w:author="Nguyen Danh Nam 20166477" w:date="2020-02-15T16:43:00Z"/>
                <w:rFonts w:ascii="Times New Roman" w:hAnsi="Times New Roman" w:cs="Times New Roman"/>
                <w:color w:val="000000" w:themeColor="text1"/>
                <w:sz w:val="26"/>
                <w:szCs w:val="26"/>
                <w:lang w:val="vi-VN"/>
              </w:rPr>
            </w:pPr>
            <w:ins w:id="888" w:author="Nguyen Danh Nam 20166477" w:date="2020-02-15T16:43:00Z">
              <w:r w:rsidRPr="00257D2D">
                <w:rPr>
                  <w:rFonts w:ascii="Times New Roman" w:hAnsi="Times New Roman" w:cs="Times New Roman"/>
                  <w:color w:val="000000" w:themeColor="text1"/>
                  <w:sz w:val="26"/>
                  <w:szCs w:val="26"/>
                  <w:lang w:val="vi-VN"/>
                </w:rPr>
                <w:t>Điều kiện tiên quyết</w:t>
              </w:r>
            </w:ins>
          </w:p>
        </w:tc>
        <w:tc>
          <w:tcPr>
            <w:tcW w:w="5575" w:type="dxa"/>
          </w:tcPr>
          <w:p w14:paraId="0D280807" w14:textId="77777777" w:rsidR="00C05255" w:rsidRPr="00257D2D" w:rsidRDefault="00C05255" w:rsidP="00832895">
            <w:pPr>
              <w:pStyle w:val="ListParagraph"/>
              <w:spacing w:line="276" w:lineRule="auto"/>
              <w:ind w:left="0"/>
              <w:rPr>
                <w:ins w:id="889" w:author="Nguyen Danh Nam 20166477" w:date="2020-02-15T16:43:00Z"/>
                <w:rFonts w:ascii="Times New Roman" w:hAnsi="Times New Roman" w:cs="Times New Roman"/>
                <w:color w:val="000000" w:themeColor="text1"/>
                <w:sz w:val="26"/>
                <w:szCs w:val="26"/>
                <w:lang w:val="vi-VN"/>
              </w:rPr>
            </w:pPr>
            <w:ins w:id="890" w:author="Nguyen Danh Nam 20166477" w:date="2020-02-15T16:43:00Z">
              <w:r>
                <w:rPr>
                  <w:rFonts w:ascii="Times New Roman" w:hAnsi="Times New Roman" w:cs="Times New Roman"/>
                  <w:color w:val="000000" w:themeColor="text1"/>
                  <w:sz w:val="26"/>
                  <w:szCs w:val="26"/>
                  <w:lang w:val="vi-VN"/>
                </w:rPr>
                <w:t>Tài khoản đăng nhập có quyền quản trị.</w:t>
              </w:r>
            </w:ins>
          </w:p>
        </w:tc>
      </w:tr>
      <w:tr w:rsidR="00C05255" w:rsidRPr="00257D2D" w14:paraId="645876D9" w14:textId="77777777" w:rsidTr="00832895">
        <w:trPr>
          <w:ins w:id="891" w:author="Nguyen Danh Nam 20166477" w:date="2020-02-15T16:43:00Z"/>
        </w:trPr>
        <w:tc>
          <w:tcPr>
            <w:tcW w:w="2327" w:type="dxa"/>
          </w:tcPr>
          <w:p w14:paraId="532AA1C4" w14:textId="77777777" w:rsidR="00C05255" w:rsidRPr="00257D2D" w:rsidRDefault="00C05255" w:rsidP="00832895">
            <w:pPr>
              <w:pStyle w:val="ListParagraph"/>
              <w:spacing w:line="276" w:lineRule="auto"/>
              <w:ind w:left="0"/>
              <w:rPr>
                <w:ins w:id="892" w:author="Nguyen Danh Nam 20166477" w:date="2020-02-15T16:43:00Z"/>
                <w:rFonts w:ascii="Times New Roman" w:hAnsi="Times New Roman" w:cs="Times New Roman"/>
                <w:color w:val="000000" w:themeColor="text1"/>
                <w:sz w:val="26"/>
                <w:szCs w:val="26"/>
                <w:lang w:val="vi-VN"/>
              </w:rPr>
            </w:pPr>
            <w:ins w:id="893" w:author="Nguyen Danh Nam 20166477" w:date="2020-02-15T16:43:00Z">
              <w:r w:rsidRPr="00257D2D">
                <w:rPr>
                  <w:rFonts w:ascii="Times New Roman" w:hAnsi="Times New Roman" w:cs="Times New Roman"/>
                  <w:color w:val="000000" w:themeColor="text1"/>
                  <w:sz w:val="26"/>
                  <w:szCs w:val="26"/>
                  <w:lang w:val="vi-VN"/>
                </w:rPr>
                <w:t>Luồng xử lí chính</w:t>
              </w:r>
            </w:ins>
          </w:p>
        </w:tc>
        <w:tc>
          <w:tcPr>
            <w:tcW w:w="5575" w:type="dxa"/>
          </w:tcPr>
          <w:p w14:paraId="1912559E" w14:textId="0557F3C3" w:rsidR="00C05255" w:rsidRPr="00832895" w:rsidRDefault="00C05255" w:rsidP="00C05255">
            <w:pPr>
              <w:pStyle w:val="ListParagraph"/>
              <w:numPr>
                <w:ilvl w:val="0"/>
                <w:numId w:val="36"/>
              </w:numPr>
              <w:spacing w:line="276" w:lineRule="auto"/>
              <w:rPr>
                <w:ins w:id="894" w:author="Nguyen Danh Nam 20166477" w:date="2020-02-15T16:59:00Z"/>
                <w:rFonts w:ascii="Times New Roman" w:hAnsi="Times New Roman" w:cs="Times New Roman"/>
                <w:color w:val="000000" w:themeColor="text1"/>
                <w:sz w:val="26"/>
                <w:szCs w:val="26"/>
                <w:lang w:val="vi-VN"/>
              </w:rPr>
              <w:pPrChange w:id="895" w:author="Nguyen Danh Nam 20166477" w:date="2020-02-15T16:59:00Z">
                <w:pPr>
                  <w:pStyle w:val="ListParagraph"/>
                  <w:spacing w:line="276" w:lineRule="auto"/>
                  <w:ind w:left="0"/>
                </w:pPr>
              </w:pPrChange>
            </w:pPr>
            <w:ins w:id="896" w:author="Nguyen Danh Nam 20166477" w:date="2020-02-15T16:59:00Z">
              <w:r w:rsidRPr="00C05255">
                <w:rPr>
                  <w:rFonts w:ascii="Times New Roman" w:hAnsi="Times New Roman" w:cs="Times New Roman"/>
                  <w:color w:val="000000" w:themeColor="text1"/>
                  <w:sz w:val="26"/>
                  <w:szCs w:val="26"/>
                  <w:lang w:val="vi-VN"/>
                </w:rPr>
                <w:t xml:space="preserve">Admin </w:t>
              </w:r>
              <w:r w:rsidRPr="00C05255">
                <w:rPr>
                  <w:rFonts w:ascii="Times New Roman" w:hAnsi="Times New Roman" w:cs="Times New Roman"/>
                  <w:color w:val="000000" w:themeColor="text1"/>
                  <w:sz w:val="26"/>
                  <w:szCs w:val="26"/>
                  <w:lang w:val="vi-VN"/>
                </w:rPr>
                <w:t>bấ</w:t>
              </w:r>
              <w:r w:rsidRPr="00832895">
                <w:rPr>
                  <w:rFonts w:ascii="Times New Roman" w:hAnsi="Times New Roman" w:cs="Times New Roman"/>
                  <w:color w:val="000000" w:themeColor="text1"/>
                  <w:sz w:val="26"/>
                  <w:szCs w:val="26"/>
                  <w:lang w:val="vi-VN"/>
                </w:rPr>
                <w:t>m vào người dùng trong giao diện hiển thị danh sách người dùng</w:t>
              </w:r>
              <w:r w:rsidRPr="00832895">
                <w:rPr>
                  <w:rFonts w:ascii="Times New Roman" w:hAnsi="Times New Roman" w:cs="Times New Roman"/>
                  <w:color w:val="000000" w:themeColor="text1"/>
                  <w:sz w:val="26"/>
                  <w:szCs w:val="26"/>
                  <w:lang w:val="vi-VN"/>
                </w:rPr>
                <w:t>.</w:t>
              </w:r>
            </w:ins>
          </w:p>
          <w:p w14:paraId="15A9A62B" w14:textId="4BBAF29C" w:rsidR="00C05255" w:rsidRPr="00832895" w:rsidRDefault="00C05255" w:rsidP="00C05255">
            <w:pPr>
              <w:pStyle w:val="ListParagraph"/>
              <w:numPr>
                <w:ilvl w:val="0"/>
                <w:numId w:val="36"/>
              </w:numPr>
              <w:spacing w:line="276" w:lineRule="auto"/>
              <w:rPr>
                <w:ins w:id="897" w:author="Nguyen Danh Nam 20166477" w:date="2020-02-15T16:43:00Z"/>
                <w:rFonts w:ascii="Times New Roman" w:hAnsi="Times New Roman" w:cs="Times New Roman"/>
                <w:color w:val="000000" w:themeColor="text1"/>
                <w:sz w:val="26"/>
                <w:szCs w:val="26"/>
                <w:lang w:val="vi-VN"/>
              </w:rPr>
              <w:pPrChange w:id="898" w:author="Nguyen Danh Nam 20166477" w:date="2020-02-15T16:59:00Z">
                <w:pPr>
                  <w:pStyle w:val="ListParagraph"/>
                  <w:numPr>
                    <w:numId w:val="34"/>
                  </w:numPr>
                  <w:spacing w:line="276" w:lineRule="auto"/>
                  <w:ind w:left="1080" w:hanging="360"/>
                </w:pPr>
              </w:pPrChange>
            </w:pPr>
            <w:ins w:id="899" w:author="Nguyen Danh Nam 20166477" w:date="2020-02-15T17:00:00Z">
              <w:r>
                <w:rPr>
                  <w:rFonts w:ascii="Times New Roman" w:hAnsi="Times New Roman" w:cs="Times New Roman"/>
                  <w:color w:val="000000" w:themeColor="text1"/>
                  <w:sz w:val="26"/>
                  <w:szCs w:val="26"/>
                  <w:lang w:val="vi-VN"/>
                </w:rPr>
                <w:t xml:space="preserve">Hệ thống lấy dữ liệu về người dùng và hiển thị </w:t>
              </w:r>
            </w:ins>
            <w:ins w:id="900" w:author="Nguyen Danh Nam 20166477" w:date="2020-02-15T17:04:00Z">
              <w:r>
                <w:rPr>
                  <w:rFonts w:ascii="Times New Roman" w:hAnsi="Times New Roman" w:cs="Times New Roman"/>
                  <w:color w:val="000000" w:themeColor="text1"/>
                  <w:sz w:val="26"/>
                  <w:szCs w:val="26"/>
                  <w:lang w:val="vi-VN"/>
                </w:rPr>
                <w:t xml:space="preserve">giao diện chi tiết người dùng </w:t>
              </w:r>
            </w:ins>
            <w:ins w:id="901" w:author="Nguyen Danh Nam 20166477" w:date="2020-02-15T17:00:00Z">
              <w:r>
                <w:rPr>
                  <w:rFonts w:ascii="Times New Roman" w:hAnsi="Times New Roman" w:cs="Times New Roman"/>
                  <w:color w:val="000000" w:themeColor="text1"/>
                  <w:sz w:val="26"/>
                  <w:szCs w:val="26"/>
                  <w:lang w:val="vi-VN"/>
                </w:rPr>
                <w:t>cho admin.</w:t>
              </w:r>
            </w:ins>
          </w:p>
          <w:p w14:paraId="285873A0" w14:textId="77777777" w:rsidR="00C05255" w:rsidRPr="00257D2D" w:rsidRDefault="00C05255" w:rsidP="00832895">
            <w:pPr>
              <w:pStyle w:val="ListParagraph"/>
              <w:spacing w:line="276" w:lineRule="auto"/>
              <w:ind w:left="0"/>
              <w:rPr>
                <w:ins w:id="902" w:author="Nguyen Danh Nam 20166477" w:date="2020-02-15T16:43:00Z"/>
                <w:rFonts w:ascii="Times New Roman" w:hAnsi="Times New Roman" w:cs="Times New Roman"/>
                <w:color w:val="000000" w:themeColor="text1"/>
                <w:sz w:val="26"/>
                <w:szCs w:val="26"/>
                <w:lang w:val="vi-VN"/>
              </w:rPr>
            </w:pPr>
          </w:p>
        </w:tc>
      </w:tr>
      <w:tr w:rsidR="00C05255" w:rsidRPr="00257D2D" w14:paraId="3A8EB37F" w14:textId="77777777" w:rsidTr="00832895">
        <w:trPr>
          <w:ins w:id="903" w:author="Nguyen Danh Nam 20166477" w:date="2020-02-15T16:43:00Z"/>
        </w:trPr>
        <w:tc>
          <w:tcPr>
            <w:tcW w:w="2327" w:type="dxa"/>
          </w:tcPr>
          <w:p w14:paraId="30D445BD" w14:textId="77777777" w:rsidR="00C05255" w:rsidRPr="00257D2D" w:rsidRDefault="00C05255" w:rsidP="00832895">
            <w:pPr>
              <w:pStyle w:val="ListParagraph"/>
              <w:spacing w:line="276" w:lineRule="auto"/>
              <w:ind w:left="0"/>
              <w:rPr>
                <w:ins w:id="904" w:author="Nguyen Danh Nam 20166477" w:date="2020-02-15T16:43:00Z"/>
                <w:rFonts w:ascii="Times New Roman" w:hAnsi="Times New Roman" w:cs="Times New Roman"/>
                <w:color w:val="000000" w:themeColor="text1"/>
                <w:sz w:val="26"/>
                <w:szCs w:val="26"/>
                <w:lang w:val="vi-VN"/>
              </w:rPr>
            </w:pPr>
            <w:ins w:id="905" w:author="Nguyen Danh Nam 20166477" w:date="2020-02-15T16:43:00Z">
              <w:r w:rsidRPr="00257D2D">
                <w:rPr>
                  <w:rFonts w:ascii="Times New Roman" w:hAnsi="Times New Roman" w:cs="Times New Roman"/>
                  <w:color w:val="000000" w:themeColor="text1"/>
                  <w:sz w:val="26"/>
                  <w:szCs w:val="26"/>
                  <w:lang w:val="vi-VN"/>
                </w:rPr>
                <w:lastRenderedPageBreak/>
                <w:t>Luồng xử lí ngoại lệ</w:t>
              </w:r>
            </w:ins>
          </w:p>
        </w:tc>
        <w:tc>
          <w:tcPr>
            <w:tcW w:w="5575" w:type="dxa"/>
          </w:tcPr>
          <w:p w14:paraId="5A843482" w14:textId="628F83B9" w:rsidR="00C05255" w:rsidRPr="00257D2D" w:rsidRDefault="00C05255" w:rsidP="00832895">
            <w:pPr>
              <w:pStyle w:val="ListParagraph"/>
              <w:spacing w:line="276" w:lineRule="auto"/>
              <w:ind w:left="0"/>
              <w:rPr>
                <w:ins w:id="906" w:author="Nguyen Danh Nam 20166477" w:date="2020-02-15T16:43:00Z"/>
                <w:rFonts w:ascii="Times New Roman" w:hAnsi="Times New Roman" w:cs="Times New Roman"/>
                <w:color w:val="000000" w:themeColor="text1"/>
                <w:sz w:val="26"/>
                <w:szCs w:val="26"/>
                <w:lang w:val="vi-VN"/>
              </w:rPr>
            </w:pPr>
            <w:ins w:id="907" w:author="Nguyen Danh Nam 20166477" w:date="2020-02-15T17:00:00Z">
              <w:r>
                <w:rPr>
                  <w:rFonts w:ascii="Times New Roman" w:hAnsi="Times New Roman" w:cs="Times New Roman"/>
                  <w:color w:val="000000" w:themeColor="text1"/>
                  <w:sz w:val="26"/>
                  <w:szCs w:val="26"/>
                  <w:lang w:val="vi-VN"/>
                </w:rPr>
                <w:t>Không có</w:t>
              </w:r>
            </w:ins>
          </w:p>
          <w:p w14:paraId="1CDF38B2" w14:textId="77777777" w:rsidR="00C05255" w:rsidRPr="00257D2D" w:rsidRDefault="00C05255" w:rsidP="00F80815">
            <w:pPr>
              <w:pStyle w:val="ListParagraph"/>
              <w:keepNext/>
              <w:spacing w:line="276" w:lineRule="auto"/>
              <w:ind w:left="0"/>
              <w:rPr>
                <w:ins w:id="908" w:author="Nguyen Danh Nam 20166477" w:date="2020-02-15T16:43:00Z"/>
                <w:rFonts w:ascii="Times New Roman" w:hAnsi="Times New Roman" w:cs="Times New Roman"/>
                <w:color w:val="000000" w:themeColor="text1"/>
                <w:sz w:val="26"/>
                <w:szCs w:val="26"/>
              </w:rPr>
              <w:pPrChange w:id="909" w:author="Nguyen Danh Nam 20166477" w:date="2020-02-15T17:39:00Z">
                <w:pPr>
                  <w:pStyle w:val="ListParagraph"/>
                  <w:spacing w:line="276" w:lineRule="auto"/>
                  <w:ind w:left="0"/>
                </w:pPr>
              </w:pPrChange>
            </w:pPr>
          </w:p>
        </w:tc>
      </w:tr>
    </w:tbl>
    <w:p w14:paraId="2FC87D7A" w14:textId="213EE9B0" w:rsidR="00C05255" w:rsidRPr="00C05255" w:rsidRDefault="00F80815" w:rsidP="00F80815">
      <w:pPr>
        <w:pStyle w:val="Caption"/>
        <w:ind w:left="720" w:firstLine="720"/>
        <w:rPr>
          <w:lang w:val="vi-VN"/>
          <w:rPrChange w:id="910" w:author="Nguyen Danh Nam 20166477" w:date="2020-02-15T16:41:00Z">
            <w:rPr>
              <w:rFonts w:ascii="Times New Roman" w:hAnsi="Times New Roman" w:cs="Times New Roman"/>
              <w:i w:val="0"/>
              <w:iCs w:val="0"/>
              <w:color w:val="000000" w:themeColor="text1"/>
              <w:sz w:val="26"/>
              <w:szCs w:val="26"/>
              <w:lang w:val="vi-VN"/>
            </w:rPr>
          </w:rPrChange>
        </w:rPr>
        <w:pPrChange w:id="911" w:author="Nguyen Danh Nam 20166477" w:date="2020-02-15T17:39:00Z">
          <w:pPr>
            <w:pStyle w:val="Caption"/>
            <w:spacing w:line="276" w:lineRule="auto"/>
            <w:ind w:firstLine="720"/>
          </w:pPr>
        </w:pPrChange>
      </w:pPr>
      <w:bookmarkStart w:id="912" w:name="_Toc32681239"/>
      <w:ins w:id="913" w:author="Nguyen Danh Nam 20166477" w:date="2020-02-15T17:39:00Z">
        <w:r>
          <w:t xml:space="preserve">Bảng </w:t>
        </w:r>
        <w:r>
          <w:fldChar w:fldCharType="begin"/>
        </w:r>
        <w:r>
          <w:instrText xml:space="preserve"> SEQ Bảng \* ARABIC </w:instrText>
        </w:r>
      </w:ins>
      <w:r>
        <w:fldChar w:fldCharType="separate"/>
      </w:r>
      <w:ins w:id="914" w:author="Nguyen Danh Nam 20166477" w:date="2020-02-15T17:42:00Z">
        <w:r>
          <w:rPr>
            <w:noProof/>
          </w:rPr>
          <w:t>25</w:t>
        </w:r>
      </w:ins>
      <w:ins w:id="915" w:author="Nguyen Danh Nam 20166477" w:date="2020-02-15T17:39:00Z">
        <w:r>
          <w:fldChar w:fldCharType="end"/>
        </w:r>
        <w:r>
          <w:rPr>
            <w:lang w:val="vi-VN"/>
          </w:rPr>
          <w:t xml:space="preserve">. Đặc tả usecase Xem </w:t>
        </w:r>
        <w:r>
          <w:rPr>
            <w:lang w:val="vi-VN"/>
          </w:rPr>
          <w:t>thông tin</w:t>
        </w:r>
        <w:r>
          <w:rPr>
            <w:lang w:val="vi-VN"/>
          </w:rPr>
          <w:t xml:space="preserve"> người dùng</w:t>
        </w:r>
      </w:ins>
      <w:bookmarkEnd w:id="912"/>
    </w:p>
    <w:p w14:paraId="2F0D7FB2" w14:textId="286BF1EA"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Cấp quyền quản trị</w:t>
      </w:r>
    </w:p>
    <w:p w14:paraId="21D4D59E"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69E1919A" w14:textId="77777777" w:rsidTr="00812429">
        <w:tc>
          <w:tcPr>
            <w:tcW w:w="2327" w:type="dxa"/>
          </w:tcPr>
          <w:p w14:paraId="6401EBA9"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437945B4" w14:textId="11C682C0" w:rsidR="00812429" w:rsidRPr="00257D2D" w:rsidRDefault="00035E7B"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UC2</w:t>
            </w:r>
            <w:ins w:id="916" w:author="Nguyen Danh Nam 20166477" w:date="2020-02-15T17:00:00Z">
              <w:r w:rsidR="00C05255">
                <w:rPr>
                  <w:rFonts w:ascii="Times New Roman" w:hAnsi="Times New Roman" w:cs="Times New Roman"/>
                  <w:color w:val="000000" w:themeColor="text1"/>
                  <w:sz w:val="26"/>
                  <w:szCs w:val="26"/>
                  <w:lang w:val="vi-VN"/>
                </w:rPr>
                <w:t>5</w:t>
              </w:r>
            </w:ins>
            <w:del w:id="917" w:author="Nguyen Danh Nam 20166477" w:date="2020-02-15T15:48:00Z">
              <w:r w:rsidR="00521FFE" w:rsidRPr="00257D2D" w:rsidDel="000A4A1D">
                <w:rPr>
                  <w:rFonts w:ascii="Times New Roman" w:hAnsi="Times New Roman" w:cs="Times New Roman"/>
                  <w:color w:val="000000" w:themeColor="text1"/>
                  <w:sz w:val="26"/>
                  <w:szCs w:val="26"/>
                  <w:lang w:val="vi-VN"/>
                </w:rPr>
                <w:delText>1</w:delText>
              </w:r>
            </w:del>
          </w:p>
          <w:p w14:paraId="38BA9B38" w14:textId="08F53EDC" w:rsidR="00035E7B" w:rsidRPr="00257D2D" w:rsidRDefault="00035E7B"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235317B" w14:textId="77777777" w:rsidTr="00812429">
        <w:tc>
          <w:tcPr>
            <w:tcW w:w="2327" w:type="dxa"/>
          </w:tcPr>
          <w:p w14:paraId="0D9BAE1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6D1E70A6" w14:textId="77777777"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C</w:t>
            </w:r>
            <w:r w:rsidRPr="00257D2D">
              <w:rPr>
                <w:rFonts w:ascii="Times New Roman" w:hAnsi="Times New Roman" w:cs="Times New Roman"/>
                <w:color w:val="000000" w:themeColor="text1"/>
                <w:sz w:val="26"/>
                <w:szCs w:val="26"/>
                <w:lang w:val="vi-VN"/>
              </w:rPr>
              <w:t>ấp quyền quản trị.</w:t>
            </w:r>
          </w:p>
          <w:p w14:paraId="28738154" w14:textId="58EBE78A"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0C90AC3" w14:textId="77777777" w:rsidTr="00812429">
        <w:tc>
          <w:tcPr>
            <w:tcW w:w="2327" w:type="dxa"/>
          </w:tcPr>
          <w:p w14:paraId="7DB81DD6"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2C638FFB" w14:textId="5C01D735"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1B5D9926" w14:textId="213FEC93"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C950B6F" w14:textId="77777777" w:rsidTr="00812429">
        <w:tc>
          <w:tcPr>
            <w:tcW w:w="2327" w:type="dxa"/>
          </w:tcPr>
          <w:p w14:paraId="6BAED160"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63E0BCD1" w14:textId="77777777"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cấp quyền quản trị cho một tài khoản của hệ thống.</w:t>
            </w:r>
          </w:p>
          <w:p w14:paraId="2CA33781" w14:textId="0CE26246"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EE2524E" w14:textId="77777777" w:rsidTr="00812429">
        <w:tc>
          <w:tcPr>
            <w:tcW w:w="2327" w:type="dxa"/>
          </w:tcPr>
          <w:p w14:paraId="44122709" w14:textId="5381222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6FCF6C25" w14:textId="28C91412"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truy nhập vào giao diện cấp quyền và nhập tài khoản cần được cấp</w:t>
            </w:r>
            <w:r w:rsidR="00812429" w:rsidRPr="00257D2D">
              <w:rPr>
                <w:rFonts w:ascii="Times New Roman" w:hAnsi="Times New Roman" w:cs="Times New Roman"/>
                <w:color w:val="000000" w:themeColor="text1"/>
                <w:sz w:val="26"/>
                <w:szCs w:val="26"/>
                <w:lang w:val="vi-VN"/>
              </w:rPr>
              <w:t xml:space="preserve">. </w:t>
            </w:r>
          </w:p>
          <w:p w14:paraId="07706BC0" w14:textId="27F7FDC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0CA6497" w14:textId="77777777" w:rsidTr="00812429">
        <w:tc>
          <w:tcPr>
            <w:tcW w:w="2327" w:type="dxa"/>
          </w:tcPr>
          <w:p w14:paraId="4B7C64F5" w14:textId="6CC1272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72BD358" w14:textId="7F026F0B"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là tài khoản admin</w:t>
            </w:r>
            <w:r w:rsidRPr="00257D2D">
              <w:rPr>
                <w:rFonts w:ascii="Times New Roman" w:hAnsi="Times New Roman" w:cs="Times New Roman"/>
                <w:color w:val="000000" w:themeColor="text1"/>
                <w:sz w:val="26"/>
                <w:szCs w:val="26"/>
              </w:rPr>
              <w:t xml:space="preserve"> m</w:t>
            </w:r>
            <w:r w:rsidRPr="00257D2D">
              <w:rPr>
                <w:rFonts w:ascii="Times New Roman" w:hAnsi="Times New Roman" w:cs="Times New Roman"/>
                <w:color w:val="000000" w:themeColor="text1"/>
                <w:sz w:val="26"/>
                <w:szCs w:val="26"/>
                <w:lang w:val="vi-VN"/>
              </w:rPr>
              <w:t>ặc đinh của hệ thống có quyền root.</w:t>
            </w:r>
          </w:p>
          <w:p w14:paraId="7E39F71F" w14:textId="2ED47C7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6D8524DB" w14:textId="77777777" w:rsidTr="00812429">
        <w:tc>
          <w:tcPr>
            <w:tcW w:w="2327" w:type="dxa"/>
          </w:tcPr>
          <w:p w14:paraId="3F819FF1" w14:textId="731A78D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7B2038BC" w14:textId="17A385B2" w:rsidR="00812429"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quản trị viên trên giao diện trang chủ của admin.</w:t>
            </w:r>
          </w:p>
          <w:p w14:paraId="774CB269" w14:textId="77E4F2E1"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nhập thông tin về cấp quyền.</w:t>
            </w:r>
          </w:p>
          <w:p w14:paraId="2546AB15" w14:textId="66708CC4"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nhập các thông tin cần thiết và bấm nút Thêm để hoàn thành việc cấp quyền.</w:t>
            </w:r>
          </w:p>
          <w:p w14:paraId="06D52036" w14:textId="4B7BBCB3"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kiểm tra tính hợp lệ của dữ liệu.</w:t>
            </w:r>
          </w:p>
          <w:p w14:paraId="65030F91" w14:textId="2CEA8BF1"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dữ liệu cấp quyền vào CSDL.</w:t>
            </w:r>
          </w:p>
          <w:p w14:paraId="3D075918" w14:textId="747AA2A9"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gửi mail đến tài khoản vừa được cấp quyền.</w:t>
            </w:r>
          </w:p>
          <w:p w14:paraId="39210089" w14:textId="52CA6509" w:rsidR="0076687F" w:rsidRPr="00257D2D" w:rsidRDefault="0076687F" w:rsidP="009A6B2C">
            <w:pPr>
              <w:pStyle w:val="ListParagraph"/>
              <w:numPr>
                <w:ilvl w:val="0"/>
                <w:numId w:val="24"/>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w:t>
            </w:r>
          </w:p>
          <w:p w14:paraId="6AE1A508" w14:textId="41C868E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421549" w:rsidRPr="00257D2D" w14:paraId="20553BF0" w14:textId="77777777" w:rsidTr="00812429">
        <w:tc>
          <w:tcPr>
            <w:tcW w:w="2327" w:type="dxa"/>
          </w:tcPr>
          <w:p w14:paraId="27E3D6A1" w14:textId="7D95C9B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693D9C74" w14:textId="5F2C1C9F"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4.a. Dữ liệu về thể loại không hợp lệ: thông báo cấp quyền thất bại.</w:t>
            </w:r>
          </w:p>
          <w:p w14:paraId="6AAD95B5" w14:textId="71767A45"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rPr>
            </w:pPr>
          </w:p>
        </w:tc>
      </w:tr>
    </w:tbl>
    <w:p w14:paraId="5D55EA80" w14:textId="0EED062C"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918" w:name="_Toc32681240"/>
      <w:r>
        <w:t xml:space="preserve">Bảng </w:t>
      </w:r>
      <w:r w:rsidR="005945D6">
        <w:fldChar w:fldCharType="begin"/>
      </w:r>
      <w:r w:rsidR="005945D6">
        <w:instrText xml:space="preserve"> SEQ Bảng \* ARABIC </w:instrText>
      </w:r>
      <w:r w:rsidR="005945D6">
        <w:fldChar w:fldCharType="separate"/>
      </w:r>
      <w:ins w:id="919" w:author="Nguyen Danh Nam 20166477" w:date="2020-02-15T17:42:00Z">
        <w:r w:rsidR="00F80815">
          <w:rPr>
            <w:noProof/>
          </w:rPr>
          <w:t>26</w:t>
        </w:r>
      </w:ins>
      <w:del w:id="920" w:author="Nguyen Danh Nam 20166477" w:date="2020-02-15T17:35:00Z">
        <w:r w:rsidDel="00F80815">
          <w:rPr>
            <w:noProof/>
          </w:rPr>
          <w:delText>21</w:delText>
        </w:r>
      </w:del>
      <w:r w:rsidR="005945D6">
        <w:rPr>
          <w:noProof/>
        </w:rPr>
        <w:fldChar w:fldCharType="end"/>
      </w:r>
      <w:r>
        <w:rPr>
          <w:lang w:val="vi-VN"/>
        </w:rPr>
        <w:t>. Đặc tả usecase Cấp quyền quản trị</w:t>
      </w:r>
      <w:bookmarkEnd w:id="918"/>
    </w:p>
    <w:p w14:paraId="439104C5" w14:textId="502C6F28"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lastRenderedPageBreak/>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Xoá quyền quản trị</w:t>
      </w:r>
    </w:p>
    <w:p w14:paraId="70E1B358"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38991A33" w14:textId="77777777" w:rsidTr="00812429">
        <w:tc>
          <w:tcPr>
            <w:tcW w:w="2327" w:type="dxa"/>
          </w:tcPr>
          <w:p w14:paraId="4CE4644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546C2311" w14:textId="0792BC98"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UC2</w:t>
            </w:r>
            <w:ins w:id="921" w:author="Nguyen Danh Nam 20166477" w:date="2020-02-15T17:00:00Z">
              <w:r w:rsidR="00C05255">
                <w:rPr>
                  <w:rFonts w:ascii="Times New Roman" w:hAnsi="Times New Roman" w:cs="Times New Roman"/>
                  <w:color w:val="000000" w:themeColor="text1"/>
                  <w:sz w:val="26"/>
                  <w:szCs w:val="26"/>
                  <w:lang w:val="vi-VN"/>
                </w:rPr>
                <w:t>6</w:t>
              </w:r>
            </w:ins>
            <w:del w:id="922" w:author="Nguyen Danh Nam 20166477" w:date="2020-02-15T17:00:00Z">
              <w:r w:rsidR="00521FFE" w:rsidRPr="00257D2D" w:rsidDel="00C05255">
                <w:rPr>
                  <w:rFonts w:ascii="Times New Roman" w:hAnsi="Times New Roman" w:cs="Times New Roman"/>
                  <w:color w:val="000000" w:themeColor="text1"/>
                  <w:sz w:val="26"/>
                  <w:szCs w:val="26"/>
                  <w:lang w:val="vi-VN"/>
                </w:rPr>
                <w:delText>2</w:delText>
              </w:r>
            </w:del>
          </w:p>
          <w:p w14:paraId="70E9135F" w14:textId="609522FD"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60B1C6C" w14:textId="77777777" w:rsidTr="00812429">
        <w:tc>
          <w:tcPr>
            <w:tcW w:w="2327" w:type="dxa"/>
          </w:tcPr>
          <w:p w14:paraId="648EE593"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787606DC" w14:textId="4258E5CF"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Xoá quyền quản trị</w:t>
            </w:r>
          </w:p>
          <w:p w14:paraId="590A2A71" w14:textId="538A373D"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293E17F" w14:textId="77777777" w:rsidTr="00812429">
        <w:tc>
          <w:tcPr>
            <w:tcW w:w="2327" w:type="dxa"/>
          </w:tcPr>
          <w:p w14:paraId="234E403D"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2F5A8680" w14:textId="77777777"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0C03384F" w14:textId="191AAC8E"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52EDC87" w14:textId="77777777" w:rsidTr="00812429">
        <w:tc>
          <w:tcPr>
            <w:tcW w:w="2327" w:type="dxa"/>
          </w:tcPr>
          <w:p w14:paraId="2E3ECB2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33B163DB" w14:textId="77777777"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xoá quyền quản trị của một tài khoản.</w:t>
            </w:r>
          </w:p>
          <w:p w14:paraId="3A05A244" w14:textId="2EEC20C1" w:rsidR="0076687F"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A48DD20" w14:textId="77777777" w:rsidTr="00812429">
        <w:tc>
          <w:tcPr>
            <w:tcW w:w="2327" w:type="dxa"/>
          </w:tcPr>
          <w:p w14:paraId="2911B2E8" w14:textId="4EC91A8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7C92F415" w14:textId="351E0D91" w:rsidR="00812429" w:rsidRPr="00257D2D" w:rsidRDefault="0076687F"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Admin chọn nút xoá </w:t>
            </w:r>
            <w:r w:rsidR="00025E46" w:rsidRPr="00257D2D">
              <w:rPr>
                <w:rFonts w:ascii="Times New Roman" w:hAnsi="Times New Roman" w:cs="Times New Roman"/>
                <w:color w:val="000000" w:themeColor="text1"/>
                <w:sz w:val="26"/>
                <w:szCs w:val="26"/>
                <w:lang w:val="vi-VN"/>
              </w:rPr>
              <w:t>trong danh sách hiển thị các quản trị viên của hệ thống.</w:t>
            </w:r>
          </w:p>
          <w:p w14:paraId="2709492C" w14:textId="31C563D0"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318702D" w14:textId="77777777" w:rsidTr="00812429">
        <w:tc>
          <w:tcPr>
            <w:tcW w:w="2327" w:type="dxa"/>
          </w:tcPr>
          <w:p w14:paraId="4857DAAF" w14:textId="7C78295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5E425BA" w14:textId="77777777" w:rsidR="00025E46" w:rsidRPr="00257D2D" w:rsidRDefault="00025E46"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là tài khoản admin</w:t>
            </w:r>
            <w:r w:rsidRPr="00257D2D">
              <w:rPr>
                <w:rFonts w:ascii="Times New Roman" w:hAnsi="Times New Roman" w:cs="Times New Roman"/>
                <w:color w:val="000000" w:themeColor="text1"/>
                <w:sz w:val="26"/>
                <w:szCs w:val="26"/>
              </w:rPr>
              <w:t xml:space="preserve"> m</w:t>
            </w:r>
            <w:r w:rsidRPr="00257D2D">
              <w:rPr>
                <w:rFonts w:ascii="Times New Roman" w:hAnsi="Times New Roman" w:cs="Times New Roman"/>
                <w:color w:val="000000" w:themeColor="text1"/>
                <w:sz w:val="26"/>
                <w:szCs w:val="26"/>
                <w:lang w:val="vi-VN"/>
              </w:rPr>
              <w:t>ặc đinh của hệ thống có quyền root.</w:t>
            </w:r>
          </w:p>
          <w:p w14:paraId="6D6D3F0B" w14:textId="3133759D"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A9687C2" w14:textId="77777777" w:rsidTr="00812429">
        <w:tc>
          <w:tcPr>
            <w:tcW w:w="2327" w:type="dxa"/>
          </w:tcPr>
          <w:p w14:paraId="2B942678" w14:textId="77BA2631"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77A5D47B" w14:textId="77777777" w:rsidR="00812429" w:rsidRPr="00257D2D" w:rsidRDefault="00025E46" w:rsidP="009A6B2C">
            <w:pPr>
              <w:pStyle w:val="ListParagraph"/>
              <w:numPr>
                <w:ilvl w:val="0"/>
                <w:numId w:val="2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Xoá quyền trong giao diện hiển thị danh sách admin.</w:t>
            </w:r>
          </w:p>
          <w:p w14:paraId="5C7ED684" w14:textId="77777777" w:rsidR="00025E46" w:rsidRPr="00257D2D" w:rsidRDefault="00025E46" w:rsidP="009A6B2C">
            <w:pPr>
              <w:pStyle w:val="ListParagraph"/>
              <w:numPr>
                <w:ilvl w:val="0"/>
                <w:numId w:val="2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xác nhận.</w:t>
            </w:r>
          </w:p>
          <w:p w14:paraId="2A5EB591" w14:textId="77777777" w:rsidR="00025E46" w:rsidRPr="00257D2D" w:rsidRDefault="00025E46" w:rsidP="009A6B2C">
            <w:pPr>
              <w:pStyle w:val="ListParagraph"/>
              <w:numPr>
                <w:ilvl w:val="0"/>
                <w:numId w:val="2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Đồng ý để hoàn thành việc xoá quyền quản trị.</w:t>
            </w:r>
          </w:p>
          <w:p w14:paraId="2FAD867F" w14:textId="77777777" w:rsidR="00025E46" w:rsidRPr="00257D2D" w:rsidRDefault="00025E46" w:rsidP="009A6B2C">
            <w:pPr>
              <w:pStyle w:val="ListParagraph"/>
              <w:numPr>
                <w:ilvl w:val="0"/>
                <w:numId w:val="2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Hệ thống cập nhật dữ liệu </w:t>
            </w:r>
            <w:r w:rsidR="00A36FBA" w:rsidRPr="00257D2D">
              <w:rPr>
                <w:rFonts w:ascii="Times New Roman" w:hAnsi="Times New Roman" w:cs="Times New Roman"/>
                <w:color w:val="000000" w:themeColor="text1"/>
                <w:sz w:val="26"/>
                <w:szCs w:val="26"/>
                <w:lang w:val="vi-VN"/>
              </w:rPr>
              <w:t>vào CSDL.</w:t>
            </w:r>
          </w:p>
          <w:p w14:paraId="0FB52895" w14:textId="77777777" w:rsidR="00A36FBA" w:rsidRPr="00257D2D" w:rsidRDefault="00A36FBA" w:rsidP="009A6B2C">
            <w:pPr>
              <w:pStyle w:val="ListParagraph"/>
              <w:numPr>
                <w:ilvl w:val="0"/>
                <w:numId w:val="25"/>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 của việc xoá.</w:t>
            </w:r>
          </w:p>
          <w:p w14:paraId="6D94A54E" w14:textId="5167A1C0" w:rsidR="00A36FBA" w:rsidRPr="00257D2D" w:rsidRDefault="00A36FBA" w:rsidP="00421549">
            <w:pPr>
              <w:pStyle w:val="ListParagraph"/>
              <w:spacing w:line="276" w:lineRule="auto"/>
              <w:rPr>
                <w:rFonts w:ascii="Times New Roman" w:hAnsi="Times New Roman" w:cs="Times New Roman"/>
                <w:color w:val="000000" w:themeColor="text1"/>
                <w:sz w:val="26"/>
                <w:szCs w:val="26"/>
                <w:lang w:val="vi-VN"/>
              </w:rPr>
            </w:pPr>
          </w:p>
        </w:tc>
      </w:tr>
      <w:tr w:rsidR="00421549" w:rsidRPr="00257D2D" w14:paraId="05CDB762" w14:textId="77777777" w:rsidTr="00812429">
        <w:tc>
          <w:tcPr>
            <w:tcW w:w="2327" w:type="dxa"/>
          </w:tcPr>
          <w:p w14:paraId="7BE3295D" w14:textId="40C21A02"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54B6D9C8" w14:textId="154779B1" w:rsidR="00812429" w:rsidRPr="00257D2D" w:rsidRDefault="00A36FBA" w:rsidP="00421549">
            <w:pPr>
              <w:pStyle w:val="ListParagraph"/>
              <w:keepNext/>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tc>
      </w:tr>
    </w:tbl>
    <w:p w14:paraId="4A1F2D17" w14:textId="379A2EB9"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923" w:name="_Toc32681241"/>
      <w:r>
        <w:t xml:space="preserve">Bảng </w:t>
      </w:r>
      <w:r w:rsidR="005945D6">
        <w:fldChar w:fldCharType="begin"/>
      </w:r>
      <w:r w:rsidR="005945D6">
        <w:instrText xml:space="preserve"> SEQ Bảng \* ARABIC </w:instrText>
      </w:r>
      <w:r w:rsidR="005945D6">
        <w:fldChar w:fldCharType="separate"/>
      </w:r>
      <w:ins w:id="924" w:author="Nguyen Danh Nam 20166477" w:date="2020-02-15T17:42:00Z">
        <w:r w:rsidR="00F80815">
          <w:rPr>
            <w:noProof/>
          </w:rPr>
          <w:t>27</w:t>
        </w:r>
      </w:ins>
      <w:del w:id="925" w:author="Nguyen Danh Nam 20166477" w:date="2020-02-15T17:35:00Z">
        <w:r w:rsidDel="00F80815">
          <w:rPr>
            <w:noProof/>
          </w:rPr>
          <w:delText>22</w:delText>
        </w:r>
      </w:del>
      <w:r w:rsidR="005945D6">
        <w:rPr>
          <w:noProof/>
        </w:rPr>
        <w:fldChar w:fldCharType="end"/>
      </w:r>
      <w:r>
        <w:rPr>
          <w:lang w:val="vi-VN"/>
        </w:rPr>
        <w:t>. Đặc tả usecaseXoá quyền quản trị</w:t>
      </w:r>
      <w:bookmarkEnd w:id="923"/>
    </w:p>
    <w:p w14:paraId="0C2A1CD9" w14:textId="53B12081"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8C3128" w:rsidRPr="00236FC2">
        <w:rPr>
          <w:rFonts w:ascii="Times New Roman" w:hAnsi="Times New Roman" w:cs="Times New Roman"/>
          <w:b/>
          <w:bCs/>
          <w:color w:val="000000" w:themeColor="text1"/>
          <w:sz w:val="26"/>
          <w:szCs w:val="26"/>
          <w:lang w:val="vi-VN"/>
        </w:rPr>
        <w:t xml:space="preserve">Khoá </w:t>
      </w:r>
      <w:r w:rsidR="002E3D10" w:rsidRPr="00236FC2">
        <w:rPr>
          <w:rFonts w:ascii="Times New Roman" w:hAnsi="Times New Roman" w:cs="Times New Roman"/>
          <w:b/>
          <w:bCs/>
          <w:color w:val="000000" w:themeColor="text1"/>
          <w:sz w:val="26"/>
          <w:szCs w:val="26"/>
          <w:lang w:val="vi-VN"/>
        </w:rPr>
        <w:t>người dùng</w:t>
      </w:r>
    </w:p>
    <w:p w14:paraId="7E76ACB3"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144FC4C6" w14:textId="77777777" w:rsidTr="00812429">
        <w:tc>
          <w:tcPr>
            <w:tcW w:w="2327" w:type="dxa"/>
          </w:tcPr>
          <w:p w14:paraId="71CEE801"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27C11BE0" w14:textId="25213515"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UC2</w:t>
            </w:r>
            <w:ins w:id="926" w:author="Nguyen Danh Nam 20166477" w:date="2020-02-15T17:00:00Z">
              <w:r w:rsidR="00C05255">
                <w:rPr>
                  <w:rFonts w:ascii="Times New Roman" w:hAnsi="Times New Roman" w:cs="Times New Roman"/>
                  <w:color w:val="000000" w:themeColor="text1"/>
                  <w:sz w:val="26"/>
                  <w:szCs w:val="26"/>
                  <w:lang w:val="vi-VN"/>
                </w:rPr>
                <w:t>7</w:t>
              </w:r>
            </w:ins>
            <w:del w:id="927" w:author="Nguyen Danh Nam 20166477" w:date="2020-02-15T17:00:00Z">
              <w:r w:rsidR="00521FFE" w:rsidRPr="00257D2D" w:rsidDel="00C05255">
                <w:rPr>
                  <w:rFonts w:ascii="Times New Roman" w:hAnsi="Times New Roman" w:cs="Times New Roman"/>
                  <w:color w:val="000000" w:themeColor="text1"/>
                  <w:sz w:val="26"/>
                  <w:szCs w:val="26"/>
                  <w:lang w:val="vi-VN"/>
                </w:rPr>
                <w:delText>3</w:delText>
              </w:r>
            </w:del>
          </w:p>
          <w:p w14:paraId="29A75AB6" w14:textId="6D246199" w:rsidR="00A36FBA"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C3B99B2" w14:textId="77777777" w:rsidTr="00812429">
        <w:tc>
          <w:tcPr>
            <w:tcW w:w="2327" w:type="dxa"/>
          </w:tcPr>
          <w:p w14:paraId="533C8C70"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5689D78A" w14:textId="011E9E2E"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Khoá người dùng</w:t>
            </w:r>
          </w:p>
          <w:p w14:paraId="54E47A7B" w14:textId="0754AD52" w:rsidR="00A36FBA"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43A7E23" w14:textId="77777777" w:rsidTr="00812429">
        <w:tc>
          <w:tcPr>
            <w:tcW w:w="2327" w:type="dxa"/>
          </w:tcPr>
          <w:p w14:paraId="758439C5"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5DD8A2EE" w14:textId="77777777"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6CA94149" w14:textId="0B6286C3" w:rsidR="00A36FBA"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5CAC7ED" w14:textId="77777777" w:rsidTr="00812429">
        <w:tc>
          <w:tcPr>
            <w:tcW w:w="2327" w:type="dxa"/>
          </w:tcPr>
          <w:p w14:paraId="4305DED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Mô tả</w:t>
            </w:r>
          </w:p>
        </w:tc>
        <w:tc>
          <w:tcPr>
            <w:tcW w:w="5575" w:type="dxa"/>
          </w:tcPr>
          <w:p w14:paraId="40F02BF2" w14:textId="77777777"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khoá tài khoản người dùng trong một khoảng thời gian.</w:t>
            </w:r>
          </w:p>
          <w:p w14:paraId="53433EBD" w14:textId="73A94CB2" w:rsidR="00A36FBA"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9FA4F86" w14:textId="77777777" w:rsidTr="00812429">
        <w:tc>
          <w:tcPr>
            <w:tcW w:w="2327" w:type="dxa"/>
          </w:tcPr>
          <w:p w14:paraId="4FC2B1BE" w14:textId="4BAA266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227006BA" w14:textId="2426229A"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Khoá tài khoản trong giao diện danh sách người dùng.</w:t>
            </w:r>
          </w:p>
          <w:p w14:paraId="660A435D" w14:textId="30182E09" w:rsidR="00A36FBA"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khoá người dùng trong giao diện hiển thị bình luận của phim.</w:t>
            </w:r>
          </w:p>
          <w:p w14:paraId="7B29B464" w14:textId="7199557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26E8403B" w14:textId="77777777" w:rsidTr="00812429">
        <w:tc>
          <w:tcPr>
            <w:tcW w:w="2327" w:type="dxa"/>
          </w:tcPr>
          <w:p w14:paraId="62C9906F" w14:textId="3064DDA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2F0A4E88" w14:textId="01900DB3" w:rsidR="00812429" w:rsidRPr="00257D2D" w:rsidRDefault="00A36FB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69B6DA79" w14:textId="38EB1ED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6F69276" w14:textId="77777777" w:rsidTr="00812429">
        <w:tc>
          <w:tcPr>
            <w:tcW w:w="2327" w:type="dxa"/>
          </w:tcPr>
          <w:p w14:paraId="36F4DCF8" w14:textId="70FE8C1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42509CA6" w14:textId="77777777" w:rsidR="00812429" w:rsidRPr="00257D2D" w:rsidRDefault="00A36FB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Admin b</w:t>
            </w:r>
            <w:r w:rsidRPr="00257D2D">
              <w:rPr>
                <w:rFonts w:ascii="Times New Roman" w:hAnsi="Times New Roman" w:cs="Times New Roman"/>
                <w:color w:val="000000" w:themeColor="text1"/>
                <w:sz w:val="26"/>
                <w:szCs w:val="26"/>
                <w:lang w:val="vi-VN"/>
              </w:rPr>
              <w:t>ấm nút Khoá người dùng trong giao diện danh sách người dùng hoặc khu vực hiển thị bình luận về phim.</w:t>
            </w:r>
          </w:p>
          <w:p w14:paraId="72A59E82" w14:textId="77777777" w:rsidR="00A36FBA" w:rsidRPr="00257D2D" w:rsidRDefault="00A36FB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w:t>
            </w:r>
            <w:r w:rsidR="001A0A1A" w:rsidRPr="00257D2D">
              <w:rPr>
                <w:rFonts w:ascii="Times New Roman" w:hAnsi="Times New Roman" w:cs="Times New Roman"/>
                <w:color w:val="000000" w:themeColor="text1"/>
                <w:sz w:val="26"/>
                <w:szCs w:val="26"/>
                <w:lang w:val="vi-VN"/>
              </w:rPr>
              <w:t xml:space="preserve"> để admin nhập thông tin về việc khoá tài khoản.</w:t>
            </w:r>
          </w:p>
          <w:p w14:paraId="7A862CED" w14:textId="77777777" w:rsidR="001A0A1A" w:rsidRPr="00257D2D" w:rsidRDefault="001A0A1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nhập thông tin và bấm nút Lưu để khoá.</w:t>
            </w:r>
          </w:p>
          <w:p w14:paraId="47E6A640" w14:textId="77777777" w:rsidR="001A0A1A" w:rsidRPr="00257D2D" w:rsidRDefault="001A0A1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xác nhận việc khoá.</w:t>
            </w:r>
          </w:p>
          <w:p w14:paraId="2ABCE128" w14:textId="77777777" w:rsidR="001A0A1A" w:rsidRPr="00257D2D" w:rsidRDefault="001A0A1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Đồng ý để hoàn thành thao tác.</w:t>
            </w:r>
          </w:p>
          <w:p w14:paraId="4B298810" w14:textId="77777777" w:rsidR="001A0A1A" w:rsidRPr="00257D2D" w:rsidRDefault="001A0A1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lưu dữ liệu khoá của tài khoản này vào CSDL.</w:t>
            </w:r>
          </w:p>
          <w:p w14:paraId="791385ED" w14:textId="77777777" w:rsidR="001A0A1A" w:rsidRPr="00257D2D" w:rsidRDefault="001A0A1A"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gửi mail tới tài khoản mail của người bị khoá.</w:t>
            </w:r>
          </w:p>
          <w:p w14:paraId="46584E75" w14:textId="77777777" w:rsidR="001A0A1A" w:rsidRDefault="001A0A1A" w:rsidP="009A6B2C">
            <w:pPr>
              <w:pStyle w:val="ListParagraph"/>
              <w:numPr>
                <w:ilvl w:val="0"/>
                <w:numId w:val="26"/>
              </w:numPr>
              <w:spacing w:line="276" w:lineRule="auto"/>
              <w:rPr>
                <w:ins w:id="928" w:author="Nguyen Danh Nam 20166477" w:date="2020-02-15T17:05:00Z"/>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khoá thành công.</w:t>
            </w:r>
          </w:p>
          <w:p w14:paraId="6ACDDF26" w14:textId="70E1B3CF" w:rsidR="00C05255" w:rsidRPr="00257D2D" w:rsidRDefault="00C05255" w:rsidP="009A6B2C">
            <w:pPr>
              <w:pStyle w:val="ListParagraph"/>
              <w:numPr>
                <w:ilvl w:val="0"/>
                <w:numId w:val="26"/>
              </w:numPr>
              <w:spacing w:line="276" w:lineRule="auto"/>
              <w:rPr>
                <w:rFonts w:ascii="Times New Roman" w:hAnsi="Times New Roman" w:cs="Times New Roman"/>
                <w:color w:val="000000" w:themeColor="text1"/>
                <w:sz w:val="26"/>
                <w:szCs w:val="26"/>
                <w:lang w:val="vi-VN"/>
              </w:rPr>
            </w:pPr>
            <w:ins w:id="929" w:author="Nguyen Danh Nam 20166477" w:date="2020-02-15T17:05:00Z">
              <w:r>
                <w:rPr>
                  <w:rFonts w:ascii="Times New Roman" w:hAnsi="Times New Roman" w:cs="Times New Roman"/>
                  <w:color w:val="000000" w:themeColor="text1"/>
                  <w:sz w:val="26"/>
                  <w:szCs w:val="26"/>
                  <w:lang w:val="vi-VN"/>
                </w:rPr>
                <w:t>Nút “Khoá người dùng” được chuyển thành “Bỏ khoá”.</w:t>
              </w:r>
            </w:ins>
          </w:p>
        </w:tc>
      </w:tr>
      <w:tr w:rsidR="00421549" w:rsidRPr="00257D2D" w14:paraId="1B319AE5" w14:textId="77777777" w:rsidTr="00812429">
        <w:tc>
          <w:tcPr>
            <w:tcW w:w="2327" w:type="dxa"/>
          </w:tcPr>
          <w:p w14:paraId="6C5DBB2A" w14:textId="6423B46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7F0BCDE7" w14:textId="6054AE2D"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r w:rsidR="00812429" w:rsidRPr="00257D2D">
              <w:rPr>
                <w:rFonts w:ascii="Times New Roman" w:hAnsi="Times New Roman" w:cs="Times New Roman"/>
                <w:color w:val="000000" w:themeColor="text1"/>
                <w:sz w:val="26"/>
                <w:szCs w:val="26"/>
                <w:lang w:val="vi-VN"/>
              </w:rPr>
              <w:t>.</w:t>
            </w:r>
          </w:p>
          <w:p w14:paraId="62E235AA" w14:textId="1684C87B"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3030809C" w14:textId="1C21C25E" w:rsidR="00D63DA1" w:rsidRDefault="00FA40EC" w:rsidP="00421549">
      <w:pPr>
        <w:pStyle w:val="Caption"/>
        <w:spacing w:line="276" w:lineRule="auto"/>
        <w:ind w:left="720" w:firstLine="720"/>
        <w:rPr>
          <w:ins w:id="930" w:author="Nguyen Danh Nam 20166477" w:date="2020-02-15T16:42:00Z"/>
          <w:lang w:val="vi-VN"/>
        </w:rPr>
      </w:pPr>
      <w:bookmarkStart w:id="931" w:name="_Toc32681242"/>
      <w:r>
        <w:t xml:space="preserve">Bảng </w:t>
      </w:r>
      <w:r w:rsidR="005945D6">
        <w:fldChar w:fldCharType="begin"/>
      </w:r>
      <w:r w:rsidR="005945D6">
        <w:instrText xml:space="preserve"> SEQ Bảng \* ARABIC </w:instrText>
      </w:r>
      <w:r w:rsidR="005945D6">
        <w:fldChar w:fldCharType="separate"/>
      </w:r>
      <w:ins w:id="932" w:author="Nguyen Danh Nam 20166477" w:date="2020-02-15T17:42:00Z">
        <w:r w:rsidR="00F80815">
          <w:rPr>
            <w:noProof/>
          </w:rPr>
          <w:t>28</w:t>
        </w:r>
      </w:ins>
      <w:del w:id="933" w:author="Nguyen Danh Nam 20166477" w:date="2020-02-15T17:35:00Z">
        <w:r w:rsidDel="00F80815">
          <w:rPr>
            <w:noProof/>
          </w:rPr>
          <w:delText>23</w:delText>
        </w:r>
      </w:del>
      <w:r w:rsidR="005945D6">
        <w:rPr>
          <w:noProof/>
        </w:rPr>
        <w:fldChar w:fldCharType="end"/>
      </w:r>
      <w:r>
        <w:rPr>
          <w:lang w:val="vi-VN"/>
        </w:rPr>
        <w:t xml:space="preserve">. </w:t>
      </w:r>
      <w:r w:rsidRPr="00006C0A">
        <w:rPr>
          <w:lang w:val="vi-VN"/>
        </w:rPr>
        <w:t>Đặc tả usecase</w:t>
      </w:r>
      <w:r>
        <w:rPr>
          <w:lang w:val="vi-VN"/>
        </w:rPr>
        <w:t xml:space="preserve"> Khoá người dùng</w:t>
      </w:r>
      <w:bookmarkEnd w:id="931"/>
    </w:p>
    <w:p w14:paraId="0BE450A6" w14:textId="34784EA2" w:rsidR="00C05255" w:rsidRPr="00236FC2" w:rsidRDefault="00C05255" w:rsidP="00C05255">
      <w:pPr>
        <w:pStyle w:val="ListParagraph"/>
        <w:numPr>
          <w:ilvl w:val="0"/>
          <w:numId w:val="10"/>
        </w:numPr>
        <w:spacing w:line="276" w:lineRule="auto"/>
        <w:rPr>
          <w:ins w:id="934" w:author="Nguyen Danh Nam 20166477" w:date="2020-02-15T16:43:00Z"/>
          <w:rFonts w:ascii="Times New Roman" w:hAnsi="Times New Roman" w:cs="Times New Roman"/>
          <w:b/>
          <w:bCs/>
          <w:color w:val="000000" w:themeColor="text1"/>
          <w:sz w:val="26"/>
          <w:szCs w:val="26"/>
          <w:lang w:val="vi-VN"/>
        </w:rPr>
      </w:pPr>
      <w:ins w:id="935" w:author="Nguyen Danh Nam 20166477" w:date="2020-02-15T16:43: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Mở khoá người dùng</w:t>
        </w:r>
      </w:ins>
    </w:p>
    <w:p w14:paraId="50F6B876" w14:textId="77777777" w:rsidR="00C05255" w:rsidRPr="00257D2D" w:rsidRDefault="00C05255" w:rsidP="00C05255">
      <w:pPr>
        <w:pStyle w:val="ListParagraph"/>
        <w:spacing w:line="276" w:lineRule="auto"/>
        <w:rPr>
          <w:ins w:id="936" w:author="Nguyen Danh Nam 20166477" w:date="2020-02-15T16:43: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37FDAED3" w14:textId="77777777" w:rsidTr="00832895">
        <w:trPr>
          <w:ins w:id="937" w:author="Nguyen Danh Nam 20166477" w:date="2020-02-15T16:43:00Z"/>
        </w:trPr>
        <w:tc>
          <w:tcPr>
            <w:tcW w:w="2327" w:type="dxa"/>
          </w:tcPr>
          <w:p w14:paraId="240F5DA3" w14:textId="77777777" w:rsidR="00C05255" w:rsidRPr="00257D2D" w:rsidRDefault="00C05255" w:rsidP="00832895">
            <w:pPr>
              <w:pStyle w:val="ListParagraph"/>
              <w:spacing w:line="276" w:lineRule="auto"/>
              <w:ind w:left="0"/>
              <w:rPr>
                <w:ins w:id="938" w:author="Nguyen Danh Nam 20166477" w:date="2020-02-15T16:43:00Z"/>
                <w:rFonts w:ascii="Times New Roman" w:hAnsi="Times New Roman" w:cs="Times New Roman"/>
                <w:color w:val="000000" w:themeColor="text1"/>
                <w:sz w:val="26"/>
                <w:szCs w:val="26"/>
                <w:lang w:val="vi-VN"/>
              </w:rPr>
            </w:pPr>
            <w:ins w:id="939" w:author="Nguyen Danh Nam 20166477" w:date="2020-02-15T16:43:00Z">
              <w:r w:rsidRPr="00257D2D">
                <w:rPr>
                  <w:rFonts w:ascii="Times New Roman" w:hAnsi="Times New Roman" w:cs="Times New Roman"/>
                  <w:color w:val="000000" w:themeColor="text1"/>
                  <w:sz w:val="26"/>
                  <w:szCs w:val="26"/>
                  <w:lang w:val="vi-VN"/>
                </w:rPr>
                <w:t>Mã usecase</w:t>
              </w:r>
            </w:ins>
          </w:p>
        </w:tc>
        <w:tc>
          <w:tcPr>
            <w:tcW w:w="5575" w:type="dxa"/>
          </w:tcPr>
          <w:p w14:paraId="7C87F6BA" w14:textId="4BEF368D" w:rsidR="00C05255" w:rsidRPr="00257D2D" w:rsidRDefault="00C05255" w:rsidP="00832895">
            <w:pPr>
              <w:pStyle w:val="ListParagraph"/>
              <w:spacing w:line="276" w:lineRule="auto"/>
              <w:ind w:left="0"/>
              <w:rPr>
                <w:ins w:id="940" w:author="Nguyen Danh Nam 20166477" w:date="2020-02-15T16:43:00Z"/>
                <w:rFonts w:ascii="Times New Roman" w:hAnsi="Times New Roman" w:cs="Times New Roman"/>
                <w:color w:val="000000" w:themeColor="text1"/>
                <w:sz w:val="26"/>
                <w:szCs w:val="26"/>
              </w:rPr>
            </w:pPr>
            <w:ins w:id="941" w:author="Nguyen Danh Nam 20166477" w:date="2020-02-15T16:43:00Z">
              <w:r w:rsidRPr="00257D2D">
                <w:rPr>
                  <w:rFonts w:ascii="Times New Roman" w:hAnsi="Times New Roman" w:cs="Times New Roman"/>
                  <w:color w:val="000000" w:themeColor="text1"/>
                  <w:sz w:val="26"/>
                  <w:szCs w:val="26"/>
                  <w:lang w:val="vi-VN"/>
                </w:rPr>
                <w:t>UC</w:t>
              </w:r>
            </w:ins>
            <w:ins w:id="942" w:author="Nguyen Danh Nam 20166477" w:date="2020-02-15T17:00:00Z">
              <w:r>
                <w:rPr>
                  <w:rFonts w:ascii="Times New Roman" w:hAnsi="Times New Roman" w:cs="Times New Roman"/>
                  <w:color w:val="000000" w:themeColor="text1"/>
                  <w:sz w:val="26"/>
                  <w:szCs w:val="26"/>
                  <w:lang w:val="vi-VN"/>
                </w:rPr>
                <w:t>28</w:t>
              </w:r>
            </w:ins>
          </w:p>
          <w:p w14:paraId="07112679" w14:textId="77777777" w:rsidR="00C05255" w:rsidRPr="00257D2D" w:rsidRDefault="00C05255" w:rsidP="00832895">
            <w:pPr>
              <w:pStyle w:val="ListParagraph"/>
              <w:spacing w:line="276" w:lineRule="auto"/>
              <w:ind w:left="0"/>
              <w:rPr>
                <w:ins w:id="943" w:author="Nguyen Danh Nam 20166477" w:date="2020-02-15T16:43:00Z"/>
                <w:rFonts w:ascii="Times New Roman" w:hAnsi="Times New Roman" w:cs="Times New Roman"/>
                <w:color w:val="000000" w:themeColor="text1"/>
                <w:sz w:val="26"/>
                <w:szCs w:val="26"/>
              </w:rPr>
            </w:pPr>
          </w:p>
        </w:tc>
      </w:tr>
      <w:tr w:rsidR="00C05255" w:rsidRPr="00257D2D" w14:paraId="60084568" w14:textId="77777777" w:rsidTr="00832895">
        <w:trPr>
          <w:ins w:id="944" w:author="Nguyen Danh Nam 20166477" w:date="2020-02-15T16:43:00Z"/>
        </w:trPr>
        <w:tc>
          <w:tcPr>
            <w:tcW w:w="2327" w:type="dxa"/>
          </w:tcPr>
          <w:p w14:paraId="1A289757" w14:textId="77777777" w:rsidR="00C05255" w:rsidRPr="00257D2D" w:rsidRDefault="00C05255" w:rsidP="00832895">
            <w:pPr>
              <w:pStyle w:val="ListParagraph"/>
              <w:spacing w:line="276" w:lineRule="auto"/>
              <w:ind w:left="0"/>
              <w:rPr>
                <w:ins w:id="945" w:author="Nguyen Danh Nam 20166477" w:date="2020-02-15T16:43:00Z"/>
                <w:rFonts w:ascii="Times New Roman" w:hAnsi="Times New Roman" w:cs="Times New Roman"/>
                <w:color w:val="000000" w:themeColor="text1"/>
                <w:sz w:val="26"/>
                <w:szCs w:val="26"/>
                <w:lang w:val="vi-VN"/>
              </w:rPr>
            </w:pPr>
            <w:ins w:id="946" w:author="Nguyen Danh Nam 20166477" w:date="2020-02-15T16:43:00Z">
              <w:r w:rsidRPr="00257D2D">
                <w:rPr>
                  <w:rFonts w:ascii="Times New Roman" w:hAnsi="Times New Roman" w:cs="Times New Roman"/>
                  <w:color w:val="000000" w:themeColor="text1"/>
                  <w:sz w:val="26"/>
                  <w:szCs w:val="26"/>
                  <w:lang w:val="vi-VN"/>
                </w:rPr>
                <w:t>Tên usecase</w:t>
              </w:r>
            </w:ins>
          </w:p>
        </w:tc>
        <w:tc>
          <w:tcPr>
            <w:tcW w:w="5575" w:type="dxa"/>
          </w:tcPr>
          <w:p w14:paraId="2242B169" w14:textId="052E4B6A" w:rsidR="00C05255" w:rsidRPr="00C05255" w:rsidRDefault="00C05255" w:rsidP="00832895">
            <w:pPr>
              <w:pStyle w:val="ListParagraph"/>
              <w:spacing w:line="276" w:lineRule="auto"/>
              <w:ind w:left="0"/>
              <w:rPr>
                <w:ins w:id="947" w:author="Nguyen Danh Nam 20166477" w:date="2020-02-15T16:43:00Z"/>
                <w:rFonts w:ascii="Times New Roman" w:hAnsi="Times New Roman" w:cs="Times New Roman"/>
                <w:color w:val="000000" w:themeColor="text1"/>
                <w:sz w:val="26"/>
                <w:szCs w:val="26"/>
                <w:rPrChange w:id="948" w:author="Nguyen Danh Nam 20166477" w:date="2020-02-15T17:02:00Z">
                  <w:rPr>
                    <w:ins w:id="949" w:author="Nguyen Danh Nam 20166477" w:date="2020-02-15T16:43:00Z"/>
                    <w:rFonts w:ascii="Times New Roman" w:hAnsi="Times New Roman" w:cs="Times New Roman"/>
                    <w:color w:val="000000" w:themeColor="text1"/>
                    <w:sz w:val="26"/>
                    <w:szCs w:val="26"/>
                    <w:lang w:val="vi-VN"/>
                  </w:rPr>
                </w:rPrChange>
              </w:rPr>
            </w:pPr>
            <w:ins w:id="950" w:author="Nguyen Danh Nam 20166477" w:date="2020-02-15T17:01:00Z">
              <w:r>
                <w:rPr>
                  <w:rFonts w:ascii="Times New Roman" w:hAnsi="Times New Roman" w:cs="Times New Roman"/>
                  <w:color w:val="000000" w:themeColor="text1"/>
                  <w:sz w:val="26"/>
                  <w:szCs w:val="26"/>
                  <w:lang w:val="vi-VN"/>
                </w:rPr>
                <w:t xml:space="preserve">Mở khoá người </w:t>
              </w:r>
            </w:ins>
            <w:ins w:id="951" w:author="Nguyen Danh Nam 20166477" w:date="2020-02-15T17:02:00Z">
              <w:r>
                <w:rPr>
                  <w:rFonts w:ascii="Times New Roman" w:hAnsi="Times New Roman" w:cs="Times New Roman"/>
                  <w:color w:val="000000" w:themeColor="text1"/>
                  <w:sz w:val="26"/>
                  <w:szCs w:val="26"/>
                  <w:lang w:val="vi-VN"/>
                </w:rPr>
                <w:t>dùng</w:t>
              </w:r>
            </w:ins>
          </w:p>
          <w:p w14:paraId="739CC396" w14:textId="77777777" w:rsidR="00C05255" w:rsidRPr="00257D2D" w:rsidRDefault="00C05255" w:rsidP="00832895">
            <w:pPr>
              <w:pStyle w:val="ListParagraph"/>
              <w:spacing w:line="276" w:lineRule="auto"/>
              <w:ind w:left="0"/>
              <w:rPr>
                <w:ins w:id="952" w:author="Nguyen Danh Nam 20166477" w:date="2020-02-15T16:43:00Z"/>
                <w:rFonts w:ascii="Times New Roman" w:hAnsi="Times New Roman" w:cs="Times New Roman"/>
                <w:color w:val="000000" w:themeColor="text1"/>
                <w:sz w:val="26"/>
                <w:szCs w:val="26"/>
                <w:lang w:val="vi-VN"/>
              </w:rPr>
            </w:pPr>
          </w:p>
        </w:tc>
      </w:tr>
      <w:tr w:rsidR="00C05255" w:rsidRPr="00257D2D" w14:paraId="637FF6B4" w14:textId="77777777" w:rsidTr="00832895">
        <w:trPr>
          <w:ins w:id="953" w:author="Nguyen Danh Nam 20166477" w:date="2020-02-15T16:43:00Z"/>
        </w:trPr>
        <w:tc>
          <w:tcPr>
            <w:tcW w:w="2327" w:type="dxa"/>
          </w:tcPr>
          <w:p w14:paraId="385B809F" w14:textId="77777777" w:rsidR="00C05255" w:rsidRPr="00257D2D" w:rsidRDefault="00C05255" w:rsidP="00832895">
            <w:pPr>
              <w:pStyle w:val="ListParagraph"/>
              <w:spacing w:line="276" w:lineRule="auto"/>
              <w:ind w:left="0"/>
              <w:rPr>
                <w:ins w:id="954" w:author="Nguyen Danh Nam 20166477" w:date="2020-02-15T16:43:00Z"/>
                <w:rFonts w:ascii="Times New Roman" w:hAnsi="Times New Roman" w:cs="Times New Roman"/>
                <w:color w:val="000000" w:themeColor="text1"/>
                <w:sz w:val="26"/>
                <w:szCs w:val="26"/>
                <w:lang w:val="vi-VN"/>
              </w:rPr>
            </w:pPr>
            <w:ins w:id="955" w:author="Nguyen Danh Nam 20166477" w:date="2020-02-15T16:43:00Z">
              <w:r w:rsidRPr="00257D2D">
                <w:rPr>
                  <w:rFonts w:ascii="Times New Roman" w:hAnsi="Times New Roman" w:cs="Times New Roman"/>
                  <w:color w:val="000000" w:themeColor="text1"/>
                  <w:sz w:val="26"/>
                  <w:szCs w:val="26"/>
                  <w:lang w:val="vi-VN"/>
                </w:rPr>
                <w:t>Tác nhân</w:t>
              </w:r>
            </w:ins>
          </w:p>
        </w:tc>
        <w:tc>
          <w:tcPr>
            <w:tcW w:w="5575" w:type="dxa"/>
          </w:tcPr>
          <w:p w14:paraId="2962256F" w14:textId="77777777" w:rsidR="00C05255" w:rsidRPr="00257D2D" w:rsidRDefault="00C05255" w:rsidP="00832895">
            <w:pPr>
              <w:pStyle w:val="ListParagraph"/>
              <w:spacing w:line="276" w:lineRule="auto"/>
              <w:ind w:left="0"/>
              <w:rPr>
                <w:ins w:id="956" w:author="Nguyen Danh Nam 20166477" w:date="2020-02-15T16:43:00Z"/>
                <w:rFonts w:ascii="Times New Roman" w:hAnsi="Times New Roman" w:cs="Times New Roman"/>
                <w:color w:val="000000" w:themeColor="text1"/>
                <w:sz w:val="26"/>
                <w:szCs w:val="26"/>
                <w:lang w:val="vi-VN"/>
              </w:rPr>
            </w:pPr>
            <w:ins w:id="957" w:author="Nguyen Danh Nam 20166477" w:date="2020-02-15T16:43:00Z">
              <w:r>
                <w:rPr>
                  <w:rFonts w:ascii="Times New Roman" w:hAnsi="Times New Roman" w:cs="Times New Roman"/>
                  <w:color w:val="000000" w:themeColor="text1"/>
                  <w:sz w:val="26"/>
                  <w:szCs w:val="26"/>
                  <w:lang w:val="vi-VN"/>
                </w:rPr>
                <w:t>Admin</w:t>
              </w:r>
            </w:ins>
          </w:p>
          <w:p w14:paraId="3542ECB7" w14:textId="77777777" w:rsidR="00C05255" w:rsidRPr="00257D2D" w:rsidRDefault="00C05255" w:rsidP="00832895">
            <w:pPr>
              <w:pStyle w:val="ListParagraph"/>
              <w:spacing w:line="276" w:lineRule="auto"/>
              <w:ind w:left="0"/>
              <w:rPr>
                <w:ins w:id="958" w:author="Nguyen Danh Nam 20166477" w:date="2020-02-15T16:43:00Z"/>
                <w:rFonts w:ascii="Times New Roman" w:hAnsi="Times New Roman" w:cs="Times New Roman"/>
                <w:color w:val="000000" w:themeColor="text1"/>
                <w:sz w:val="26"/>
                <w:szCs w:val="26"/>
                <w:lang w:val="vi-VN"/>
              </w:rPr>
            </w:pPr>
          </w:p>
        </w:tc>
      </w:tr>
      <w:tr w:rsidR="00C05255" w:rsidRPr="00257D2D" w14:paraId="7CA2CB72" w14:textId="77777777" w:rsidTr="00832895">
        <w:trPr>
          <w:ins w:id="959" w:author="Nguyen Danh Nam 20166477" w:date="2020-02-15T16:43:00Z"/>
        </w:trPr>
        <w:tc>
          <w:tcPr>
            <w:tcW w:w="2327" w:type="dxa"/>
          </w:tcPr>
          <w:p w14:paraId="3F284982" w14:textId="77777777" w:rsidR="00C05255" w:rsidRPr="00257D2D" w:rsidRDefault="00C05255" w:rsidP="00832895">
            <w:pPr>
              <w:pStyle w:val="ListParagraph"/>
              <w:spacing w:line="276" w:lineRule="auto"/>
              <w:ind w:left="0"/>
              <w:rPr>
                <w:ins w:id="960" w:author="Nguyen Danh Nam 20166477" w:date="2020-02-15T16:43:00Z"/>
                <w:rFonts w:ascii="Times New Roman" w:hAnsi="Times New Roman" w:cs="Times New Roman"/>
                <w:color w:val="000000" w:themeColor="text1"/>
                <w:sz w:val="26"/>
                <w:szCs w:val="26"/>
                <w:lang w:val="vi-VN"/>
              </w:rPr>
            </w:pPr>
            <w:ins w:id="961" w:author="Nguyen Danh Nam 20166477" w:date="2020-02-15T16:43:00Z">
              <w:r w:rsidRPr="00257D2D">
                <w:rPr>
                  <w:rFonts w:ascii="Times New Roman" w:hAnsi="Times New Roman" w:cs="Times New Roman"/>
                  <w:color w:val="000000" w:themeColor="text1"/>
                  <w:sz w:val="26"/>
                  <w:szCs w:val="26"/>
                  <w:lang w:val="vi-VN"/>
                </w:rPr>
                <w:lastRenderedPageBreak/>
                <w:t>Mô tả</w:t>
              </w:r>
            </w:ins>
          </w:p>
        </w:tc>
        <w:tc>
          <w:tcPr>
            <w:tcW w:w="5575" w:type="dxa"/>
          </w:tcPr>
          <w:p w14:paraId="0798CC35" w14:textId="7A1D7990" w:rsidR="00C05255" w:rsidRPr="00C05255" w:rsidRDefault="00C05255" w:rsidP="00832895">
            <w:pPr>
              <w:pStyle w:val="ListParagraph"/>
              <w:spacing w:line="276" w:lineRule="auto"/>
              <w:ind w:left="0"/>
              <w:rPr>
                <w:ins w:id="962" w:author="Nguyen Danh Nam 20166477" w:date="2020-02-15T16:43:00Z"/>
                <w:rFonts w:ascii="Times New Roman" w:hAnsi="Times New Roman" w:cs="Times New Roman"/>
                <w:color w:val="000000" w:themeColor="text1"/>
                <w:sz w:val="26"/>
                <w:szCs w:val="26"/>
                <w:rPrChange w:id="963" w:author="Nguyen Danh Nam 20166477" w:date="2020-02-15T17:02:00Z">
                  <w:rPr>
                    <w:ins w:id="964" w:author="Nguyen Danh Nam 20166477" w:date="2020-02-15T16:43:00Z"/>
                    <w:rFonts w:ascii="Times New Roman" w:hAnsi="Times New Roman" w:cs="Times New Roman"/>
                    <w:color w:val="000000" w:themeColor="text1"/>
                    <w:sz w:val="26"/>
                    <w:szCs w:val="26"/>
                    <w:lang w:val="vi-VN"/>
                  </w:rPr>
                </w:rPrChange>
              </w:rPr>
            </w:pPr>
            <w:ins w:id="965" w:author="Nguyen Danh Nam 20166477" w:date="2020-02-15T16:43:00Z">
              <w:r>
                <w:rPr>
                  <w:rFonts w:ascii="Times New Roman" w:hAnsi="Times New Roman" w:cs="Times New Roman"/>
                  <w:color w:val="000000" w:themeColor="text1"/>
                  <w:sz w:val="26"/>
                  <w:szCs w:val="26"/>
                  <w:lang w:val="vi-VN"/>
                </w:rPr>
                <w:t xml:space="preserve">Admin </w:t>
              </w:r>
            </w:ins>
            <w:ins w:id="966" w:author="Nguyen Danh Nam 20166477" w:date="2020-02-15T17:02:00Z">
              <w:r>
                <w:rPr>
                  <w:rFonts w:ascii="Times New Roman" w:hAnsi="Times New Roman" w:cs="Times New Roman"/>
                  <w:color w:val="000000" w:themeColor="text1"/>
                  <w:sz w:val="26"/>
                  <w:szCs w:val="26"/>
                  <w:lang w:val="vi-VN"/>
                </w:rPr>
                <w:t>mở khoá tài khoản cho user.</w:t>
              </w:r>
            </w:ins>
          </w:p>
          <w:p w14:paraId="0BDEC7C7" w14:textId="77777777" w:rsidR="00C05255" w:rsidRPr="00257D2D" w:rsidRDefault="00C05255" w:rsidP="00832895">
            <w:pPr>
              <w:pStyle w:val="ListParagraph"/>
              <w:spacing w:line="276" w:lineRule="auto"/>
              <w:ind w:left="0"/>
              <w:rPr>
                <w:ins w:id="967" w:author="Nguyen Danh Nam 20166477" w:date="2020-02-15T16:43:00Z"/>
                <w:rFonts w:ascii="Times New Roman" w:hAnsi="Times New Roman" w:cs="Times New Roman"/>
                <w:color w:val="000000" w:themeColor="text1"/>
                <w:sz w:val="26"/>
                <w:szCs w:val="26"/>
                <w:lang w:val="vi-VN"/>
              </w:rPr>
            </w:pPr>
          </w:p>
        </w:tc>
      </w:tr>
      <w:tr w:rsidR="00C05255" w:rsidRPr="00257D2D" w14:paraId="6E0AB15F" w14:textId="77777777" w:rsidTr="00832895">
        <w:trPr>
          <w:ins w:id="968" w:author="Nguyen Danh Nam 20166477" w:date="2020-02-15T16:43:00Z"/>
        </w:trPr>
        <w:tc>
          <w:tcPr>
            <w:tcW w:w="2327" w:type="dxa"/>
          </w:tcPr>
          <w:p w14:paraId="0C63D06D" w14:textId="77777777" w:rsidR="00C05255" w:rsidRPr="00257D2D" w:rsidRDefault="00C05255" w:rsidP="00832895">
            <w:pPr>
              <w:pStyle w:val="ListParagraph"/>
              <w:spacing w:line="276" w:lineRule="auto"/>
              <w:ind w:left="0"/>
              <w:rPr>
                <w:ins w:id="969" w:author="Nguyen Danh Nam 20166477" w:date="2020-02-15T16:43:00Z"/>
                <w:rFonts w:ascii="Times New Roman" w:hAnsi="Times New Roman" w:cs="Times New Roman"/>
                <w:color w:val="000000" w:themeColor="text1"/>
                <w:sz w:val="26"/>
                <w:szCs w:val="26"/>
                <w:lang w:val="vi-VN"/>
              </w:rPr>
            </w:pPr>
            <w:ins w:id="970" w:author="Nguyen Danh Nam 20166477" w:date="2020-02-15T16:43:00Z">
              <w:r w:rsidRPr="00257D2D">
                <w:rPr>
                  <w:rFonts w:ascii="Times New Roman" w:hAnsi="Times New Roman" w:cs="Times New Roman"/>
                  <w:color w:val="000000" w:themeColor="text1"/>
                  <w:sz w:val="26"/>
                  <w:szCs w:val="26"/>
                  <w:lang w:val="vi-VN"/>
                </w:rPr>
                <w:t>Sự kiện kích hoạt</w:t>
              </w:r>
            </w:ins>
          </w:p>
        </w:tc>
        <w:tc>
          <w:tcPr>
            <w:tcW w:w="5575" w:type="dxa"/>
          </w:tcPr>
          <w:p w14:paraId="6C3F8A63" w14:textId="09013B5C" w:rsidR="00C05255" w:rsidRPr="00257D2D" w:rsidRDefault="00C05255" w:rsidP="00832895">
            <w:pPr>
              <w:pStyle w:val="ListParagraph"/>
              <w:spacing w:line="276" w:lineRule="auto"/>
              <w:ind w:left="0"/>
              <w:rPr>
                <w:ins w:id="971" w:author="Nguyen Danh Nam 20166477" w:date="2020-02-15T16:43:00Z"/>
                <w:rFonts w:ascii="Times New Roman" w:hAnsi="Times New Roman" w:cs="Times New Roman"/>
                <w:color w:val="000000" w:themeColor="text1"/>
                <w:sz w:val="26"/>
                <w:szCs w:val="26"/>
                <w:lang w:val="vi-VN"/>
              </w:rPr>
            </w:pPr>
            <w:ins w:id="972" w:author="Nguyen Danh Nam 20166477" w:date="2020-02-15T16:43:00Z">
              <w:r>
                <w:rPr>
                  <w:rFonts w:ascii="Times New Roman" w:hAnsi="Times New Roman" w:cs="Times New Roman"/>
                  <w:color w:val="000000" w:themeColor="text1"/>
                  <w:sz w:val="26"/>
                  <w:szCs w:val="26"/>
                  <w:lang w:val="vi-VN"/>
                </w:rPr>
                <w:t xml:space="preserve">Admin </w:t>
              </w:r>
            </w:ins>
            <w:ins w:id="973" w:author="Nguyen Danh Nam 20166477" w:date="2020-02-15T17:02:00Z">
              <w:r>
                <w:rPr>
                  <w:rFonts w:ascii="Times New Roman" w:hAnsi="Times New Roman" w:cs="Times New Roman"/>
                  <w:color w:val="000000" w:themeColor="text1"/>
                  <w:sz w:val="26"/>
                  <w:szCs w:val="26"/>
                  <w:lang w:val="vi-VN"/>
                </w:rPr>
                <w:t>bấm vào nút “Bỏ khoá”</w:t>
              </w:r>
            </w:ins>
            <w:ins w:id="974" w:author="Nguyen Danh Nam 20166477" w:date="2020-02-15T17:03:00Z">
              <w:r>
                <w:rPr>
                  <w:rFonts w:ascii="Times New Roman" w:hAnsi="Times New Roman" w:cs="Times New Roman"/>
                  <w:color w:val="000000" w:themeColor="text1"/>
                  <w:sz w:val="26"/>
                  <w:szCs w:val="26"/>
                  <w:lang w:val="vi-VN"/>
                </w:rPr>
                <w:t xml:space="preserve"> trong giao diện chi tiết người dùng</w:t>
              </w:r>
            </w:ins>
            <w:ins w:id="975" w:author="Nguyen Danh Nam 20166477" w:date="2020-02-15T16:43:00Z">
              <w:r w:rsidRPr="00257D2D">
                <w:rPr>
                  <w:rFonts w:ascii="Times New Roman" w:hAnsi="Times New Roman" w:cs="Times New Roman"/>
                  <w:color w:val="000000" w:themeColor="text1"/>
                  <w:sz w:val="26"/>
                  <w:szCs w:val="26"/>
                  <w:lang w:val="vi-VN"/>
                </w:rPr>
                <w:t>.</w:t>
              </w:r>
            </w:ins>
          </w:p>
          <w:p w14:paraId="5CACD8EC" w14:textId="77777777" w:rsidR="00C05255" w:rsidRPr="00257D2D" w:rsidRDefault="00C05255" w:rsidP="00832895">
            <w:pPr>
              <w:pStyle w:val="ListParagraph"/>
              <w:spacing w:line="276" w:lineRule="auto"/>
              <w:ind w:left="0"/>
              <w:rPr>
                <w:ins w:id="976" w:author="Nguyen Danh Nam 20166477" w:date="2020-02-15T16:43:00Z"/>
                <w:rFonts w:ascii="Times New Roman" w:hAnsi="Times New Roman" w:cs="Times New Roman"/>
                <w:color w:val="000000" w:themeColor="text1"/>
                <w:sz w:val="26"/>
                <w:szCs w:val="26"/>
                <w:lang w:val="vi-VN"/>
              </w:rPr>
            </w:pPr>
          </w:p>
        </w:tc>
      </w:tr>
      <w:tr w:rsidR="00C05255" w:rsidRPr="00257D2D" w14:paraId="3EE3C614" w14:textId="77777777" w:rsidTr="00832895">
        <w:trPr>
          <w:ins w:id="977" w:author="Nguyen Danh Nam 20166477" w:date="2020-02-15T16:43:00Z"/>
        </w:trPr>
        <w:tc>
          <w:tcPr>
            <w:tcW w:w="2327" w:type="dxa"/>
          </w:tcPr>
          <w:p w14:paraId="2B4368F9" w14:textId="77777777" w:rsidR="00C05255" w:rsidRPr="00257D2D" w:rsidRDefault="00C05255" w:rsidP="00832895">
            <w:pPr>
              <w:pStyle w:val="ListParagraph"/>
              <w:spacing w:line="276" w:lineRule="auto"/>
              <w:ind w:left="0"/>
              <w:rPr>
                <w:ins w:id="978" w:author="Nguyen Danh Nam 20166477" w:date="2020-02-15T16:43:00Z"/>
                <w:rFonts w:ascii="Times New Roman" w:hAnsi="Times New Roman" w:cs="Times New Roman"/>
                <w:color w:val="000000" w:themeColor="text1"/>
                <w:sz w:val="26"/>
                <w:szCs w:val="26"/>
                <w:lang w:val="vi-VN"/>
              </w:rPr>
            </w:pPr>
            <w:ins w:id="979" w:author="Nguyen Danh Nam 20166477" w:date="2020-02-15T16:43:00Z">
              <w:r w:rsidRPr="00257D2D">
                <w:rPr>
                  <w:rFonts w:ascii="Times New Roman" w:hAnsi="Times New Roman" w:cs="Times New Roman"/>
                  <w:color w:val="000000" w:themeColor="text1"/>
                  <w:sz w:val="26"/>
                  <w:szCs w:val="26"/>
                  <w:lang w:val="vi-VN"/>
                </w:rPr>
                <w:t>Điều kiện tiên quyết</w:t>
              </w:r>
            </w:ins>
          </w:p>
        </w:tc>
        <w:tc>
          <w:tcPr>
            <w:tcW w:w="5575" w:type="dxa"/>
          </w:tcPr>
          <w:p w14:paraId="541EDBD1" w14:textId="77777777" w:rsidR="00C05255" w:rsidRPr="00257D2D" w:rsidRDefault="00C05255" w:rsidP="00832895">
            <w:pPr>
              <w:pStyle w:val="ListParagraph"/>
              <w:spacing w:line="276" w:lineRule="auto"/>
              <w:ind w:left="0"/>
              <w:rPr>
                <w:ins w:id="980" w:author="Nguyen Danh Nam 20166477" w:date="2020-02-15T16:43:00Z"/>
                <w:rFonts w:ascii="Times New Roman" w:hAnsi="Times New Roman" w:cs="Times New Roman"/>
                <w:color w:val="000000" w:themeColor="text1"/>
                <w:sz w:val="26"/>
                <w:szCs w:val="26"/>
                <w:lang w:val="vi-VN"/>
              </w:rPr>
            </w:pPr>
            <w:ins w:id="981" w:author="Nguyen Danh Nam 20166477" w:date="2020-02-15T16:43:00Z">
              <w:r>
                <w:rPr>
                  <w:rFonts w:ascii="Times New Roman" w:hAnsi="Times New Roman" w:cs="Times New Roman"/>
                  <w:color w:val="000000" w:themeColor="text1"/>
                  <w:sz w:val="26"/>
                  <w:szCs w:val="26"/>
                  <w:lang w:val="vi-VN"/>
                </w:rPr>
                <w:t>Tài khoản đăng nhập có quyền quản trị.</w:t>
              </w:r>
            </w:ins>
          </w:p>
        </w:tc>
      </w:tr>
      <w:tr w:rsidR="00C05255" w:rsidRPr="00257D2D" w14:paraId="28E0DCB6" w14:textId="77777777" w:rsidTr="00832895">
        <w:trPr>
          <w:ins w:id="982" w:author="Nguyen Danh Nam 20166477" w:date="2020-02-15T16:43:00Z"/>
        </w:trPr>
        <w:tc>
          <w:tcPr>
            <w:tcW w:w="2327" w:type="dxa"/>
          </w:tcPr>
          <w:p w14:paraId="4332CF59" w14:textId="77777777" w:rsidR="00C05255" w:rsidRPr="00257D2D" w:rsidRDefault="00C05255" w:rsidP="00832895">
            <w:pPr>
              <w:pStyle w:val="ListParagraph"/>
              <w:spacing w:line="276" w:lineRule="auto"/>
              <w:ind w:left="0"/>
              <w:rPr>
                <w:ins w:id="983" w:author="Nguyen Danh Nam 20166477" w:date="2020-02-15T16:43:00Z"/>
                <w:rFonts w:ascii="Times New Roman" w:hAnsi="Times New Roman" w:cs="Times New Roman"/>
                <w:color w:val="000000" w:themeColor="text1"/>
                <w:sz w:val="26"/>
                <w:szCs w:val="26"/>
                <w:lang w:val="vi-VN"/>
              </w:rPr>
            </w:pPr>
            <w:ins w:id="984" w:author="Nguyen Danh Nam 20166477" w:date="2020-02-15T16:43:00Z">
              <w:r w:rsidRPr="00257D2D">
                <w:rPr>
                  <w:rFonts w:ascii="Times New Roman" w:hAnsi="Times New Roman" w:cs="Times New Roman"/>
                  <w:color w:val="000000" w:themeColor="text1"/>
                  <w:sz w:val="26"/>
                  <w:szCs w:val="26"/>
                  <w:lang w:val="vi-VN"/>
                </w:rPr>
                <w:t>Luồng xử lí chính</w:t>
              </w:r>
            </w:ins>
          </w:p>
        </w:tc>
        <w:tc>
          <w:tcPr>
            <w:tcW w:w="5575" w:type="dxa"/>
          </w:tcPr>
          <w:p w14:paraId="0F495A42" w14:textId="49CD84ED" w:rsidR="00C05255" w:rsidRPr="00C05255" w:rsidRDefault="00C05255" w:rsidP="00C05255">
            <w:pPr>
              <w:pStyle w:val="ListParagraph"/>
              <w:numPr>
                <w:ilvl w:val="0"/>
                <w:numId w:val="37"/>
              </w:numPr>
              <w:spacing w:line="276" w:lineRule="auto"/>
              <w:rPr>
                <w:ins w:id="985" w:author="Nguyen Danh Nam 20166477" w:date="2020-02-15T16:43:00Z"/>
                <w:rFonts w:ascii="Times New Roman" w:hAnsi="Times New Roman" w:cs="Times New Roman"/>
                <w:color w:val="000000" w:themeColor="text1"/>
                <w:sz w:val="26"/>
                <w:szCs w:val="26"/>
                <w:lang w:val="vi-VN"/>
                <w:rPrChange w:id="986" w:author="Nguyen Danh Nam 20166477" w:date="2020-02-15T17:03:00Z">
                  <w:rPr>
                    <w:ins w:id="987" w:author="Nguyen Danh Nam 20166477" w:date="2020-02-15T16:43:00Z"/>
                    <w:lang w:val="vi-VN"/>
                  </w:rPr>
                </w:rPrChange>
              </w:rPr>
              <w:pPrChange w:id="988" w:author="Nguyen Danh Nam 20166477" w:date="2020-02-15T17:03:00Z">
                <w:pPr>
                  <w:pStyle w:val="ListParagraph"/>
                  <w:numPr>
                    <w:numId w:val="34"/>
                  </w:numPr>
                  <w:spacing w:line="276" w:lineRule="auto"/>
                  <w:ind w:left="1080" w:hanging="360"/>
                </w:pPr>
              </w:pPrChange>
            </w:pPr>
            <w:ins w:id="989" w:author="Nguyen Danh Nam 20166477" w:date="2020-02-15T17:03:00Z">
              <w:r>
                <w:rPr>
                  <w:rFonts w:ascii="Times New Roman" w:hAnsi="Times New Roman" w:cs="Times New Roman"/>
                  <w:color w:val="000000" w:themeColor="text1"/>
                  <w:sz w:val="26"/>
                  <w:szCs w:val="26"/>
                  <w:lang w:val="vi-VN"/>
                </w:rPr>
                <w:t>Admin xem chi tiết người dùng</w:t>
              </w:r>
            </w:ins>
            <w:ins w:id="990" w:author="Nguyen Danh Nam 20166477" w:date="2020-02-15T16:43:00Z">
              <w:r w:rsidRPr="00C05255">
                <w:rPr>
                  <w:rFonts w:ascii="Times New Roman" w:hAnsi="Times New Roman" w:cs="Times New Roman"/>
                  <w:color w:val="000000" w:themeColor="text1"/>
                  <w:sz w:val="26"/>
                  <w:szCs w:val="26"/>
                  <w:lang w:val="vi-VN"/>
                  <w:rPrChange w:id="991" w:author="Nguyen Danh Nam 20166477" w:date="2020-02-15T17:03:00Z">
                    <w:rPr>
                      <w:lang w:val="vi-VN"/>
                    </w:rPr>
                  </w:rPrChange>
                </w:rPr>
                <w:t>.</w:t>
              </w:r>
            </w:ins>
          </w:p>
          <w:p w14:paraId="0C18500D" w14:textId="6374E362" w:rsidR="00C05255" w:rsidRPr="00257D2D" w:rsidRDefault="00C05255" w:rsidP="00C05255">
            <w:pPr>
              <w:pStyle w:val="ListParagraph"/>
              <w:numPr>
                <w:ilvl w:val="0"/>
                <w:numId w:val="36"/>
              </w:numPr>
              <w:spacing w:line="276" w:lineRule="auto"/>
              <w:rPr>
                <w:ins w:id="992" w:author="Nguyen Danh Nam 20166477" w:date="2020-02-15T16:43:00Z"/>
                <w:rFonts w:ascii="Times New Roman" w:hAnsi="Times New Roman" w:cs="Times New Roman"/>
                <w:color w:val="000000" w:themeColor="text1"/>
                <w:sz w:val="26"/>
                <w:szCs w:val="26"/>
                <w:lang w:val="vi-VN"/>
              </w:rPr>
              <w:pPrChange w:id="993" w:author="Nguyen Danh Nam 20166477" w:date="2020-02-15T16:59:00Z">
                <w:pPr>
                  <w:pStyle w:val="ListParagraph"/>
                  <w:numPr>
                    <w:numId w:val="34"/>
                  </w:numPr>
                  <w:spacing w:line="276" w:lineRule="auto"/>
                  <w:ind w:left="1080" w:hanging="360"/>
                </w:pPr>
              </w:pPrChange>
            </w:pPr>
            <w:ins w:id="994" w:author="Nguyen Danh Nam 20166477" w:date="2020-02-15T16:43:00Z">
              <w:r>
                <w:rPr>
                  <w:rFonts w:ascii="Times New Roman" w:hAnsi="Times New Roman" w:cs="Times New Roman"/>
                  <w:color w:val="000000" w:themeColor="text1"/>
                  <w:sz w:val="26"/>
                  <w:szCs w:val="26"/>
                  <w:lang w:val="vi-VN"/>
                </w:rPr>
                <w:t>Admin bấm vào nút</w:t>
              </w:r>
            </w:ins>
            <w:ins w:id="995" w:author="Nguyen Danh Nam 20166477" w:date="2020-02-15T17:03:00Z">
              <w:r>
                <w:rPr>
                  <w:rFonts w:ascii="Times New Roman" w:hAnsi="Times New Roman" w:cs="Times New Roman"/>
                  <w:color w:val="000000" w:themeColor="text1"/>
                  <w:sz w:val="26"/>
                  <w:szCs w:val="26"/>
                  <w:lang w:val="vi-VN"/>
                </w:rPr>
                <w:t xml:space="preserve"> “Bỏ khoá”</w:t>
              </w:r>
            </w:ins>
            <w:ins w:id="996" w:author="Nguyen Danh Nam 20166477" w:date="2020-02-15T16:43:00Z">
              <w:r>
                <w:rPr>
                  <w:rFonts w:ascii="Times New Roman" w:hAnsi="Times New Roman" w:cs="Times New Roman"/>
                  <w:color w:val="000000" w:themeColor="text1"/>
                  <w:sz w:val="26"/>
                  <w:szCs w:val="26"/>
                  <w:lang w:val="vi-VN"/>
                </w:rPr>
                <w:t>.</w:t>
              </w:r>
            </w:ins>
          </w:p>
          <w:p w14:paraId="1BC3AD6F" w14:textId="1DBBF94C" w:rsidR="00C05255" w:rsidRDefault="00C05255" w:rsidP="00C05255">
            <w:pPr>
              <w:pStyle w:val="ListParagraph"/>
              <w:numPr>
                <w:ilvl w:val="0"/>
                <w:numId w:val="36"/>
              </w:numPr>
              <w:spacing w:line="276" w:lineRule="auto"/>
              <w:rPr>
                <w:ins w:id="997" w:author="Nguyen Danh Nam 20166477" w:date="2020-02-15T17:05:00Z"/>
                <w:rFonts w:ascii="Times New Roman" w:hAnsi="Times New Roman" w:cs="Times New Roman"/>
                <w:color w:val="000000" w:themeColor="text1"/>
                <w:sz w:val="26"/>
                <w:szCs w:val="26"/>
                <w:lang w:val="vi-VN"/>
              </w:rPr>
            </w:pPr>
            <w:ins w:id="998" w:author="Nguyen Danh Nam 20166477" w:date="2020-02-15T16:43:00Z">
              <w:r>
                <w:rPr>
                  <w:rFonts w:ascii="Times New Roman" w:hAnsi="Times New Roman" w:cs="Times New Roman"/>
                  <w:color w:val="000000" w:themeColor="text1"/>
                  <w:sz w:val="26"/>
                  <w:szCs w:val="26"/>
                  <w:lang w:val="vi-VN"/>
                </w:rPr>
                <w:t>Hệ thống</w:t>
              </w:r>
            </w:ins>
            <w:ins w:id="999" w:author="Nguyen Danh Nam 20166477" w:date="2020-02-15T17:04:00Z">
              <w:r>
                <w:rPr>
                  <w:rFonts w:ascii="Times New Roman" w:hAnsi="Times New Roman" w:cs="Times New Roman"/>
                  <w:color w:val="000000" w:themeColor="text1"/>
                  <w:sz w:val="26"/>
                  <w:szCs w:val="26"/>
                  <w:lang w:val="vi-VN"/>
                </w:rPr>
                <w:t xml:space="preserve"> cập nhật dữ liệu về người dùng</w:t>
              </w:r>
            </w:ins>
            <w:ins w:id="1000" w:author="Nguyen Danh Nam 20166477" w:date="2020-02-15T16:43:00Z">
              <w:r w:rsidRPr="00832895">
                <w:rPr>
                  <w:rFonts w:ascii="Times New Roman" w:hAnsi="Times New Roman" w:cs="Times New Roman"/>
                  <w:color w:val="000000" w:themeColor="text1"/>
                  <w:sz w:val="26"/>
                  <w:szCs w:val="26"/>
                  <w:lang w:val="vi-VN"/>
                </w:rPr>
                <w:t>.</w:t>
              </w:r>
            </w:ins>
          </w:p>
          <w:p w14:paraId="4F579E11" w14:textId="085E9D35" w:rsidR="00C05255" w:rsidRDefault="00C05255" w:rsidP="00C05255">
            <w:pPr>
              <w:pStyle w:val="ListParagraph"/>
              <w:numPr>
                <w:ilvl w:val="0"/>
                <w:numId w:val="36"/>
              </w:numPr>
              <w:spacing w:line="276" w:lineRule="auto"/>
              <w:rPr>
                <w:ins w:id="1001" w:author="Nguyen Danh Nam 20166477" w:date="2020-02-15T17:06:00Z"/>
                <w:rFonts w:ascii="Times New Roman" w:hAnsi="Times New Roman" w:cs="Times New Roman"/>
                <w:color w:val="000000" w:themeColor="text1"/>
                <w:sz w:val="26"/>
                <w:szCs w:val="26"/>
                <w:lang w:val="vi-VN"/>
              </w:rPr>
            </w:pPr>
            <w:ins w:id="1002" w:author="Nguyen Danh Nam 20166477" w:date="2020-02-15T17:05:00Z">
              <w:r>
                <w:rPr>
                  <w:rFonts w:ascii="Times New Roman" w:hAnsi="Times New Roman" w:cs="Times New Roman"/>
                  <w:color w:val="000000" w:themeColor="text1"/>
                  <w:sz w:val="26"/>
                  <w:szCs w:val="26"/>
                  <w:lang w:val="vi-VN"/>
                </w:rPr>
                <w:t xml:space="preserve">Hệ </w:t>
              </w:r>
            </w:ins>
            <w:ins w:id="1003" w:author="Nguyen Danh Nam 20166477" w:date="2020-02-15T17:06:00Z">
              <w:r>
                <w:rPr>
                  <w:rFonts w:ascii="Times New Roman" w:hAnsi="Times New Roman" w:cs="Times New Roman"/>
                  <w:color w:val="000000" w:themeColor="text1"/>
                  <w:sz w:val="26"/>
                  <w:szCs w:val="26"/>
                  <w:lang w:val="vi-VN"/>
                </w:rPr>
                <w:t>thống thông báo kết quả bỏ khoá.</w:t>
              </w:r>
            </w:ins>
          </w:p>
          <w:p w14:paraId="30C19CF2" w14:textId="242DBC44" w:rsidR="00C05255" w:rsidRPr="00832895" w:rsidRDefault="00C05255" w:rsidP="00C05255">
            <w:pPr>
              <w:pStyle w:val="ListParagraph"/>
              <w:numPr>
                <w:ilvl w:val="0"/>
                <w:numId w:val="36"/>
              </w:numPr>
              <w:spacing w:line="276" w:lineRule="auto"/>
              <w:rPr>
                <w:ins w:id="1004" w:author="Nguyen Danh Nam 20166477" w:date="2020-02-15T16:43:00Z"/>
                <w:rFonts w:ascii="Times New Roman" w:hAnsi="Times New Roman" w:cs="Times New Roman"/>
                <w:color w:val="000000" w:themeColor="text1"/>
                <w:sz w:val="26"/>
                <w:szCs w:val="26"/>
                <w:lang w:val="vi-VN"/>
              </w:rPr>
              <w:pPrChange w:id="1005" w:author="Nguyen Danh Nam 20166477" w:date="2020-02-15T16:59:00Z">
                <w:pPr>
                  <w:pStyle w:val="ListParagraph"/>
                  <w:numPr>
                    <w:numId w:val="34"/>
                  </w:numPr>
                  <w:spacing w:line="276" w:lineRule="auto"/>
                  <w:ind w:left="1080" w:hanging="360"/>
                </w:pPr>
              </w:pPrChange>
            </w:pPr>
            <w:ins w:id="1006" w:author="Nguyen Danh Nam 20166477" w:date="2020-02-15T17:06:00Z">
              <w:r>
                <w:rPr>
                  <w:rFonts w:ascii="Times New Roman" w:hAnsi="Times New Roman" w:cs="Times New Roman"/>
                  <w:color w:val="000000" w:themeColor="text1"/>
                  <w:sz w:val="26"/>
                  <w:szCs w:val="26"/>
                  <w:lang w:val="vi-VN"/>
                </w:rPr>
                <w:t>Nút “Bỏ khoá” được chuyển thành “Khoá người dùng”</w:t>
              </w:r>
            </w:ins>
          </w:p>
          <w:p w14:paraId="3CE14355" w14:textId="77777777" w:rsidR="00C05255" w:rsidRPr="00257D2D" w:rsidRDefault="00C05255" w:rsidP="00832895">
            <w:pPr>
              <w:pStyle w:val="ListParagraph"/>
              <w:spacing w:line="276" w:lineRule="auto"/>
              <w:ind w:left="0"/>
              <w:rPr>
                <w:ins w:id="1007" w:author="Nguyen Danh Nam 20166477" w:date="2020-02-15T16:43:00Z"/>
                <w:rFonts w:ascii="Times New Roman" w:hAnsi="Times New Roman" w:cs="Times New Roman"/>
                <w:color w:val="000000" w:themeColor="text1"/>
                <w:sz w:val="26"/>
                <w:szCs w:val="26"/>
                <w:lang w:val="vi-VN"/>
              </w:rPr>
            </w:pPr>
          </w:p>
        </w:tc>
      </w:tr>
      <w:tr w:rsidR="00C05255" w:rsidRPr="00257D2D" w14:paraId="71FC7127" w14:textId="77777777" w:rsidTr="00832895">
        <w:trPr>
          <w:ins w:id="1008" w:author="Nguyen Danh Nam 20166477" w:date="2020-02-15T16:43:00Z"/>
        </w:trPr>
        <w:tc>
          <w:tcPr>
            <w:tcW w:w="2327" w:type="dxa"/>
          </w:tcPr>
          <w:p w14:paraId="557FFADF" w14:textId="77777777" w:rsidR="00C05255" w:rsidRPr="00257D2D" w:rsidRDefault="00C05255" w:rsidP="00832895">
            <w:pPr>
              <w:pStyle w:val="ListParagraph"/>
              <w:spacing w:line="276" w:lineRule="auto"/>
              <w:ind w:left="0"/>
              <w:rPr>
                <w:ins w:id="1009" w:author="Nguyen Danh Nam 20166477" w:date="2020-02-15T16:43:00Z"/>
                <w:rFonts w:ascii="Times New Roman" w:hAnsi="Times New Roman" w:cs="Times New Roman"/>
                <w:color w:val="000000" w:themeColor="text1"/>
                <w:sz w:val="26"/>
                <w:szCs w:val="26"/>
                <w:lang w:val="vi-VN"/>
              </w:rPr>
            </w:pPr>
            <w:ins w:id="1010" w:author="Nguyen Danh Nam 20166477" w:date="2020-02-15T16:43:00Z">
              <w:r w:rsidRPr="00257D2D">
                <w:rPr>
                  <w:rFonts w:ascii="Times New Roman" w:hAnsi="Times New Roman" w:cs="Times New Roman"/>
                  <w:color w:val="000000" w:themeColor="text1"/>
                  <w:sz w:val="26"/>
                  <w:szCs w:val="26"/>
                  <w:lang w:val="vi-VN"/>
                </w:rPr>
                <w:t>Luồng xử lí ngoại lệ</w:t>
              </w:r>
            </w:ins>
          </w:p>
        </w:tc>
        <w:tc>
          <w:tcPr>
            <w:tcW w:w="5575" w:type="dxa"/>
          </w:tcPr>
          <w:p w14:paraId="29C8252A" w14:textId="67CEE825" w:rsidR="00C05255" w:rsidRPr="00257D2D" w:rsidRDefault="00C05255" w:rsidP="00832895">
            <w:pPr>
              <w:pStyle w:val="ListParagraph"/>
              <w:spacing w:line="276" w:lineRule="auto"/>
              <w:ind w:left="0"/>
              <w:rPr>
                <w:ins w:id="1011" w:author="Nguyen Danh Nam 20166477" w:date="2020-02-15T16:43:00Z"/>
                <w:rFonts w:ascii="Times New Roman" w:hAnsi="Times New Roman" w:cs="Times New Roman"/>
                <w:color w:val="000000" w:themeColor="text1"/>
                <w:sz w:val="26"/>
                <w:szCs w:val="26"/>
                <w:lang w:val="vi-VN"/>
              </w:rPr>
            </w:pPr>
            <w:ins w:id="1012" w:author="Nguyen Danh Nam 20166477" w:date="2020-02-15T17:05:00Z">
              <w:r>
                <w:rPr>
                  <w:rFonts w:ascii="Times New Roman" w:hAnsi="Times New Roman" w:cs="Times New Roman"/>
                  <w:color w:val="000000" w:themeColor="text1"/>
                  <w:sz w:val="26"/>
                  <w:szCs w:val="26"/>
                  <w:lang w:val="vi-VN"/>
                </w:rPr>
                <w:t>Không có</w:t>
              </w:r>
            </w:ins>
          </w:p>
          <w:p w14:paraId="7E46822A" w14:textId="77777777" w:rsidR="00C05255" w:rsidRPr="00257D2D" w:rsidRDefault="00C05255" w:rsidP="00F80815">
            <w:pPr>
              <w:pStyle w:val="ListParagraph"/>
              <w:keepNext/>
              <w:spacing w:line="276" w:lineRule="auto"/>
              <w:ind w:left="0"/>
              <w:rPr>
                <w:ins w:id="1013" w:author="Nguyen Danh Nam 20166477" w:date="2020-02-15T16:43:00Z"/>
                <w:rFonts w:ascii="Times New Roman" w:hAnsi="Times New Roman" w:cs="Times New Roman"/>
                <w:color w:val="000000" w:themeColor="text1"/>
                <w:sz w:val="26"/>
                <w:szCs w:val="26"/>
              </w:rPr>
              <w:pPrChange w:id="1014" w:author="Nguyen Danh Nam 20166477" w:date="2020-02-15T17:40:00Z">
                <w:pPr>
                  <w:pStyle w:val="ListParagraph"/>
                  <w:spacing w:line="276" w:lineRule="auto"/>
                  <w:ind w:left="0"/>
                </w:pPr>
              </w:pPrChange>
            </w:pPr>
          </w:p>
        </w:tc>
      </w:tr>
    </w:tbl>
    <w:p w14:paraId="655A403C" w14:textId="604C9EC6" w:rsidR="00C05255" w:rsidRPr="00C05255" w:rsidRDefault="00F80815" w:rsidP="00F80815">
      <w:pPr>
        <w:pStyle w:val="Caption"/>
        <w:ind w:left="720" w:firstLine="720"/>
        <w:rPr>
          <w:lang w:val="vi-VN"/>
          <w:rPrChange w:id="1015" w:author="Nguyen Danh Nam 20166477" w:date="2020-02-15T16:42:00Z">
            <w:rPr>
              <w:rFonts w:ascii="Times New Roman" w:hAnsi="Times New Roman" w:cs="Times New Roman"/>
              <w:i w:val="0"/>
              <w:iCs w:val="0"/>
              <w:color w:val="000000" w:themeColor="text1"/>
              <w:sz w:val="26"/>
              <w:szCs w:val="26"/>
              <w:lang w:val="vi-VN"/>
            </w:rPr>
          </w:rPrChange>
        </w:rPr>
        <w:pPrChange w:id="1016" w:author="Nguyen Danh Nam 20166477" w:date="2020-02-15T17:40:00Z">
          <w:pPr>
            <w:pStyle w:val="Caption"/>
            <w:spacing w:line="276" w:lineRule="auto"/>
            <w:ind w:left="720" w:firstLine="720"/>
          </w:pPr>
        </w:pPrChange>
      </w:pPr>
      <w:bookmarkStart w:id="1017" w:name="_Toc32681243"/>
      <w:ins w:id="1018" w:author="Nguyen Danh Nam 20166477" w:date="2020-02-15T17:40:00Z">
        <w:r>
          <w:t xml:space="preserve">Bảng </w:t>
        </w:r>
        <w:r>
          <w:fldChar w:fldCharType="begin"/>
        </w:r>
        <w:r>
          <w:instrText xml:space="preserve"> SEQ Bảng \* ARABIC </w:instrText>
        </w:r>
      </w:ins>
      <w:r>
        <w:fldChar w:fldCharType="separate"/>
      </w:r>
      <w:ins w:id="1019" w:author="Nguyen Danh Nam 20166477" w:date="2020-02-15T17:42:00Z">
        <w:r>
          <w:rPr>
            <w:noProof/>
          </w:rPr>
          <w:t>29</w:t>
        </w:r>
      </w:ins>
      <w:ins w:id="1020" w:author="Nguyen Danh Nam 20166477" w:date="2020-02-15T17:40:00Z">
        <w:r>
          <w:fldChar w:fldCharType="end"/>
        </w:r>
        <w:r>
          <w:rPr>
            <w:lang w:val="vi-VN"/>
          </w:rPr>
          <w:t>. Đặc tả usecase</w:t>
        </w:r>
        <w:r>
          <w:rPr>
            <w:lang w:val="vi-VN"/>
          </w:rPr>
          <w:t xml:space="preserve"> Mở khoá người dùng</w:t>
        </w:r>
      </w:ins>
      <w:bookmarkEnd w:id="1017"/>
    </w:p>
    <w:p w14:paraId="0223BB3C" w14:textId="4D38DFEF"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Xem thống kê</w:t>
      </w:r>
    </w:p>
    <w:p w14:paraId="2002456C"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2D585218" w14:textId="77777777" w:rsidTr="00812429">
        <w:tc>
          <w:tcPr>
            <w:tcW w:w="2327" w:type="dxa"/>
          </w:tcPr>
          <w:p w14:paraId="5F64C52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01C67946" w14:textId="099C45C3"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UC2</w:t>
            </w:r>
            <w:ins w:id="1021" w:author="Nguyen Danh Nam 20166477" w:date="2020-02-15T17:06:00Z">
              <w:r w:rsidR="00C05255">
                <w:rPr>
                  <w:rFonts w:ascii="Times New Roman" w:hAnsi="Times New Roman" w:cs="Times New Roman"/>
                  <w:color w:val="000000" w:themeColor="text1"/>
                  <w:sz w:val="26"/>
                  <w:szCs w:val="26"/>
                  <w:lang w:val="vi-VN"/>
                </w:rPr>
                <w:t>9</w:t>
              </w:r>
            </w:ins>
            <w:del w:id="1022" w:author="Nguyen Danh Nam 20166477" w:date="2020-02-15T17:06:00Z">
              <w:r w:rsidR="00521FFE" w:rsidRPr="00257D2D" w:rsidDel="00C05255">
                <w:rPr>
                  <w:rFonts w:ascii="Times New Roman" w:hAnsi="Times New Roman" w:cs="Times New Roman"/>
                  <w:color w:val="000000" w:themeColor="text1"/>
                  <w:sz w:val="26"/>
                  <w:szCs w:val="26"/>
                  <w:lang w:val="vi-VN"/>
                </w:rPr>
                <w:delText>4</w:delText>
              </w:r>
            </w:del>
          </w:p>
          <w:p w14:paraId="37ED801B" w14:textId="29AD8B51"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B5522EB" w14:textId="77777777" w:rsidTr="00812429">
        <w:tc>
          <w:tcPr>
            <w:tcW w:w="2327" w:type="dxa"/>
          </w:tcPr>
          <w:p w14:paraId="305224B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0C56A2EA"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Xem thống kê</w:t>
            </w:r>
          </w:p>
          <w:p w14:paraId="5A57F4BF" w14:textId="1ED27EC9"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0727ACE3" w14:textId="77777777" w:rsidTr="00812429">
        <w:tc>
          <w:tcPr>
            <w:tcW w:w="2327" w:type="dxa"/>
          </w:tcPr>
          <w:p w14:paraId="0C2981E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6E1CC522"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Admin</w:t>
            </w:r>
          </w:p>
          <w:p w14:paraId="2F69C141" w14:textId="7E6E721D"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5D6EBD63" w14:textId="77777777" w:rsidTr="00812429">
        <w:tc>
          <w:tcPr>
            <w:tcW w:w="2327" w:type="dxa"/>
          </w:tcPr>
          <w:p w14:paraId="182044E1"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22F0CBC1"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Admin xem c</w:t>
            </w:r>
            <w:r w:rsidRPr="00257D2D">
              <w:rPr>
                <w:rFonts w:ascii="Times New Roman" w:hAnsi="Times New Roman" w:cs="Times New Roman"/>
                <w:color w:val="000000" w:themeColor="text1"/>
                <w:sz w:val="26"/>
                <w:szCs w:val="26"/>
                <w:lang w:val="vi-VN"/>
              </w:rPr>
              <w:t>ác thống kê dữ liệu của hệ thống.</w:t>
            </w:r>
          </w:p>
          <w:p w14:paraId="28FF18FF" w14:textId="05FF01B2"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5081527F" w14:textId="77777777" w:rsidTr="00812429">
        <w:tc>
          <w:tcPr>
            <w:tcW w:w="2327" w:type="dxa"/>
          </w:tcPr>
          <w:p w14:paraId="0DEED6CB" w14:textId="2F9EE7A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637B6FD1" w14:textId="393FDAC0"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truy nhập vào trang chủ của hệ thống quản trị.</w:t>
            </w:r>
          </w:p>
          <w:p w14:paraId="1EB2E82A" w14:textId="69EDD118"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AB7AD1C" w14:textId="77777777" w:rsidTr="00812429">
        <w:tc>
          <w:tcPr>
            <w:tcW w:w="2327" w:type="dxa"/>
          </w:tcPr>
          <w:p w14:paraId="0C46B7AB" w14:textId="23B6344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61B7CB85" w14:textId="77777777"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1000D352" w14:textId="475D01F3"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1D5188DB" w14:textId="77777777" w:rsidTr="00812429">
        <w:tc>
          <w:tcPr>
            <w:tcW w:w="2327" w:type="dxa"/>
          </w:tcPr>
          <w:p w14:paraId="4378C71D" w14:textId="71C447D4"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0E236EFC" w14:textId="70D78EF7" w:rsidR="00F80815" w:rsidRDefault="00F80815" w:rsidP="00F80815">
            <w:pPr>
              <w:pStyle w:val="ListParagraph"/>
              <w:numPr>
                <w:ilvl w:val="0"/>
                <w:numId w:val="27"/>
              </w:numPr>
              <w:spacing w:line="276" w:lineRule="auto"/>
              <w:rPr>
                <w:ins w:id="1023" w:author="Nguyen Danh Nam 20166477" w:date="2020-02-15T17:40:00Z"/>
                <w:rFonts w:ascii="Times New Roman" w:hAnsi="Times New Roman" w:cs="Times New Roman"/>
                <w:color w:val="000000" w:themeColor="text1"/>
                <w:sz w:val="26"/>
                <w:szCs w:val="26"/>
                <w:lang w:val="vi-VN"/>
              </w:rPr>
            </w:pPr>
            <w:ins w:id="1024" w:author="Nguyen Danh Nam 20166477" w:date="2020-02-15T17:40:00Z">
              <w:r>
                <w:rPr>
                  <w:rFonts w:ascii="Times New Roman" w:hAnsi="Times New Roman" w:cs="Times New Roman"/>
                  <w:color w:val="000000" w:themeColor="text1"/>
                  <w:sz w:val="26"/>
                  <w:szCs w:val="26"/>
                  <w:lang w:val="vi-VN"/>
                </w:rPr>
                <w:t xml:space="preserve">Admin vào giao diện </w:t>
              </w:r>
            </w:ins>
            <w:ins w:id="1025" w:author="Nguyen Danh Nam 20166477" w:date="2020-02-15T17:41:00Z">
              <w:r>
                <w:rPr>
                  <w:rFonts w:ascii="Times New Roman" w:hAnsi="Times New Roman" w:cs="Times New Roman"/>
                  <w:color w:val="000000" w:themeColor="text1"/>
                  <w:sz w:val="26"/>
                  <w:szCs w:val="26"/>
                  <w:lang w:val="vi-VN"/>
                </w:rPr>
                <w:t>trang chủ của quản trị viên.</w:t>
              </w:r>
            </w:ins>
          </w:p>
          <w:p w14:paraId="19D0D0E6" w14:textId="4D674734" w:rsidR="00812429" w:rsidDel="00F80815" w:rsidRDefault="001A0A1A" w:rsidP="009A6B2C">
            <w:pPr>
              <w:pStyle w:val="ListParagraph"/>
              <w:numPr>
                <w:ilvl w:val="0"/>
                <w:numId w:val="27"/>
              </w:numPr>
              <w:spacing w:line="276" w:lineRule="auto"/>
              <w:rPr>
                <w:del w:id="1026" w:author="Nguyen Danh Nam 20166477" w:date="2020-02-15T17:40:00Z"/>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Hệ thống lấy các dữ liệu thống kê trong CSDL hiển thị lên giao diện trang chủ.</w:t>
            </w:r>
          </w:p>
          <w:p w14:paraId="0B7B895E" w14:textId="5C35DF9F" w:rsidR="008F5F7F" w:rsidRPr="00F80815" w:rsidRDefault="008F5F7F" w:rsidP="00F80815">
            <w:pPr>
              <w:pStyle w:val="ListParagraph"/>
              <w:numPr>
                <w:ilvl w:val="0"/>
                <w:numId w:val="27"/>
              </w:numPr>
              <w:spacing w:line="276" w:lineRule="auto"/>
              <w:rPr>
                <w:rFonts w:ascii="Times New Roman" w:hAnsi="Times New Roman" w:cs="Times New Roman"/>
                <w:color w:val="000000" w:themeColor="text1"/>
                <w:sz w:val="26"/>
                <w:szCs w:val="26"/>
                <w:lang w:val="vi-VN"/>
                <w:rPrChange w:id="1027" w:author="Nguyen Danh Nam 20166477" w:date="2020-02-15T17:40:00Z">
                  <w:rPr>
                    <w:lang w:val="vi-VN"/>
                  </w:rPr>
                </w:rPrChange>
              </w:rPr>
            </w:pPr>
          </w:p>
        </w:tc>
      </w:tr>
      <w:tr w:rsidR="00421549" w:rsidRPr="00257D2D" w14:paraId="301DE51D" w14:textId="77777777" w:rsidTr="00812429">
        <w:tc>
          <w:tcPr>
            <w:tcW w:w="2327" w:type="dxa"/>
          </w:tcPr>
          <w:p w14:paraId="5BFC0BC1" w14:textId="513227B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ngoại lệ</w:t>
            </w:r>
          </w:p>
        </w:tc>
        <w:tc>
          <w:tcPr>
            <w:tcW w:w="5575" w:type="dxa"/>
          </w:tcPr>
          <w:p w14:paraId="1C1C9905" w14:textId="3F506523"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6F5BCEEA" w14:textId="1D172614"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2AFED99B" w14:textId="349343F1"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1028" w:name="_Toc32681244"/>
      <w:r>
        <w:t xml:space="preserve">Bảng </w:t>
      </w:r>
      <w:r w:rsidR="005945D6">
        <w:fldChar w:fldCharType="begin"/>
      </w:r>
      <w:r w:rsidR="005945D6">
        <w:instrText xml:space="preserve"> SEQ Bảng \* ARABIC </w:instrText>
      </w:r>
      <w:r w:rsidR="005945D6">
        <w:fldChar w:fldCharType="separate"/>
      </w:r>
      <w:ins w:id="1029" w:author="Nguyen Danh Nam 20166477" w:date="2020-02-15T17:42:00Z">
        <w:r w:rsidR="00F80815">
          <w:rPr>
            <w:noProof/>
          </w:rPr>
          <w:t>30</w:t>
        </w:r>
      </w:ins>
      <w:del w:id="1030" w:author="Nguyen Danh Nam 20166477" w:date="2020-02-15T17:35:00Z">
        <w:r w:rsidDel="00F80815">
          <w:rPr>
            <w:noProof/>
          </w:rPr>
          <w:delText>24</w:delText>
        </w:r>
      </w:del>
      <w:r w:rsidR="005945D6">
        <w:rPr>
          <w:noProof/>
        </w:rPr>
        <w:fldChar w:fldCharType="end"/>
      </w:r>
      <w:r>
        <w:rPr>
          <w:lang w:val="vi-VN"/>
        </w:rPr>
        <w:t xml:space="preserve">. </w:t>
      </w:r>
      <w:r w:rsidRPr="00D54985">
        <w:rPr>
          <w:lang w:val="vi-VN"/>
        </w:rPr>
        <w:t>Đặc tả usecase</w:t>
      </w:r>
      <w:r>
        <w:rPr>
          <w:lang w:val="vi-VN"/>
        </w:rPr>
        <w:t xml:space="preserve"> Xem thống kê</w:t>
      </w:r>
      <w:bookmarkEnd w:id="1028"/>
    </w:p>
    <w:p w14:paraId="03D4CA20" w14:textId="48F16C60" w:rsidR="00257D2D" w:rsidRPr="00236FC2" w:rsidRDefault="00257D2D"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Phân rã usecase Quản lí bình luận</w:t>
      </w:r>
    </w:p>
    <w:p w14:paraId="0F5E3AFB" w14:textId="3B37013A" w:rsidR="00F34084" w:rsidRDefault="00257D2D" w:rsidP="00421549">
      <w:pPr>
        <w:keepNext/>
        <w:spacing w:line="276" w:lineRule="auto"/>
        <w:jc w:val="center"/>
        <w:rPr>
          <w:ins w:id="1031" w:author="quang.nguyen@aitokyolab.com" w:date="2020-02-12T15:02:00Z"/>
        </w:rPr>
      </w:pPr>
      <w:del w:id="1032" w:author="Nguyen Danh Nam 20166477" w:date="2020-02-15T15:54:00Z">
        <w:r w:rsidRPr="00257D2D" w:rsidDel="000A4A1D">
          <w:rPr>
            <w:rFonts w:ascii="Times New Roman" w:hAnsi="Times New Roman" w:cs="Times New Roman"/>
            <w:noProof/>
            <w:color w:val="000000" w:themeColor="text1"/>
            <w:sz w:val="26"/>
            <w:szCs w:val="26"/>
            <w:lang w:val="vi-VN"/>
          </w:rPr>
          <w:drawing>
            <wp:inline distT="0" distB="0" distL="0" distR="0" wp14:anchorId="35D2BE46" wp14:editId="7D286E1E">
              <wp:extent cx="5640512" cy="2370702"/>
              <wp:effectExtent l="0" t="0" r="0" b="444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06 at 12.53.40 AM.png"/>
                      <pic:cNvPicPr/>
                    </pic:nvPicPr>
                    <pic:blipFill>
                      <a:blip r:embed="rId22">
                        <a:extLst>
                          <a:ext uri="{28A0092B-C50C-407E-A947-70E740481C1C}">
                            <a14:useLocalDpi xmlns:a14="http://schemas.microsoft.com/office/drawing/2010/main" val="0"/>
                          </a:ext>
                        </a:extLst>
                      </a:blip>
                      <a:stretch>
                        <a:fillRect/>
                      </a:stretch>
                    </pic:blipFill>
                    <pic:spPr>
                      <a:xfrm>
                        <a:off x="0" y="0"/>
                        <a:ext cx="5646292" cy="2373131"/>
                      </a:xfrm>
                      <a:prstGeom prst="rect">
                        <a:avLst/>
                      </a:prstGeom>
                    </pic:spPr>
                  </pic:pic>
                </a:graphicData>
              </a:graphic>
            </wp:inline>
          </w:drawing>
        </w:r>
      </w:del>
      <w:ins w:id="1033" w:author="Nguyen Danh Nam 20166477" w:date="2020-02-15T15:54:00Z">
        <w:r w:rsidR="000A4A1D">
          <w:rPr>
            <w:noProof/>
          </w:rPr>
          <w:drawing>
            <wp:inline distT="0" distB="0" distL="0" distR="0" wp14:anchorId="4836E6EF" wp14:editId="3D9C3BFE">
              <wp:extent cx="5943600" cy="3323590"/>
              <wp:effectExtent l="0" t="0" r="0" b="381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5 at 3.54.2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ins>
    </w:p>
    <w:p w14:paraId="01099EE3" w14:textId="642409EF" w:rsidR="0001099C" w:rsidRDefault="0001099C" w:rsidP="0001099C">
      <w:pPr>
        <w:pStyle w:val="ListParagraph"/>
        <w:keepNext/>
        <w:numPr>
          <w:ilvl w:val="0"/>
          <w:numId w:val="31"/>
        </w:numPr>
        <w:spacing w:line="276" w:lineRule="auto"/>
        <w:rPr>
          <w:ins w:id="1034" w:author="quang.nguyen@aitokyolab.com" w:date="2020-02-12T15:03:00Z"/>
        </w:rPr>
      </w:pPr>
      <w:ins w:id="1035" w:author="quang.nguyen@aitokyolab.com" w:date="2020-02-12T15:02:00Z">
        <w:r>
          <w:t>Cần gắn việc quản lý bình luận</w:t>
        </w:r>
      </w:ins>
      <w:ins w:id="1036" w:author="quang.nguyen@aitokyolab.com" w:date="2020-02-12T15:03:00Z">
        <w:r>
          <w:t xml:space="preserve"> với 1 bộ phim (Admin không thể quản lý tất cả các bình luận, từ trang chủ làm việc).</w:t>
        </w:r>
      </w:ins>
    </w:p>
    <w:p w14:paraId="559E0F22" w14:textId="61123F55" w:rsidR="0001099C" w:rsidRDefault="0001099C" w:rsidP="0001099C">
      <w:pPr>
        <w:pStyle w:val="ListParagraph"/>
        <w:keepNext/>
        <w:numPr>
          <w:ilvl w:val="0"/>
          <w:numId w:val="31"/>
        </w:numPr>
        <w:spacing w:line="276" w:lineRule="auto"/>
        <w:rPr>
          <w:ins w:id="1037" w:author="quang.nguyen@aitokyolab.com" w:date="2020-02-12T15:03:00Z"/>
        </w:rPr>
      </w:pPr>
      <w:ins w:id="1038" w:author="quang.nguyen@aitokyolab.com" w:date="2020-02-12T15:03:00Z">
        <w:r>
          <w:t>Bổ sung uc “Xem chi tiết phim”, và gắn với tác nhân Admin.</w:t>
        </w:r>
      </w:ins>
    </w:p>
    <w:p w14:paraId="141493F2" w14:textId="07D83B4D" w:rsidR="0001099C" w:rsidRDefault="0001099C">
      <w:pPr>
        <w:pStyle w:val="ListParagraph"/>
        <w:keepNext/>
        <w:numPr>
          <w:ilvl w:val="0"/>
          <w:numId w:val="31"/>
        </w:numPr>
        <w:spacing w:line="276" w:lineRule="auto"/>
        <w:pPrChange w:id="1039" w:author="quang.nguyen@aitokyolab.com" w:date="2020-02-12T15:02:00Z">
          <w:pPr>
            <w:keepNext/>
            <w:spacing w:line="276" w:lineRule="auto"/>
            <w:jc w:val="center"/>
          </w:pPr>
        </w:pPrChange>
      </w:pPr>
      <w:ins w:id="1040" w:author="quang.nguyen@aitokyolab.com" w:date="2020-02-12T15:03:00Z">
        <w:r>
          <w:t>Gắn quan hệ extend trỏ từ uc “Quản lý bình luận” đ</w:t>
        </w:r>
      </w:ins>
      <w:ins w:id="1041" w:author="quang.nguyen@aitokyolab.com" w:date="2020-02-12T15:04:00Z">
        <w:r>
          <w:t>ến uc “Xem chi tiết phim”.</w:t>
        </w:r>
      </w:ins>
    </w:p>
    <w:p w14:paraId="70D77B7C" w14:textId="09EE3D47" w:rsidR="00257D2D" w:rsidRPr="00257D2D" w:rsidRDefault="00F34084" w:rsidP="00421549">
      <w:pPr>
        <w:pStyle w:val="Caption"/>
        <w:spacing w:line="276" w:lineRule="auto"/>
        <w:jc w:val="center"/>
        <w:rPr>
          <w:rFonts w:ascii="Times New Roman" w:hAnsi="Times New Roman" w:cs="Times New Roman"/>
          <w:i w:val="0"/>
          <w:iCs w:val="0"/>
          <w:color w:val="000000" w:themeColor="text1"/>
          <w:sz w:val="26"/>
          <w:szCs w:val="26"/>
          <w:lang w:val="vi-VN"/>
        </w:rPr>
      </w:pPr>
      <w:bookmarkStart w:id="1042" w:name="_Toc31844353"/>
      <w:r>
        <w:t xml:space="preserve">Hình </w:t>
      </w:r>
      <w:r w:rsidR="005945D6">
        <w:fldChar w:fldCharType="begin"/>
      </w:r>
      <w:r w:rsidR="005945D6">
        <w:instrText xml:space="preserve"> SEQ Hình \* ARABIC </w:instrText>
      </w:r>
      <w:r w:rsidR="005945D6">
        <w:fldChar w:fldCharType="separate"/>
      </w:r>
      <w:r>
        <w:rPr>
          <w:noProof/>
        </w:rPr>
        <w:t>6</w:t>
      </w:r>
      <w:r w:rsidR="005945D6">
        <w:rPr>
          <w:noProof/>
        </w:rPr>
        <w:fldChar w:fldCharType="end"/>
      </w:r>
      <w:r>
        <w:rPr>
          <w:lang w:val="vi-VN"/>
        </w:rPr>
        <w:t>. Biểu đồ phân rã usecase Quản lí bình luận</w:t>
      </w:r>
      <w:bookmarkEnd w:id="1042"/>
    </w:p>
    <w:p w14:paraId="692DEC97" w14:textId="19F3C352"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Ẩn bình luận</w:t>
      </w:r>
    </w:p>
    <w:p w14:paraId="096F6D55"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4266180C" w14:textId="77777777" w:rsidTr="00812429">
        <w:tc>
          <w:tcPr>
            <w:tcW w:w="2327" w:type="dxa"/>
          </w:tcPr>
          <w:p w14:paraId="7C645521"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36C76701" w14:textId="18917781"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w:t>
            </w:r>
            <w:ins w:id="1043" w:author="Nguyen Danh Nam 20166477" w:date="2020-02-15T17:06:00Z">
              <w:r w:rsidR="00C05255">
                <w:rPr>
                  <w:rFonts w:ascii="Times New Roman" w:hAnsi="Times New Roman" w:cs="Times New Roman"/>
                  <w:color w:val="000000" w:themeColor="text1"/>
                  <w:sz w:val="26"/>
                  <w:szCs w:val="26"/>
                  <w:lang w:val="vi-VN"/>
                </w:rPr>
                <w:t>30</w:t>
              </w:r>
            </w:ins>
            <w:del w:id="1044" w:author="Nguyen Danh Nam 20166477" w:date="2020-02-15T17:06:00Z">
              <w:r w:rsidRPr="00257D2D" w:rsidDel="00C05255">
                <w:rPr>
                  <w:rFonts w:ascii="Times New Roman" w:hAnsi="Times New Roman" w:cs="Times New Roman"/>
                  <w:color w:val="000000" w:themeColor="text1"/>
                  <w:sz w:val="26"/>
                  <w:szCs w:val="26"/>
                  <w:lang w:val="vi-VN"/>
                </w:rPr>
                <w:delText>2</w:delText>
              </w:r>
              <w:r w:rsidR="00521FFE" w:rsidRPr="00257D2D" w:rsidDel="00C05255">
                <w:rPr>
                  <w:rFonts w:ascii="Times New Roman" w:hAnsi="Times New Roman" w:cs="Times New Roman"/>
                  <w:color w:val="000000" w:themeColor="text1"/>
                  <w:sz w:val="26"/>
                  <w:szCs w:val="26"/>
                  <w:lang w:val="vi-VN"/>
                </w:rPr>
                <w:delText>5</w:delText>
              </w:r>
            </w:del>
          </w:p>
          <w:p w14:paraId="3022CED9" w14:textId="7254B597"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936F582" w14:textId="77777777" w:rsidTr="00812429">
        <w:tc>
          <w:tcPr>
            <w:tcW w:w="2327" w:type="dxa"/>
          </w:tcPr>
          <w:p w14:paraId="61B56D8F"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1360ECFA"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lang w:val="vi-VN"/>
              </w:rPr>
              <w:t>Ẩn bình luận</w:t>
            </w:r>
          </w:p>
          <w:p w14:paraId="0838E1B1" w14:textId="52AEB4F5"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76FF3209" w14:textId="77777777" w:rsidTr="00812429">
        <w:tc>
          <w:tcPr>
            <w:tcW w:w="2327" w:type="dxa"/>
          </w:tcPr>
          <w:p w14:paraId="1C75242A"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1704FE34"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Admin</w:t>
            </w:r>
          </w:p>
          <w:p w14:paraId="54F931FA" w14:textId="2FEFA11F" w:rsidR="001A0A1A" w:rsidRPr="00257D2D" w:rsidRDefault="001A0A1A"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57BACECB" w14:textId="77777777" w:rsidTr="00812429">
        <w:tc>
          <w:tcPr>
            <w:tcW w:w="2327" w:type="dxa"/>
          </w:tcPr>
          <w:p w14:paraId="372F8AE4"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6080B07A" w14:textId="77777777" w:rsidR="00812429" w:rsidRPr="00257D2D" w:rsidRDefault="001A0A1A"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rPr>
              <w:t xml:space="preserve">Admin </w:t>
            </w:r>
            <w:r w:rsidRPr="00257D2D">
              <w:rPr>
                <w:rFonts w:ascii="Times New Roman" w:hAnsi="Times New Roman" w:cs="Times New Roman"/>
                <w:color w:val="000000" w:themeColor="text1"/>
                <w:sz w:val="26"/>
                <w:szCs w:val="26"/>
                <w:lang w:val="vi-VN"/>
              </w:rPr>
              <w:t>ẩn bình luận của người dùng trong các bình luận về phim.</w:t>
            </w:r>
          </w:p>
          <w:p w14:paraId="35F01DFA" w14:textId="7D19C3FD"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D1BA526" w14:textId="77777777" w:rsidTr="00812429">
        <w:tc>
          <w:tcPr>
            <w:tcW w:w="2327" w:type="dxa"/>
          </w:tcPr>
          <w:p w14:paraId="56FC2FFC" w14:textId="0FFA6A2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Sự kiện kích hoạt</w:t>
            </w:r>
          </w:p>
        </w:tc>
        <w:tc>
          <w:tcPr>
            <w:tcW w:w="5575" w:type="dxa"/>
          </w:tcPr>
          <w:p w14:paraId="74469374" w14:textId="5731699F"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chọn bình luận cần ẩn và bấm nút Ẩn trong giao diện hiển thị bình luận của phim.</w:t>
            </w:r>
          </w:p>
          <w:p w14:paraId="23C9BB1A" w14:textId="241928F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37AD725D" w14:textId="77777777" w:rsidTr="00812429">
        <w:tc>
          <w:tcPr>
            <w:tcW w:w="2327" w:type="dxa"/>
          </w:tcPr>
          <w:p w14:paraId="789B47F7" w14:textId="31861A15"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1DADCCC2" w14:textId="77777777"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7824D287" w14:textId="53BB321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257D2D" w:rsidRPr="00257D2D" w14:paraId="72BE849F" w14:textId="77777777" w:rsidTr="00812429">
        <w:tc>
          <w:tcPr>
            <w:tcW w:w="2327" w:type="dxa"/>
          </w:tcPr>
          <w:p w14:paraId="1409343A" w14:textId="183C662B"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chính</w:t>
            </w:r>
          </w:p>
        </w:tc>
        <w:tc>
          <w:tcPr>
            <w:tcW w:w="5575" w:type="dxa"/>
          </w:tcPr>
          <w:p w14:paraId="1DC35B89" w14:textId="77777777" w:rsidR="00812429"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chọn bình luận cần ẩn và bấm nút Ẩn.</w:t>
            </w:r>
          </w:p>
          <w:p w14:paraId="53CDD61C" w14:textId="77777777" w:rsidR="00836842"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xác nhận có đồng ý muốn ẩn.</w:t>
            </w:r>
          </w:p>
          <w:p w14:paraId="174AC61C" w14:textId="77777777" w:rsidR="00836842"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đồng ý để hoàn thành thao tác.</w:t>
            </w:r>
          </w:p>
          <w:p w14:paraId="13C60128" w14:textId="77777777" w:rsidR="00836842"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cập nhật dữ liệu về bình luận bị ẩn vào CSDL.</w:t>
            </w:r>
          </w:p>
          <w:p w14:paraId="5FD908A3" w14:textId="77777777" w:rsidR="00836842"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thông báo kết quả ẩn bình luận.</w:t>
            </w:r>
          </w:p>
          <w:p w14:paraId="402551C3" w14:textId="4D540FD5" w:rsidR="00836842" w:rsidRPr="00257D2D" w:rsidRDefault="00836842" w:rsidP="009A6B2C">
            <w:pPr>
              <w:pStyle w:val="ListParagraph"/>
              <w:numPr>
                <w:ilvl w:val="0"/>
                <w:numId w:val="28"/>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Giao diện về bình luận được cập nhật.</w:t>
            </w:r>
          </w:p>
        </w:tc>
      </w:tr>
      <w:tr w:rsidR="00421549" w:rsidRPr="00257D2D" w14:paraId="25BC5762" w14:textId="77777777" w:rsidTr="00812429">
        <w:tc>
          <w:tcPr>
            <w:tcW w:w="2327" w:type="dxa"/>
          </w:tcPr>
          <w:p w14:paraId="11F2BF5A" w14:textId="007F6BCC"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1AC0B730" w14:textId="2C4F6695"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p>
          <w:p w14:paraId="28A38F47" w14:textId="4B947E5E"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4C398DA7" w14:textId="349132ED" w:rsidR="00D63DA1" w:rsidRPr="00257D2D" w:rsidRDefault="00FA40EC" w:rsidP="00421549">
      <w:pPr>
        <w:pStyle w:val="Caption"/>
        <w:spacing w:line="276" w:lineRule="auto"/>
        <w:ind w:left="720" w:firstLine="720"/>
        <w:rPr>
          <w:rFonts w:ascii="Times New Roman" w:hAnsi="Times New Roman" w:cs="Times New Roman"/>
          <w:i w:val="0"/>
          <w:iCs w:val="0"/>
          <w:color w:val="000000" w:themeColor="text1"/>
          <w:sz w:val="26"/>
          <w:szCs w:val="26"/>
          <w:lang w:val="vi-VN"/>
        </w:rPr>
      </w:pPr>
      <w:bookmarkStart w:id="1045" w:name="_Toc32681245"/>
      <w:r>
        <w:t xml:space="preserve">Bảng </w:t>
      </w:r>
      <w:r w:rsidR="005945D6">
        <w:fldChar w:fldCharType="begin"/>
      </w:r>
      <w:r w:rsidR="005945D6">
        <w:instrText xml:space="preserve"> SEQ Bảng \* ARABIC </w:instrText>
      </w:r>
      <w:r w:rsidR="005945D6">
        <w:fldChar w:fldCharType="separate"/>
      </w:r>
      <w:ins w:id="1046" w:author="Nguyen Danh Nam 20166477" w:date="2020-02-15T17:42:00Z">
        <w:r w:rsidR="00F80815">
          <w:rPr>
            <w:noProof/>
          </w:rPr>
          <w:t>31</w:t>
        </w:r>
      </w:ins>
      <w:del w:id="1047" w:author="Nguyen Danh Nam 20166477" w:date="2020-02-15T17:35:00Z">
        <w:r w:rsidDel="00F80815">
          <w:rPr>
            <w:noProof/>
          </w:rPr>
          <w:delText>25</w:delText>
        </w:r>
      </w:del>
      <w:r w:rsidR="005945D6">
        <w:rPr>
          <w:noProof/>
        </w:rPr>
        <w:fldChar w:fldCharType="end"/>
      </w:r>
      <w:r>
        <w:rPr>
          <w:lang w:val="vi-VN"/>
        </w:rPr>
        <w:t xml:space="preserve">. </w:t>
      </w:r>
      <w:r w:rsidRPr="00BA037D">
        <w:rPr>
          <w:lang w:val="vi-VN"/>
        </w:rPr>
        <w:t>Đặc tả usecase</w:t>
      </w:r>
      <w:r>
        <w:rPr>
          <w:lang w:val="vi-VN"/>
        </w:rPr>
        <w:t xml:space="preserve"> Ẩn bình luận</w:t>
      </w:r>
      <w:bookmarkEnd w:id="1045"/>
    </w:p>
    <w:p w14:paraId="3C48109F" w14:textId="0D0CF831" w:rsidR="00257D2D" w:rsidRPr="00236FC2" w:rsidRDefault="00257D2D"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Phân rã usecase Quản trị trang web</w:t>
      </w:r>
    </w:p>
    <w:p w14:paraId="7A3A2D58" w14:textId="08AE816D" w:rsidR="00F34084" w:rsidRDefault="00257D2D" w:rsidP="00421549">
      <w:pPr>
        <w:keepNext/>
        <w:spacing w:line="276" w:lineRule="auto"/>
        <w:jc w:val="center"/>
        <w:rPr>
          <w:ins w:id="1048" w:author="quang.nguyen@aitokyolab.com" w:date="2020-02-12T15:04:00Z"/>
        </w:rPr>
      </w:pPr>
      <w:del w:id="1049" w:author="Nguyen Danh Nam 20166477" w:date="2020-02-15T16:04:00Z">
        <w:r w:rsidRPr="00257D2D" w:rsidDel="000A4A1D">
          <w:rPr>
            <w:rFonts w:ascii="Times New Roman" w:hAnsi="Times New Roman" w:cs="Times New Roman"/>
            <w:noProof/>
            <w:color w:val="000000" w:themeColor="text1"/>
            <w:sz w:val="26"/>
            <w:szCs w:val="26"/>
            <w:lang w:val="vi-VN"/>
          </w:rPr>
          <w:lastRenderedPageBreak/>
          <w:drawing>
            <wp:inline distT="0" distB="0" distL="0" distR="0" wp14:anchorId="4C43C292" wp14:editId="45D817D0">
              <wp:extent cx="5943600" cy="1917065"/>
              <wp:effectExtent l="0" t="0" r="0" b="63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6 at 12.55.38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del>
      <w:ins w:id="1050" w:author="Nguyen Danh Nam 20166477" w:date="2020-02-15T16:04:00Z">
        <w:r w:rsidR="000A4A1D">
          <w:rPr>
            <w:noProof/>
          </w:rPr>
          <w:drawing>
            <wp:inline distT="0" distB="0" distL="0" distR="0" wp14:anchorId="29A7E015" wp14:editId="31957BB1">
              <wp:extent cx="5943600" cy="3554730"/>
              <wp:effectExtent l="0" t="0" r="0" b="127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15 at 4.04.1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ins>
    </w:p>
    <w:p w14:paraId="5CC0861A" w14:textId="24EC6C67" w:rsidR="006E39AC" w:rsidRDefault="006E39AC" w:rsidP="006E39AC">
      <w:pPr>
        <w:pStyle w:val="ListParagraph"/>
        <w:keepNext/>
        <w:numPr>
          <w:ilvl w:val="0"/>
          <w:numId w:val="31"/>
        </w:numPr>
        <w:spacing w:line="276" w:lineRule="auto"/>
        <w:rPr>
          <w:ins w:id="1051" w:author="quang.nguyen@aitokyolab.com" w:date="2020-02-12T15:05:00Z"/>
        </w:rPr>
      </w:pPr>
      <w:ins w:id="1052" w:author="quang.nguyen@aitokyolab.com" w:date="2020-02-12T15:04:00Z">
        <w:r>
          <w:t>Bổ sung uc “</w:t>
        </w:r>
      </w:ins>
      <w:ins w:id="1053" w:author="quang.nguyen@aitokyolab.com" w:date="2020-02-12T15:05:00Z">
        <w:r>
          <w:t>Xem thông báo”, và gắn quan hệ extend trỏ từ uc này đến uc “Quản trị thông báo”.</w:t>
        </w:r>
      </w:ins>
    </w:p>
    <w:p w14:paraId="1D07615E" w14:textId="55306C8F" w:rsidR="006E39AC" w:rsidDel="000A4A1D" w:rsidRDefault="006E39AC" w:rsidP="00C27C37">
      <w:pPr>
        <w:pStyle w:val="ListParagraph"/>
        <w:keepNext/>
        <w:numPr>
          <w:ilvl w:val="0"/>
          <w:numId w:val="31"/>
        </w:numPr>
        <w:spacing w:line="276" w:lineRule="auto"/>
        <w:jc w:val="center"/>
        <w:rPr>
          <w:del w:id="1054" w:author="Nguyen Danh Nam 20166477" w:date="2020-02-15T15:59:00Z"/>
        </w:rPr>
        <w:pPrChange w:id="1055" w:author="Nguyen Danh Nam 20166477" w:date="2020-02-15T15:59:00Z">
          <w:pPr>
            <w:keepNext/>
            <w:spacing w:line="276" w:lineRule="auto"/>
            <w:jc w:val="center"/>
          </w:pPr>
        </w:pPrChange>
      </w:pPr>
      <w:ins w:id="1056" w:author="quang.nguyen@aitokyolab.com" w:date="2020-02-12T15:05:00Z">
        <w:r>
          <w:t xml:space="preserve">Bổ sung 2 uc </w:t>
        </w:r>
        <w:r w:rsidRPr="000A4A1D">
          <w:t>“Sửa thông báo</w:t>
        </w:r>
        <w:r>
          <w:t xml:space="preserve">” và </w:t>
        </w:r>
        <w:r w:rsidRPr="000A4A1D">
          <w:t>“Xóa thông báo</w:t>
        </w:r>
        <w:r>
          <w:t xml:space="preserve">”, và gắn các quan hệ extend trỏ từ 2 uc này đến uc </w:t>
        </w:r>
      </w:ins>
      <w:ins w:id="1057" w:author="quang.nguyen@aitokyolab.com" w:date="2020-02-12T15:06:00Z">
        <w:r>
          <w:t>“Xem thông báo”.</w:t>
        </w:r>
      </w:ins>
      <w:ins w:id="1058" w:author="Nguyen Danh Nam 20166477" w:date="2020-02-15T15:55:00Z">
        <w:r w:rsidR="000A4A1D" w:rsidRPr="000A4A1D">
          <w:rPr>
            <w:lang w:val="vi-VN"/>
          </w:rPr>
          <w:t xml:space="preserve">: </w:t>
        </w:r>
      </w:ins>
    </w:p>
    <w:p w14:paraId="459A340F" w14:textId="4FA97BAD" w:rsidR="00257D2D" w:rsidRPr="00C05255" w:rsidRDefault="00F34084" w:rsidP="00C27C37">
      <w:pPr>
        <w:pStyle w:val="ListParagraph"/>
        <w:spacing w:line="276" w:lineRule="auto"/>
        <w:jc w:val="center"/>
        <w:rPr>
          <w:rFonts w:ascii="Times New Roman" w:hAnsi="Times New Roman" w:cs="Times New Roman"/>
          <w:color w:val="000000" w:themeColor="text1"/>
          <w:sz w:val="26"/>
          <w:szCs w:val="26"/>
          <w:lang w:val="vi-VN"/>
        </w:rPr>
        <w:pPrChange w:id="1059" w:author="Nguyen Danh Nam 20166477" w:date="2020-02-15T15:59:00Z">
          <w:pPr>
            <w:pStyle w:val="Caption"/>
            <w:spacing w:line="276" w:lineRule="auto"/>
            <w:jc w:val="center"/>
          </w:pPr>
        </w:pPrChange>
      </w:pPr>
      <w:bookmarkStart w:id="1060" w:name="_Toc31844354"/>
      <w:r>
        <w:t xml:space="preserve">Hình </w:t>
      </w:r>
      <w:r w:rsidR="005945D6">
        <w:fldChar w:fldCharType="begin"/>
      </w:r>
      <w:r w:rsidR="005945D6">
        <w:instrText xml:space="preserve"> SEQ Hình \* ARABIC </w:instrText>
      </w:r>
      <w:r w:rsidR="005945D6">
        <w:fldChar w:fldCharType="separate"/>
      </w:r>
      <w:r>
        <w:rPr>
          <w:noProof/>
        </w:rPr>
        <w:t>7</w:t>
      </w:r>
      <w:r w:rsidR="005945D6">
        <w:rPr>
          <w:noProof/>
        </w:rPr>
        <w:fldChar w:fldCharType="end"/>
      </w:r>
      <w:r w:rsidRPr="000A4A1D">
        <w:rPr>
          <w:lang w:val="vi-VN"/>
        </w:rPr>
        <w:t>. Bi</w:t>
      </w:r>
      <w:r w:rsidRPr="00C05255">
        <w:rPr>
          <w:lang w:val="vi-VN"/>
        </w:rPr>
        <w:t>ểu đồ phân rã usecase Quản trị trang web</w:t>
      </w:r>
      <w:bookmarkEnd w:id="1060"/>
    </w:p>
    <w:p w14:paraId="6D0D576C" w14:textId="3798DF0E" w:rsidR="002E3D10" w:rsidRPr="00236FC2" w:rsidRDefault="00F34084" w:rsidP="009A6B2C">
      <w:pPr>
        <w:pStyle w:val="ListParagraph"/>
        <w:numPr>
          <w:ilvl w:val="0"/>
          <w:numId w:val="10"/>
        </w:numPr>
        <w:spacing w:line="276" w:lineRule="auto"/>
        <w:rPr>
          <w:rFonts w:ascii="Times New Roman" w:hAnsi="Times New Roman" w:cs="Times New Roman"/>
          <w:b/>
          <w:bCs/>
          <w:color w:val="000000" w:themeColor="text1"/>
          <w:sz w:val="26"/>
          <w:szCs w:val="26"/>
          <w:lang w:val="vi-VN"/>
        </w:rPr>
      </w:pPr>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sidR="002E3D10" w:rsidRPr="00236FC2">
        <w:rPr>
          <w:rFonts w:ascii="Times New Roman" w:hAnsi="Times New Roman" w:cs="Times New Roman"/>
          <w:b/>
          <w:bCs/>
          <w:color w:val="000000" w:themeColor="text1"/>
          <w:sz w:val="26"/>
          <w:szCs w:val="26"/>
          <w:lang w:val="vi-VN"/>
        </w:rPr>
        <w:t>Thêm thông báo</w:t>
      </w:r>
    </w:p>
    <w:p w14:paraId="3BB97987" w14:textId="77777777" w:rsidR="0018725B" w:rsidRPr="00257D2D" w:rsidRDefault="0018725B" w:rsidP="00421549">
      <w:pPr>
        <w:pStyle w:val="ListParagraph"/>
        <w:spacing w:line="276" w:lineRule="auto"/>
        <w:ind w:left="1080"/>
        <w:rPr>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257D2D" w:rsidRPr="00257D2D" w14:paraId="7AF1167F" w14:textId="77777777" w:rsidTr="00812429">
        <w:tc>
          <w:tcPr>
            <w:tcW w:w="2327" w:type="dxa"/>
          </w:tcPr>
          <w:p w14:paraId="349C2CD2"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Mã usecase</w:t>
            </w:r>
          </w:p>
        </w:tc>
        <w:tc>
          <w:tcPr>
            <w:tcW w:w="5575" w:type="dxa"/>
          </w:tcPr>
          <w:p w14:paraId="09BC7F3A" w14:textId="291342BB"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UC</w:t>
            </w:r>
            <w:ins w:id="1061" w:author="Nguyen Danh Nam 20166477" w:date="2020-02-15T17:15:00Z">
              <w:r w:rsidR="000D785D">
                <w:rPr>
                  <w:rFonts w:ascii="Times New Roman" w:hAnsi="Times New Roman" w:cs="Times New Roman"/>
                  <w:color w:val="000000" w:themeColor="text1"/>
                  <w:sz w:val="26"/>
                  <w:szCs w:val="26"/>
                  <w:lang w:val="vi-VN"/>
                </w:rPr>
                <w:t>31</w:t>
              </w:r>
            </w:ins>
            <w:del w:id="1062" w:author="Nguyen Danh Nam 20166477" w:date="2020-02-15T17:15:00Z">
              <w:r w:rsidRPr="00257D2D" w:rsidDel="000D785D">
                <w:rPr>
                  <w:rFonts w:ascii="Times New Roman" w:hAnsi="Times New Roman" w:cs="Times New Roman"/>
                  <w:color w:val="000000" w:themeColor="text1"/>
                  <w:sz w:val="26"/>
                  <w:szCs w:val="26"/>
                  <w:lang w:val="vi-VN"/>
                </w:rPr>
                <w:delText>2</w:delText>
              </w:r>
              <w:r w:rsidR="00521FFE" w:rsidRPr="00257D2D" w:rsidDel="000D785D">
                <w:rPr>
                  <w:rFonts w:ascii="Times New Roman" w:hAnsi="Times New Roman" w:cs="Times New Roman"/>
                  <w:color w:val="000000" w:themeColor="text1"/>
                  <w:sz w:val="26"/>
                  <w:szCs w:val="26"/>
                  <w:lang w:val="vi-VN"/>
                </w:rPr>
                <w:delText>6</w:delText>
              </w:r>
            </w:del>
          </w:p>
          <w:p w14:paraId="66703D6B" w14:textId="68F4931C" w:rsidR="00836842" w:rsidRPr="00DB65DA" w:rsidRDefault="00836842"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17FD8319" w14:textId="77777777" w:rsidTr="00812429">
        <w:tc>
          <w:tcPr>
            <w:tcW w:w="2327" w:type="dxa"/>
          </w:tcPr>
          <w:p w14:paraId="0DF9042B"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Tên usecase</w:t>
            </w:r>
          </w:p>
        </w:tc>
        <w:tc>
          <w:tcPr>
            <w:tcW w:w="5575" w:type="dxa"/>
          </w:tcPr>
          <w:p w14:paraId="178D6DCC" w14:textId="77777777"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rPr>
            </w:pPr>
            <w:r w:rsidRPr="00257D2D">
              <w:rPr>
                <w:rFonts w:ascii="Times New Roman" w:hAnsi="Times New Roman" w:cs="Times New Roman"/>
                <w:color w:val="000000" w:themeColor="text1"/>
                <w:sz w:val="26"/>
                <w:szCs w:val="26"/>
              </w:rPr>
              <w:t xml:space="preserve">Thêm thông báo </w:t>
            </w:r>
          </w:p>
          <w:p w14:paraId="2521AD2E" w14:textId="47B5766F"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rPr>
            </w:pPr>
          </w:p>
        </w:tc>
      </w:tr>
      <w:tr w:rsidR="00812429" w:rsidRPr="00257D2D" w14:paraId="6D5CD1FF" w14:textId="77777777" w:rsidTr="00812429">
        <w:tc>
          <w:tcPr>
            <w:tcW w:w="2327" w:type="dxa"/>
          </w:tcPr>
          <w:p w14:paraId="739B1133"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Tác nhân</w:t>
            </w:r>
          </w:p>
        </w:tc>
        <w:tc>
          <w:tcPr>
            <w:tcW w:w="5575" w:type="dxa"/>
          </w:tcPr>
          <w:p w14:paraId="06EE128D" w14:textId="77777777"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w:t>
            </w:r>
          </w:p>
          <w:p w14:paraId="1EEFB76F" w14:textId="5FB03BAC"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65DF3A96" w14:textId="77777777" w:rsidTr="00812429">
        <w:tc>
          <w:tcPr>
            <w:tcW w:w="2327" w:type="dxa"/>
          </w:tcPr>
          <w:p w14:paraId="1CF11814" w14:textId="7777777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Mô tả</w:t>
            </w:r>
          </w:p>
        </w:tc>
        <w:tc>
          <w:tcPr>
            <w:tcW w:w="5575" w:type="dxa"/>
          </w:tcPr>
          <w:p w14:paraId="12F42D18" w14:textId="77777777"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thêm thông báo tới người dùng.</w:t>
            </w:r>
          </w:p>
          <w:p w14:paraId="6835753B" w14:textId="4C2718ED"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0C84C59D" w14:textId="77777777" w:rsidTr="00812429">
        <w:tc>
          <w:tcPr>
            <w:tcW w:w="2327" w:type="dxa"/>
          </w:tcPr>
          <w:p w14:paraId="11051F84" w14:textId="3B781DD9"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Sự kiện kích hoạt</w:t>
            </w:r>
          </w:p>
        </w:tc>
        <w:tc>
          <w:tcPr>
            <w:tcW w:w="5575" w:type="dxa"/>
          </w:tcPr>
          <w:p w14:paraId="1982532A" w14:textId="456B1444" w:rsidR="00812429"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thông báo ở giao diện trang chủ của hệ thống quản trị.</w:t>
            </w:r>
          </w:p>
          <w:p w14:paraId="0C96B404" w14:textId="4CD4C47A"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496F1836" w14:textId="77777777" w:rsidTr="00812429">
        <w:tc>
          <w:tcPr>
            <w:tcW w:w="2327" w:type="dxa"/>
          </w:tcPr>
          <w:p w14:paraId="5C9DC870" w14:textId="3864821F"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Điều kiện tiên quyết</w:t>
            </w:r>
          </w:p>
        </w:tc>
        <w:tc>
          <w:tcPr>
            <w:tcW w:w="5575" w:type="dxa"/>
          </w:tcPr>
          <w:p w14:paraId="5F1AA670" w14:textId="77777777" w:rsidR="00836842" w:rsidRPr="00257D2D" w:rsidRDefault="00836842"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Tài khoản đăng nhập có quyền quản trị viên.</w:t>
            </w:r>
          </w:p>
          <w:p w14:paraId="2C1F5791" w14:textId="1D2776C7"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p>
        </w:tc>
      </w:tr>
      <w:tr w:rsidR="00812429" w:rsidRPr="00257D2D" w14:paraId="7A8EDA1D" w14:textId="77777777" w:rsidTr="00812429">
        <w:tc>
          <w:tcPr>
            <w:tcW w:w="2327" w:type="dxa"/>
          </w:tcPr>
          <w:p w14:paraId="4600B4D8" w14:textId="02E7A396"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lastRenderedPageBreak/>
              <w:t>Luồng xử lí chính</w:t>
            </w:r>
          </w:p>
        </w:tc>
        <w:tc>
          <w:tcPr>
            <w:tcW w:w="5575" w:type="dxa"/>
          </w:tcPr>
          <w:p w14:paraId="038A2E70" w14:textId="77777777" w:rsidR="00812429" w:rsidRPr="00257D2D" w:rsidRDefault="00836842" w:rsidP="009A6B2C">
            <w:pPr>
              <w:pStyle w:val="ListParagraph"/>
              <w:numPr>
                <w:ilvl w:val="0"/>
                <w:numId w:val="2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thông báo ở giao diện trang chủ của hệ thống quản trị.</w:t>
            </w:r>
          </w:p>
          <w:p w14:paraId="1429D0C7" w14:textId="77777777" w:rsidR="00836842" w:rsidRPr="00257D2D" w:rsidRDefault="00836842" w:rsidP="009A6B2C">
            <w:pPr>
              <w:pStyle w:val="ListParagraph"/>
              <w:numPr>
                <w:ilvl w:val="0"/>
                <w:numId w:val="2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Hệ thống hiển thị form để nhập dữ liệu về thông báo.</w:t>
            </w:r>
          </w:p>
          <w:p w14:paraId="35848A92" w14:textId="77777777" w:rsidR="00836842" w:rsidRPr="00257D2D" w:rsidRDefault="00836842" w:rsidP="009A6B2C">
            <w:pPr>
              <w:pStyle w:val="ListParagraph"/>
              <w:numPr>
                <w:ilvl w:val="0"/>
                <w:numId w:val="2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Admin bấm nút Thêm để hoàn thành thao tác.</w:t>
            </w:r>
          </w:p>
          <w:p w14:paraId="6789160A" w14:textId="77777777" w:rsidR="00836842" w:rsidRPr="00257D2D" w:rsidRDefault="00836842" w:rsidP="009A6B2C">
            <w:pPr>
              <w:pStyle w:val="ListParagraph"/>
              <w:numPr>
                <w:ilvl w:val="0"/>
                <w:numId w:val="29"/>
              </w:numPr>
              <w:spacing w:line="276" w:lineRule="auto"/>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Hệ thống </w:t>
            </w:r>
            <w:r w:rsidR="00521FFE" w:rsidRPr="00257D2D">
              <w:rPr>
                <w:rFonts w:ascii="Times New Roman" w:hAnsi="Times New Roman" w:cs="Times New Roman"/>
                <w:color w:val="000000" w:themeColor="text1"/>
                <w:sz w:val="26"/>
                <w:szCs w:val="26"/>
                <w:lang w:val="vi-VN"/>
              </w:rPr>
              <w:t>lưu thông báo vào CSDL.</w:t>
            </w:r>
          </w:p>
          <w:p w14:paraId="3F5EA511" w14:textId="53ED67CC" w:rsidR="00521FFE" w:rsidRPr="00257D2D" w:rsidDel="00C05255" w:rsidRDefault="00521FFE" w:rsidP="009A6B2C">
            <w:pPr>
              <w:pStyle w:val="ListParagraph"/>
              <w:numPr>
                <w:ilvl w:val="0"/>
                <w:numId w:val="29"/>
              </w:numPr>
              <w:spacing w:line="276" w:lineRule="auto"/>
              <w:rPr>
                <w:del w:id="1063" w:author="Nguyen Danh Nam 20166477" w:date="2020-02-15T17:09:00Z"/>
                <w:rFonts w:ascii="Times New Roman" w:hAnsi="Times New Roman" w:cs="Times New Roman"/>
                <w:color w:val="000000" w:themeColor="text1"/>
                <w:sz w:val="26"/>
                <w:szCs w:val="26"/>
                <w:lang w:val="vi-VN"/>
              </w:rPr>
            </w:pPr>
            <w:del w:id="1064" w:author="Nguyen Danh Nam 20166477" w:date="2020-02-15T17:09:00Z">
              <w:r w:rsidRPr="00257D2D" w:rsidDel="00C05255">
                <w:rPr>
                  <w:rFonts w:ascii="Times New Roman" w:hAnsi="Times New Roman" w:cs="Times New Roman"/>
                  <w:color w:val="000000" w:themeColor="text1"/>
                  <w:sz w:val="26"/>
                  <w:szCs w:val="26"/>
                  <w:lang w:val="vi-VN"/>
                </w:rPr>
                <w:delText>Hệ thống gửi thông báo tới người dùng.</w:delText>
              </w:r>
            </w:del>
          </w:p>
          <w:p w14:paraId="2426AB85" w14:textId="09804751" w:rsidR="00521FFE" w:rsidRPr="00257D2D" w:rsidRDefault="00521FFE" w:rsidP="009A6B2C">
            <w:pPr>
              <w:pStyle w:val="ListParagraph"/>
              <w:numPr>
                <w:ilvl w:val="0"/>
                <w:numId w:val="29"/>
              </w:numPr>
              <w:spacing w:line="276" w:lineRule="auto"/>
              <w:rPr>
                <w:rFonts w:ascii="Times New Roman" w:hAnsi="Times New Roman" w:cs="Times New Roman"/>
                <w:color w:val="000000" w:themeColor="text1"/>
                <w:sz w:val="26"/>
                <w:szCs w:val="26"/>
                <w:lang w:val="vi-VN"/>
              </w:rPr>
            </w:pPr>
            <w:del w:id="1065" w:author="Nguyen Danh Nam 20166477" w:date="2020-02-15T17:09:00Z">
              <w:r w:rsidRPr="00257D2D" w:rsidDel="00C05255">
                <w:rPr>
                  <w:rFonts w:ascii="Times New Roman" w:hAnsi="Times New Roman" w:cs="Times New Roman"/>
                  <w:color w:val="000000" w:themeColor="text1"/>
                  <w:sz w:val="26"/>
                  <w:szCs w:val="26"/>
                  <w:lang w:val="vi-VN"/>
                </w:rPr>
                <w:delText>Hệ thống thông báo kết quả thêm thông báo</w:delText>
              </w:r>
            </w:del>
            <w:ins w:id="1066" w:author="Nguyen Danh Nam 20166477" w:date="2020-02-15T17:09:00Z">
              <w:r w:rsidR="00C05255">
                <w:rPr>
                  <w:rFonts w:ascii="Times New Roman" w:hAnsi="Times New Roman" w:cs="Times New Roman"/>
                  <w:color w:val="000000" w:themeColor="text1"/>
                  <w:sz w:val="26"/>
                  <w:szCs w:val="26"/>
                  <w:lang w:val="vi-VN"/>
                </w:rPr>
                <w:t>Thông báo sẽ được hiển thị lên giao diện của ứng dụng</w:t>
              </w:r>
            </w:ins>
            <w:r w:rsidRPr="00257D2D">
              <w:rPr>
                <w:rFonts w:ascii="Times New Roman" w:hAnsi="Times New Roman" w:cs="Times New Roman"/>
                <w:color w:val="000000" w:themeColor="text1"/>
                <w:sz w:val="26"/>
                <w:szCs w:val="26"/>
                <w:lang w:val="vi-VN"/>
              </w:rPr>
              <w:t>.</w:t>
            </w:r>
          </w:p>
        </w:tc>
      </w:tr>
      <w:tr w:rsidR="00421549" w:rsidRPr="00257D2D" w14:paraId="07A87C1B" w14:textId="77777777" w:rsidTr="00812429">
        <w:tc>
          <w:tcPr>
            <w:tcW w:w="2327" w:type="dxa"/>
          </w:tcPr>
          <w:p w14:paraId="555291B4" w14:textId="1747ED7E" w:rsidR="00812429" w:rsidRPr="00257D2D" w:rsidRDefault="00812429"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Luồng xử lí ngoại lệ</w:t>
            </w:r>
          </w:p>
        </w:tc>
        <w:tc>
          <w:tcPr>
            <w:tcW w:w="5575" w:type="dxa"/>
          </w:tcPr>
          <w:p w14:paraId="0D52253F" w14:textId="3720BC9A" w:rsidR="00812429" w:rsidRPr="00257D2D" w:rsidRDefault="00521FFE" w:rsidP="00421549">
            <w:pPr>
              <w:pStyle w:val="ListParagraph"/>
              <w:spacing w:line="276" w:lineRule="auto"/>
              <w:ind w:left="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Không có</w:t>
            </w:r>
            <w:r w:rsidR="00812429" w:rsidRPr="00257D2D">
              <w:rPr>
                <w:rFonts w:ascii="Times New Roman" w:hAnsi="Times New Roman" w:cs="Times New Roman"/>
                <w:color w:val="000000" w:themeColor="text1"/>
                <w:sz w:val="26"/>
                <w:szCs w:val="26"/>
                <w:lang w:val="vi-VN"/>
              </w:rPr>
              <w:t>.</w:t>
            </w:r>
          </w:p>
          <w:p w14:paraId="5BAC9A4E" w14:textId="409E2083" w:rsidR="00812429" w:rsidRPr="00257D2D" w:rsidRDefault="00812429" w:rsidP="00421549">
            <w:pPr>
              <w:pStyle w:val="ListParagraph"/>
              <w:keepNext/>
              <w:spacing w:line="276" w:lineRule="auto"/>
              <w:ind w:left="0"/>
              <w:rPr>
                <w:rFonts w:ascii="Times New Roman" w:hAnsi="Times New Roman" w:cs="Times New Roman"/>
                <w:color w:val="000000" w:themeColor="text1"/>
                <w:sz w:val="26"/>
                <w:szCs w:val="26"/>
                <w:lang w:val="vi-VN"/>
              </w:rPr>
            </w:pPr>
          </w:p>
        </w:tc>
      </w:tr>
    </w:tbl>
    <w:p w14:paraId="7856F310" w14:textId="786C13FC" w:rsidR="00D63DA1" w:rsidRDefault="00FA40EC" w:rsidP="00421549">
      <w:pPr>
        <w:pStyle w:val="Caption"/>
        <w:spacing w:line="276" w:lineRule="auto"/>
        <w:ind w:left="720" w:firstLine="720"/>
        <w:rPr>
          <w:ins w:id="1067" w:author="Nguyen Danh Nam 20166477" w:date="2020-02-15T17:07:00Z"/>
          <w:lang w:val="vi-VN"/>
        </w:rPr>
      </w:pPr>
      <w:bookmarkStart w:id="1068" w:name="_Toc32681246"/>
      <w:r>
        <w:t xml:space="preserve">Bảng </w:t>
      </w:r>
      <w:r w:rsidR="005945D6">
        <w:fldChar w:fldCharType="begin"/>
      </w:r>
      <w:r w:rsidR="005945D6">
        <w:instrText xml:space="preserve"> SEQ Bảng \* ARABIC </w:instrText>
      </w:r>
      <w:r w:rsidR="005945D6">
        <w:fldChar w:fldCharType="separate"/>
      </w:r>
      <w:ins w:id="1069" w:author="Nguyen Danh Nam 20166477" w:date="2020-02-15T17:42:00Z">
        <w:r w:rsidR="00F80815">
          <w:rPr>
            <w:noProof/>
          </w:rPr>
          <w:t>32</w:t>
        </w:r>
      </w:ins>
      <w:del w:id="1070" w:author="Nguyen Danh Nam 20166477" w:date="2020-02-15T17:35:00Z">
        <w:r w:rsidDel="00F80815">
          <w:rPr>
            <w:noProof/>
          </w:rPr>
          <w:delText>26</w:delText>
        </w:r>
      </w:del>
      <w:r w:rsidR="005945D6">
        <w:rPr>
          <w:noProof/>
        </w:rPr>
        <w:fldChar w:fldCharType="end"/>
      </w:r>
      <w:r>
        <w:rPr>
          <w:lang w:val="vi-VN"/>
        </w:rPr>
        <w:t xml:space="preserve">. </w:t>
      </w:r>
      <w:r w:rsidRPr="00E27B17">
        <w:rPr>
          <w:lang w:val="vi-VN"/>
        </w:rPr>
        <w:t>Đặc tả usecase</w:t>
      </w:r>
      <w:r>
        <w:rPr>
          <w:lang w:val="vi-VN"/>
        </w:rPr>
        <w:t xml:space="preserve"> Thêm thông báo</w:t>
      </w:r>
      <w:bookmarkEnd w:id="1068"/>
    </w:p>
    <w:p w14:paraId="1D68F39C" w14:textId="49A810C2" w:rsidR="00C05255" w:rsidRPr="00236FC2" w:rsidRDefault="00C05255" w:rsidP="00C05255">
      <w:pPr>
        <w:pStyle w:val="ListParagraph"/>
        <w:numPr>
          <w:ilvl w:val="0"/>
          <w:numId w:val="10"/>
        </w:numPr>
        <w:spacing w:line="276" w:lineRule="auto"/>
        <w:rPr>
          <w:ins w:id="1071" w:author="Nguyen Danh Nam 20166477" w:date="2020-02-15T17:07:00Z"/>
          <w:rFonts w:ascii="Times New Roman" w:hAnsi="Times New Roman" w:cs="Times New Roman"/>
          <w:b/>
          <w:bCs/>
          <w:color w:val="000000" w:themeColor="text1"/>
          <w:sz w:val="26"/>
          <w:szCs w:val="26"/>
          <w:lang w:val="vi-VN"/>
        </w:rPr>
      </w:pPr>
      <w:ins w:id="1072" w:author="Nguyen Danh Nam 20166477" w:date="2020-02-15T17:07: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 xml:space="preserve">Xem chi tiết </w:t>
        </w:r>
        <w:r w:rsidRPr="00236FC2">
          <w:rPr>
            <w:rFonts w:ascii="Times New Roman" w:hAnsi="Times New Roman" w:cs="Times New Roman"/>
            <w:b/>
            <w:bCs/>
            <w:color w:val="000000" w:themeColor="text1"/>
            <w:sz w:val="26"/>
            <w:szCs w:val="26"/>
            <w:lang w:val="vi-VN"/>
          </w:rPr>
          <w:t>thông báo</w:t>
        </w:r>
      </w:ins>
    </w:p>
    <w:p w14:paraId="5E566E1A" w14:textId="77777777" w:rsidR="00C05255" w:rsidRPr="00257D2D" w:rsidRDefault="00C05255" w:rsidP="00C05255">
      <w:pPr>
        <w:pStyle w:val="ListParagraph"/>
        <w:spacing w:line="276" w:lineRule="auto"/>
        <w:ind w:left="1080"/>
        <w:rPr>
          <w:ins w:id="1073" w:author="Nguyen Danh Nam 20166477" w:date="2020-02-15T17:07: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7835DB13" w14:textId="77777777" w:rsidTr="00832895">
        <w:trPr>
          <w:ins w:id="1074" w:author="Nguyen Danh Nam 20166477" w:date="2020-02-15T17:07:00Z"/>
        </w:trPr>
        <w:tc>
          <w:tcPr>
            <w:tcW w:w="2327" w:type="dxa"/>
          </w:tcPr>
          <w:p w14:paraId="34CAD1C2" w14:textId="77777777" w:rsidR="00C05255" w:rsidRPr="00257D2D" w:rsidRDefault="00C05255" w:rsidP="00832895">
            <w:pPr>
              <w:pStyle w:val="ListParagraph"/>
              <w:spacing w:line="276" w:lineRule="auto"/>
              <w:ind w:left="0"/>
              <w:rPr>
                <w:ins w:id="1075" w:author="Nguyen Danh Nam 20166477" w:date="2020-02-15T17:07:00Z"/>
                <w:rFonts w:ascii="Times New Roman" w:hAnsi="Times New Roman" w:cs="Times New Roman"/>
                <w:color w:val="000000" w:themeColor="text1"/>
                <w:sz w:val="26"/>
                <w:szCs w:val="26"/>
                <w:lang w:val="vi-VN"/>
              </w:rPr>
            </w:pPr>
            <w:ins w:id="1076" w:author="Nguyen Danh Nam 20166477" w:date="2020-02-15T17:07:00Z">
              <w:r w:rsidRPr="00257D2D">
                <w:rPr>
                  <w:rFonts w:ascii="Times New Roman" w:hAnsi="Times New Roman" w:cs="Times New Roman"/>
                  <w:color w:val="000000" w:themeColor="text1"/>
                  <w:sz w:val="26"/>
                  <w:szCs w:val="26"/>
                  <w:lang w:val="vi-VN"/>
                </w:rPr>
                <w:t>Mã usecase</w:t>
              </w:r>
            </w:ins>
          </w:p>
        </w:tc>
        <w:tc>
          <w:tcPr>
            <w:tcW w:w="5575" w:type="dxa"/>
          </w:tcPr>
          <w:p w14:paraId="63DDD20C" w14:textId="059754EA" w:rsidR="00C05255" w:rsidRPr="00257D2D" w:rsidRDefault="00C05255" w:rsidP="00832895">
            <w:pPr>
              <w:pStyle w:val="ListParagraph"/>
              <w:spacing w:line="276" w:lineRule="auto"/>
              <w:ind w:left="0"/>
              <w:rPr>
                <w:ins w:id="1077" w:author="Nguyen Danh Nam 20166477" w:date="2020-02-15T17:07:00Z"/>
                <w:rFonts w:ascii="Times New Roman" w:hAnsi="Times New Roman" w:cs="Times New Roman"/>
                <w:color w:val="000000" w:themeColor="text1"/>
                <w:sz w:val="26"/>
                <w:szCs w:val="26"/>
                <w:lang w:val="vi-VN"/>
              </w:rPr>
            </w:pPr>
            <w:ins w:id="1078" w:author="Nguyen Danh Nam 20166477" w:date="2020-02-15T17:07:00Z">
              <w:r w:rsidRPr="00257D2D">
                <w:rPr>
                  <w:rFonts w:ascii="Times New Roman" w:hAnsi="Times New Roman" w:cs="Times New Roman"/>
                  <w:color w:val="000000" w:themeColor="text1"/>
                  <w:sz w:val="26"/>
                  <w:szCs w:val="26"/>
                  <w:lang w:val="vi-VN"/>
                </w:rPr>
                <w:t>UC</w:t>
              </w:r>
            </w:ins>
            <w:ins w:id="1079" w:author="Nguyen Danh Nam 20166477" w:date="2020-02-15T17:15:00Z">
              <w:r w:rsidR="000D785D">
                <w:rPr>
                  <w:rFonts w:ascii="Times New Roman" w:hAnsi="Times New Roman" w:cs="Times New Roman"/>
                  <w:color w:val="000000" w:themeColor="text1"/>
                  <w:sz w:val="26"/>
                  <w:szCs w:val="26"/>
                  <w:lang w:val="vi-VN"/>
                </w:rPr>
                <w:t>32</w:t>
              </w:r>
            </w:ins>
          </w:p>
          <w:p w14:paraId="4FCFF6A4" w14:textId="77777777" w:rsidR="00C05255" w:rsidRPr="00DB65DA" w:rsidRDefault="00C05255" w:rsidP="00832895">
            <w:pPr>
              <w:pStyle w:val="ListParagraph"/>
              <w:spacing w:line="276" w:lineRule="auto"/>
              <w:ind w:left="0"/>
              <w:rPr>
                <w:ins w:id="1080" w:author="Nguyen Danh Nam 20166477" w:date="2020-02-15T17:07:00Z"/>
                <w:rFonts w:ascii="Times New Roman" w:hAnsi="Times New Roman" w:cs="Times New Roman"/>
                <w:color w:val="000000" w:themeColor="text1"/>
                <w:sz w:val="26"/>
                <w:szCs w:val="26"/>
              </w:rPr>
            </w:pPr>
          </w:p>
        </w:tc>
      </w:tr>
      <w:tr w:rsidR="00C05255" w:rsidRPr="00257D2D" w14:paraId="6B8DAC10" w14:textId="77777777" w:rsidTr="00832895">
        <w:trPr>
          <w:ins w:id="1081" w:author="Nguyen Danh Nam 20166477" w:date="2020-02-15T17:07:00Z"/>
        </w:trPr>
        <w:tc>
          <w:tcPr>
            <w:tcW w:w="2327" w:type="dxa"/>
          </w:tcPr>
          <w:p w14:paraId="45225E84" w14:textId="77777777" w:rsidR="00C05255" w:rsidRPr="00257D2D" w:rsidRDefault="00C05255" w:rsidP="00832895">
            <w:pPr>
              <w:pStyle w:val="ListParagraph"/>
              <w:spacing w:line="276" w:lineRule="auto"/>
              <w:ind w:left="0"/>
              <w:rPr>
                <w:ins w:id="1082" w:author="Nguyen Danh Nam 20166477" w:date="2020-02-15T17:07:00Z"/>
                <w:rFonts w:ascii="Times New Roman" w:hAnsi="Times New Roman" w:cs="Times New Roman"/>
                <w:color w:val="000000" w:themeColor="text1"/>
                <w:sz w:val="26"/>
                <w:szCs w:val="26"/>
                <w:lang w:val="vi-VN"/>
              </w:rPr>
            </w:pPr>
            <w:ins w:id="1083" w:author="Nguyen Danh Nam 20166477" w:date="2020-02-15T17:07:00Z">
              <w:r w:rsidRPr="00257D2D">
                <w:rPr>
                  <w:rFonts w:ascii="Times New Roman" w:hAnsi="Times New Roman" w:cs="Times New Roman"/>
                  <w:color w:val="000000" w:themeColor="text1"/>
                  <w:sz w:val="26"/>
                  <w:szCs w:val="26"/>
                  <w:lang w:val="vi-VN"/>
                </w:rPr>
                <w:t>Tên usecase</w:t>
              </w:r>
            </w:ins>
          </w:p>
        </w:tc>
        <w:tc>
          <w:tcPr>
            <w:tcW w:w="5575" w:type="dxa"/>
          </w:tcPr>
          <w:p w14:paraId="5290B61C" w14:textId="74A81B86" w:rsidR="00C05255" w:rsidRPr="00C05255" w:rsidRDefault="00C05255" w:rsidP="00832895">
            <w:pPr>
              <w:pStyle w:val="ListParagraph"/>
              <w:spacing w:line="276" w:lineRule="auto"/>
              <w:ind w:left="0"/>
              <w:rPr>
                <w:ins w:id="1084" w:author="Nguyen Danh Nam 20166477" w:date="2020-02-15T17:07:00Z"/>
                <w:rFonts w:ascii="Times New Roman" w:hAnsi="Times New Roman" w:cs="Times New Roman"/>
                <w:color w:val="000000" w:themeColor="text1"/>
                <w:sz w:val="26"/>
                <w:szCs w:val="26"/>
                <w:lang w:val="vi-VN"/>
                <w:rPrChange w:id="1085" w:author="Nguyen Danh Nam 20166477" w:date="2020-02-15T17:08:00Z">
                  <w:rPr>
                    <w:ins w:id="1086" w:author="Nguyen Danh Nam 20166477" w:date="2020-02-15T17:07:00Z"/>
                    <w:rFonts w:ascii="Times New Roman" w:hAnsi="Times New Roman" w:cs="Times New Roman"/>
                    <w:color w:val="000000" w:themeColor="text1"/>
                    <w:sz w:val="26"/>
                    <w:szCs w:val="26"/>
                  </w:rPr>
                </w:rPrChange>
              </w:rPr>
            </w:pPr>
            <w:ins w:id="1087" w:author="Nguyen Danh Nam 20166477" w:date="2020-02-15T17:08:00Z">
              <w:r>
                <w:rPr>
                  <w:rFonts w:ascii="Times New Roman" w:hAnsi="Times New Roman" w:cs="Times New Roman"/>
                  <w:color w:val="000000" w:themeColor="text1"/>
                  <w:sz w:val="26"/>
                  <w:szCs w:val="26"/>
                </w:rPr>
                <w:t>Xem chi tiết thông báo</w:t>
              </w:r>
            </w:ins>
          </w:p>
          <w:p w14:paraId="14A726F1" w14:textId="77777777" w:rsidR="00C05255" w:rsidRPr="00257D2D" w:rsidRDefault="00C05255" w:rsidP="00832895">
            <w:pPr>
              <w:pStyle w:val="ListParagraph"/>
              <w:spacing w:line="276" w:lineRule="auto"/>
              <w:ind w:left="0"/>
              <w:rPr>
                <w:ins w:id="1088" w:author="Nguyen Danh Nam 20166477" w:date="2020-02-15T17:07:00Z"/>
                <w:rFonts w:ascii="Times New Roman" w:hAnsi="Times New Roman" w:cs="Times New Roman"/>
                <w:color w:val="000000" w:themeColor="text1"/>
                <w:sz w:val="26"/>
                <w:szCs w:val="26"/>
              </w:rPr>
            </w:pPr>
          </w:p>
        </w:tc>
      </w:tr>
      <w:tr w:rsidR="00C05255" w:rsidRPr="00257D2D" w14:paraId="77A1569D" w14:textId="77777777" w:rsidTr="00832895">
        <w:trPr>
          <w:ins w:id="1089" w:author="Nguyen Danh Nam 20166477" w:date="2020-02-15T17:07:00Z"/>
        </w:trPr>
        <w:tc>
          <w:tcPr>
            <w:tcW w:w="2327" w:type="dxa"/>
          </w:tcPr>
          <w:p w14:paraId="350ECAB7" w14:textId="77777777" w:rsidR="00C05255" w:rsidRPr="00257D2D" w:rsidRDefault="00C05255" w:rsidP="00832895">
            <w:pPr>
              <w:pStyle w:val="ListParagraph"/>
              <w:spacing w:line="276" w:lineRule="auto"/>
              <w:ind w:left="0"/>
              <w:rPr>
                <w:ins w:id="1090" w:author="Nguyen Danh Nam 20166477" w:date="2020-02-15T17:07:00Z"/>
                <w:rFonts w:ascii="Times New Roman" w:hAnsi="Times New Roman" w:cs="Times New Roman"/>
                <w:color w:val="000000" w:themeColor="text1"/>
                <w:sz w:val="26"/>
                <w:szCs w:val="26"/>
                <w:lang w:val="vi-VN"/>
              </w:rPr>
            </w:pPr>
            <w:ins w:id="1091" w:author="Nguyen Danh Nam 20166477" w:date="2020-02-15T17:07:00Z">
              <w:r w:rsidRPr="00257D2D">
                <w:rPr>
                  <w:rFonts w:ascii="Times New Roman" w:hAnsi="Times New Roman" w:cs="Times New Roman"/>
                  <w:color w:val="000000" w:themeColor="text1"/>
                  <w:sz w:val="26"/>
                  <w:szCs w:val="26"/>
                  <w:lang w:val="vi-VN"/>
                </w:rPr>
                <w:t>Tác nhân</w:t>
              </w:r>
            </w:ins>
          </w:p>
        </w:tc>
        <w:tc>
          <w:tcPr>
            <w:tcW w:w="5575" w:type="dxa"/>
          </w:tcPr>
          <w:p w14:paraId="13838D59" w14:textId="77777777" w:rsidR="00C05255" w:rsidRPr="00257D2D" w:rsidRDefault="00C05255" w:rsidP="00832895">
            <w:pPr>
              <w:pStyle w:val="ListParagraph"/>
              <w:spacing w:line="276" w:lineRule="auto"/>
              <w:ind w:left="0"/>
              <w:rPr>
                <w:ins w:id="1092" w:author="Nguyen Danh Nam 20166477" w:date="2020-02-15T17:07:00Z"/>
                <w:rFonts w:ascii="Times New Roman" w:hAnsi="Times New Roman" w:cs="Times New Roman"/>
                <w:color w:val="000000" w:themeColor="text1"/>
                <w:sz w:val="26"/>
                <w:szCs w:val="26"/>
                <w:lang w:val="vi-VN"/>
              </w:rPr>
            </w:pPr>
            <w:ins w:id="1093" w:author="Nguyen Danh Nam 20166477" w:date="2020-02-15T17:07:00Z">
              <w:r w:rsidRPr="00257D2D">
                <w:rPr>
                  <w:rFonts w:ascii="Times New Roman" w:hAnsi="Times New Roman" w:cs="Times New Roman"/>
                  <w:color w:val="000000" w:themeColor="text1"/>
                  <w:sz w:val="26"/>
                  <w:szCs w:val="26"/>
                  <w:lang w:val="vi-VN"/>
                </w:rPr>
                <w:t>Admin</w:t>
              </w:r>
            </w:ins>
          </w:p>
          <w:p w14:paraId="38D25205" w14:textId="77777777" w:rsidR="00C05255" w:rsidRPr="00257D2D" w:rsidRDefault="00C05255" w:rsidP="00832895">
            <w:pPr>
              <w:pStyle w:val="ListParagraph"/>
              <w:spacing w:line="276" w:lineRule="auto"/>
              <w:ind w:left="0"/>
              <w:rPr>
                <w:ins w:id="1094" w:author="Nguyen Danh Nam 20166477" w:date="2020-02-15T17:07:00Z"/>
                <w:rFonts w:ascii="Times New Roman" w:hAnsi="Times New Roman" w:cs="Times New Roman"/>
                <w:color w:val="000000" w:themeColor="text1"/>
                <w:sz w:val="26"/>
                <w:szCs w:val="26"/>
                <w:lang w:val="vi-VN"/>
              </w:rPr>
            </w:pPr>
          </w:p>
        </w:tc>
      </w:tr>
      <w:tr w:rsidR="00C05255" w:rsidRPr="00257D2D" w14:paraId="41DCE0A6" w14:textId="77777777" w:rsidTr="00832895">
        <w:trPr>
          <w:ins w:id="1095" w:author="Nguyen Danh Nam 20166477" w:date="2020-02-15T17:07:00Z"/>
        </w:trPr>
        <w:tc>
          <w:tcPr>
            <w:tcW w:w="2327" w:type="dxa"/>
          </w:tcPr>
          <w:p w14:paraId="0384CC36" w14:textId="77777777" w:rsidR="00C05255" w:rsidRPr="00257D2D" w:rsidRDefault="00C05255" w:rsidP="00832895">
            <w:pPr>
              <w:pStyle w:val="ListParagraph"/>
              <w:spacing w:line="276" w:lineRule="auto"/>
              <w:ind w:left="0"/>
              <w:rPr>
                <w:ins w:id="1096" w:author="Nguyen Danh Nam 20166477" w:date="2020-02-15T17:07:00Z"/>
                <w:rFonts w:ascii="Times New Roman" w:hAnsi="Times New Roman" w:cs="Times New Roman"/>
                <w:color w:val="000000" w:themeColor="text1"/>
                <w:sz w:val="26"/>
                <w:szCs w:val="26"/>
                <w:lang w:val="vi-VN"/>
              </w:rPr>
            </w:pPr>
            <w:ins w:id="1097" w:author="Nguyen Danh Nam 20166477" w:date="2020-02-15T17:07:00Z">
              <w:r w:rsidRPr="00257D2D">
                <w:rPr>
                  <w:rFonts w:ascii="Times New Roman" w:hAnsi="Times New Roman" w:cs="Times New Roman"/>
                  <w:color w:val="000000" w:themeColor="text1"/>
                  <w:sz w:val="26"/>
                  <w:szCs w:val="26"/>
                  <w:lang w:val="vi-VN"/>
                </w:rPr>
                <w:t>Mô tả</w:t>
              </w:r>
            </w:ins>
          </w:p>
        </w:tc>
        <w:tc>
          <w:tcPr>
            <w:tcW w:w="5575" w:type="dxa"/>
          </w:tcPr>
          <w:p w14:paraId="189ADACF" w14:textId="077CD647" w:rsidR="00C05255" w:rsidRPr="00257D2D" w:rsidRDefault="00C05255" w:rsidP="00832895">
            <w:pPr>
              <w:pStyle w:val="ListParagraph"/>
              <w:spacing w:line="276" w:lineRule="auto"/>
              <w:ind w:left="0"/>
              <w:rPr>
                <w:ins w:id="1098" w:author="Nguyen Danh Nam 20166477" w:date="2020-02-15T17:07:00Z"/>
                <w:rFonts w:ascii="Times New Roman" w:hAnsi="Times New Roman" w:cs="Times New Roman"/>
                <w:color w:val="000000" w:themeColor="text1"/>
                <w:sz w:val="26"/>
                <w:szCs w:val="26"/>
                <w:lang w:val="vi-VN"/>
              </w:rPr>
            </w:pPr>
            <w:ins w:id="1099" w:author="Nguyen Danh Nam 20166477" w:date="2020-02-15T17:07:00Z">
              <w:r w:rsidRPr="00257D2D">
                <w:rPr>
                  <w:rFonts w:ascii="Times New Roman" w:hAnsi="Times New Roman" w:cs="Times New Roman"/>
                  <w:color w:val="000000" w:themeColor="text1"/>
                  <w:sz w:val="26"/>
                  <w:szCs w:val="26"/>
                  <w:lang w:val="vi-VN"/>
                </w:rPr>
                <w:t xml:space="preserve">Admin </w:t>
              </w:r>
            </w:ins>
            <w:ins w:id="1100" w:author="Nguyen Danh Nam 20166477" w:date="2020-02-15T17:08:00Z">
              <w:r>
                <w:rPr>
                  <w:rFonts w:ascii="Times New Roman" w:hAnsi="Times New Roman" w:cs="Times New Roman"/>
                  <w:color w:val="000000" w:themeColor="text1"/>
                  <w:sz w:val="26"/>
                  <w:szCs w:val="26"/>
                  <w:lang w:val="vi-VN"/>
                </w:rPr>
                <w:t>xem thông tin chi tiết của một thông báo</w:t>
              </w:r>
            </w:ins>
          </w:p>
          <w:p w14:paraId="07C8EA9B" w14:textId="77777777" w:rsidR="00C05255" w:rsidRPr="00257D2D" w:rsidRDefault="00C05255" w:rsidP="00832895">
            <w:pPr>
              <w:pStyle w:val="ListParagraph"/>
              <w:spacing w:line="276" w:lineRule="auto"/>
              <w:ind w:left="0"/>
              <w:rPr>
                <w:ins w:id="1101" w:author="Nguyen Danh Nam 20166477" w:date="2020-02-15T17:07:00Z"/>
                <w:rFonts w:ascii="Times New Roman" w:hAnsi="Times New Roman" w:cs="Times New Roman"/>
                <w:color w:val="000000" w:themeColor="text1"/>
                <w:sz w:val="26"/>
                <w:szCs w:val="26"/>
                <w:lang w:val="vi-VN"/>
              </w:rPr>
            </w:pPr>
          </w:p>
        </w:tc>
      </w:tr>
      <w:tr w:rsidR="00C05255" w:rsidRPr="00257D2D" w14:paraId="44E40069" w14:textId="77777777" w:rsidTr="00832895">
        <w:trPr>
          <w:ins w:id="1102" w:author="Nguyen Danh Nam 20166477" w:date="2020-02-15T17:07:00Z"/>
        </w:trPr>
        <w:tc>
          <w:tcPr>
            <w:tcW w:w="2327" w:type="dxa"/>
          </w:tcPr>
          <w:p w14:paraId="51A31DD0" w14:textId="77777777" w:rsidR="00C05255" w:rsidRPr="00257D2D" w:rsidRDefault="00C05255" w:rsidP="00832895">
            <w:pPr>
              <w:pStyle w:val="ListParagraph"/>
              <w:spacing w:line="276" w:lineRule="auto"/>
              <w:ind w:left="0"/>
              <w:rPr>
                <w:ins w:id="1103" w:author="Nguyen Danh Nam 20166477" w:date="2020-02-15T17:07:00Z"/>
                <w:rFonts w:ascii="Times New Roman" w:hAnsi="Times New Roman" w:cs="Times New Roman"/>
                <w:color w:val="000000" w:themeColor="text1"/>
                <w:sz w:val="26"/>
                <w:szCs w:val="26"/>
                <w:lang w:val="vi-VN"/>
              </w:rPr>
            </w:pPr>
            <w:ins w:id="1104" w:author="Nguyen Danh Nam 20166477" w:date="2020-02-15T17:07:00Z">
              <w:r w:rsidRPr="00257D2D">
                <w:rPr>
                  <w:rFonts w:ascii="Times New Roman" w:hAnsi="Times New Roman" w:cs="Times New Roman"/>
                  <w:color w:val="000000" w:themeColor="text1"/>
                  <w:sz w:val="26"/>
                  <w:szCs w:val="26"/>
                  <w:lang w:val="vi-VN"/>
                </w:rPr>
                <w:t>Sự kiện kích hoạt</w:t>
              </w:r>
            </w:ins>
          </w:p>
        </w:tc>
        <w:tc>
          <w:tcPr>
            <w:tcW w:w="5575" w:type="dxa"/>
          </w:tcPr>
          <w:p w14:paraId="79BBA8C6" w14:textId="086F2D44" w:rsidR="00C05255" w:rsidRPr="00257D2D" w:rsidRDefault="00C05255" w:rsidP="00832895">
            <w:pPr>
              <w:pStyle w:val="ListParagraph"/>
              <w:spacing w:line="276" w:lineRule="auto"/>
              <w:ind w:left="0"/>
              <w:rPr>
                <w:ins w:id="1105" w:author="Nguyen Danh Nam 20166477" w:date="2020-02-15T17:07:00Z"/>
                <w:rFonts w:ascii="Times New Roman" w:hAnsi="Times New Roman" w:cs="Times New Roman"/>
                <w:color w:val="000000" w:themeColor="text1"/>
                <w:sz w:val="26"/>
                <w:szCs w:val="26"/>
                <w:lang w:val="vi-VN"/>
              </w:rPr>
            </w:pPr>
            <w:ins w:id="1106" w:author="Nguyen Danh Nam 20166477" w:date="2020-02-15T17:07:00Z">
              <w:r w:rsidRPr="00257D2D">
                <w:rPr>
                  <w:rFonts w:ascii="Times New Roman" w:hAnsi="Times New Roman" w:cs="Times New Roman"/>
                  <w:color w:val="000000" w:themeColor="text1"/>
                  <w:sz w:val="26"/>
                  <w:szCs w:val="26"/>
                  <w:lang w:val="vi-VN"/>
                </w:rPr>
                <w:t xml:space="preserve">Admin </w:t>
              </w:r>
            </w:ins>
            <w:ins w:id="1107" w:author="Nguyen Danh Nam 20166477" w:date="2020-02-15T17:09:00Z">
              <w:r>
                <w:rPr>
                  <w:rFonts w:ascii="Times New Roman" w:hAnsi="Times New Roman" w:cs="Times New Roman"/>
                  <w:color w:val="000000" w:themeColor="text1"/>
                  <w:sz w:val="26"/>
                  <w:szCs w:val="26"/>
                  <w:lang w:val="vi-VN"/>
                </w:rPr>
                <w:t xml:space="preserve">bấm vào một thông báo </w:t>
              </w:r>
            </w:ins>
            <w:ins w:id="1108" w:author="Nguyen Danh Nam 20166477" w:date="2020-02-15T17:10:00Z">
              <w:r>
                <w:rPr>
                  <w:rFonts w:ascii="Times New Roman" w:hAnsi="Times New Roman" w:cs="Times New Roman"/>
                  <w:color w:val="000000" w:themeColor="text1"/>
                  <w:sz w:val="26"/>
                  <w:szCs w:val="26"/>
                  <w:lang w:val="vi-VN"/>
                </w:rPr>
                <w:t>trong danh sách thông báo của giao diện quản trị trang web</w:t>
              </w:r>
            </w:ins>
          </w:p>
          <w:p w14:paraId="2F46A992" w14:textId="77777777" w:rsidR="00C05255" w:rsidRPr="00257D2D" w:rsidRDefault="00C05255" w:rsidP="00832895">
            <w:pPr>
              <w:pStyle w:val="ListParagraph"/>
              <w:spacing w:line="276" w:lineRule="auto"/>
              <w:ind w:left="0"/>
              <w:rPr>
                <w:ins w:id="1109" w:author="Nguyen Danh Nam 20166477" w:date="2020-02-15T17:07:00Z"/>
                <w:rFonts w:ascii="Times New Roman" w:hAnsi="Times New Roman" w:cs="Times New Roman"/>
                <w:color w:val="000000" w:themeColor="text1"/>
                <w:sz w:val="26"/>
                <w:szCs w:val="26"/>
                <w:lang w:val="vi-VN"/>
              </w:rPr>
            </w:pPr>
          </w:p>
        </w:tc>
      </w:tr>
      <w:tr w:rsidR="00C05255" w:rsidRPr="00257D2D" w14:paraId="4C276548" w14:textId="77777777" w:rsidTr="00832895">
        <w:trPr>
          <w:ins w:id="1110" w:author="Nguyen Danh Nam 20166477" w:date="2020-02-15T17:07:00Z"/>
        </w:trPr>
        <w:tc>
          <w:tcPr>
            <w:tcW w:w="2327" w:type="dxa"/>
          </w:tcPr>
          <w:p w14:paraId="79F082B9" w14:textId="77777777" w:rsidR="00C05255" w:rsidRPr="00257D2D" w:rsidRDefault="00C05255" w:rsidP="00832895">
            <w:pPr>
              <w:pStyle w:val="ListParagraph"/>
              <w:spacing w:line="276" w:lineRule="auto"/>
              <w:ind w:left="0"/>
              <w:rPr>
                <w:ins w:id="1111" w:author="Nguyen Danh Nam 20166477" w:date="2020-02-15T17:07:00Z"/>
                <w:rFonts w:ascii="Times New Roman" w:hAnsi="Times New Roman" w:cs="Times New Roman"/>
                <w:color w:val="000000" w:themeColor="text1"/>
                <w:sz w:val="26"/>
                <w:szCs w:val="26"/>
                <w:lang w:val="vi-VN"/>
              </w:rPr>
            </w:pPr>
            <w:ins w:id="1112" w:author="Nguyen Danh Nam 20166477" w:date="2020-02-15T17:07:00Z">
              <w:r w:rsidRPr="00257D2D">
                <w:rPr>
                  <w:rFonts w:ascii="Times New Roman" w:hAnsi="Times New Roman" w:cs="Times New Roman"/>
                  <w:color w:val="000000" w:themeColor="text1"/>
                  <w:sz w:val="26"/>
                  <w:szCs w:val="26"/>
                  <w:lang w:val="vi-VN"/>
                </w:rPr>
                <w:t>Điều kiện tiên quyết</w:t>
              </w:r>
            </w:ins>
          </w:p>
        </w:tc>
        <w:tc>
          <w:tcPr>
            <w:tcW w:w="5575" w:type="dxa"/>
          </w:tcPr>
          <w:p w14:paraId="1AD3F775" w14:textId="77777777" w:rsidR="00C05255" w:rsidRPr="00257D2D" w:rsidRDefault="00C05255" w:rsidP="00832895">
            <w:pPr>
              <w:pStyle w:val="ListParagraph"/>
              <w:spacing w:line="276" w:lineRule="auto"/>
              <w:ind w:left="0"/>
              <w:rPr>
                <w:ins w:id="1113" w:author="Nguyen Danh Nam 20166477" w:date="2020-02-15T17:07:00Z"/>
                <w:rFonts w:ascii="Times New Roman" w:hAnsi="Times New Roman" w:cs="Times New Roman"/>
                <w:color w:val="000000" w:themeColor="text1"/>
                <w:sz w:val="26"/>
                <w:szCs w:val="26"/>
                <w:lang w:val="vi-VN"/>
              </w:rPr>
            </w:pPr>
            <w:ins w:id="1114" w:author="Nguyen Danh Nam 20166477" w:date="2020-02-15T17:07:00Z">
              <w:r w:rsidRPr="00257D2D">
                <w:rPr>
                  <w:rFonts w:ascii="Times New Roman" w:hAnsi="Times New Roman" w:cs="Times New Roman"/>
                  <w:color w:val="000000" w:themeColor="text1"/>
                  <w:sz w:val="26"/>
                  <w:szCs w:val="26"/>
                  <w:lang w:val="vi-VN"/>
                </w:rPr>
                <w:t>Tài khoản đăng nhập có quyền quản trị viên.</w:t>
              </w:r>
            </w:ins>
          </w:p>
          <w:p w14:paraId="50C90DE8" w14:textId="77777777" w:rsidR="00C05255" w:rsidRPr="00257D2D" w:rsidRDefault="00C05255" w:rsidP="00832895">
            <w:pPr>
              <w:pStyle w:val="ListParagraph"/>
              <w:spacing w:line="276" w:lineRule="auto"/>
              <w:ind w:left="0"/>
              <w:rPr>
                <w:ins w:id="1115" w:author="Nguyen Danh Nam 20166477" w:date="2020-02-15T17:07:00Z"/>
                <w:rFonts w:ascii="Times New Roman" w:hAnsi="Times New Roman" w:cs="Times New Roman"/>
                <w:color w:val="000000" w:themeColor="text1"/>
                <w:sz w:val="26"/>
                <w:szCs w:val="26"/>
                <w:lang w:val="vi-VN"/>
              </w:rPr>
            </w:pPr>
          </w:p>
        </w:tc>
      </w:tr>
      <w:tr w:rsidR="00C05255" w:rsidRPr="00257D2D" w14:paraId="0BA75EB7" w14:textId="77777777" w:rsidTr="00832895">
        <w:trPr>
          <w:ins w:id="1116" w:author="Nguyen Danh Nam 20166477" w:date="2020-02-15T17:07:00Z"/>
        </w:trPr>
        <w:tc>
          <w:tcPr>
            <w:tcW w:w="2327" w:type="dxa"/>
          </w:tcPr>
          <w:p w14:paraId="1E65597E" w14:textId="77777777" w:rsidR="00C05255" w:rsidRPr="00257D2D" w:rsidRDefault="00C05255" w:rsidP="00832895">
            <w:pPr>
              <w:pStyle w:val="ListParagraph"/>
              <w:spacing w:line="276" w:lineRule="auto"/>
              <w:ind w:left="0"/>
              <w:rPr>
                <w:ins w:id="1117" w:author="Nguyen Danh Nam 20166477" w:date="2020-02-15T17:07:00Z"/>
                <w:rFonts w:ascii="Times New Roman" w:hAnsi="Times New Roman" w:cs="Times New Roman"/>
                <w:color w:val="000000" w:themeColor="text1"/>
                <w:sz w:val="26"/>
                <w:szCs w:val="26"/>
                <w:lang w:val="vi-VN"/>
              </w:rPr>
            </w:pPr>
            <w:ins w:id="1118" w:author="Nguyen Danh Nam 20166477" w:date="2020-02-15T17:07:00Z">
              <w:r w:rsidRPr="00257D2D">
                <w:rPr>
                  <w:rFonts w:ascii="Times New Roman" w:hAnsi="Times New Roman" w:cs="Times New Roman"/>
                  <w:color w:val="000000" w:themeColor="text1"/>
                  <w:sz w:val="26"/>
                  <w:szCs w:val="26"/>
                  <w:lang w:val="vi-VN"/>
                </w:rPr>
                <w:t>Luồng xử lí chính</w:t>
              </w:r>
            </w:ins>
          </w:p>
        </w:tc>
        <w:tc>
          <w:tcPr>
            <w:tcW w:w="5575" w:type="dxa"/>
          </w:tcPr>
          <w:p w14:paraId="3127048D" w14:textId="0C2CBE11" w:rsidR="00C05255" w:rsidRPr="00C05255" w:rsidRDefault="00C05255" w:rsidP="00C05255">
            <w:pPr>
              <w:pStyle w:val="ListParagraph"/>
              <w:numPr>
                <w:ilvl w:val="0"/>
                <w:numId w:val="38"/>
              </w:numPr>
              <w:spacing w:line="276" w:lineRule="auto"/>
              <w:rPr>
                <w:ins w:id="1119" w:author="Nguyen Danh Nam 20166477" w:date="2020-02-15T17:07:00Z"/>
                <w:rFonts w:ascii="Times New Roman" w:hAnsi="Times New Roman" w:cs="Times New Roman"/>
                <w:color w:val="000000" w:themeColor="text1"/>
                <w:sz w:val="26"/>
                <w:szCs w:val="26"/>
                <w:lang w:val="vi-VN"/>
                <w:rPrChange w:id="1120" w:author="Nguyen Danh Nam 20166477" w:date="2020-02-15T17:10:00Z">
                  <w:rPr>
                    <w:ins w:id="1121" w:author="Nguyen Danh Nam 20166477" w:date="2020-02-15T17:07:00Z"/>
                    <w:lang w:val="vi-VN"/>
                  </w:rPr>
                </w:rPrChange>
              </w:rPr>
              <w:pPrChange w:id="1122" w:author="Nguyen Danh Nam 20166477" w:date="2020-02-15T17:10:00Z">
                <w:pPr>
                  <w:pStyle w:val="ListParagraph"/>
                  <w:numPr>
                    <w:numId w:val="29"/>
                  </w:numPr>
                  <w:spacing w:line="276" w:lineRule="auto"/>
                  <w:ind w:hanging="360"/>
                </w:pPr>
              </w:pPrChange>
            </w:pPr>
            <w:ins w:id="1123" w:author="Nguyen Danh Nam 20166477" w:date="2020-02-15T17:10:00Z">
              <w:r>
                <w:rPr>
                  <w:rFonts w:ascii="Times New Roman" w:hAnsi="Times New Roman" w:cs="Times New Roman"/>
                  <w:color w:val="000000" w:themeColor="text1"/>
                  <w:sz w:val="26"/>
                  <w:szCs w:val="26"/>
                  <w:lang w:val="vi-VN"/>
                </w:rPr>
                <w:t xml:space="preserve">Admin </w:t>
              </w:r>
            </w:ins>
            <w:ins w:id="1124" w:author="Nguyen Danh Nam 20166477" w:date="2020-02-15T17:11:00Z">
              <w:r>
                <w:rPr>
                  <w:rFonts w:ascii="Times New Roman" w:hAnsi="Times New Roman" w:cs="Times New Roman"/>
                  <w:color w:val="000000" w:themeColor="text1"/>
                  <w:sz w:val="26"/>
                  <w:szCs w:val="26"/>
                  <w:lang w:val="vi-VN"/>
                </w:rPr>
                <w:t>bấm vào một thông báo trong danh sách thông báo.</w:t>
              </w:r>
            </w:ins>
          </w:p>
          <w:p w14:paraId="2E1F8E6B" w14:textId="4945AB20" w:rsidR="00C05255" w:rsidRPr="00C05255" w:rsidRDefault="00C05255" w:rsidP="00C05255">
            <w:pPr>
              <w:pStyle w:val="ListParagraph"/>
              <w:numPr>
                <w:ilvl w:val="0"/>
                <w:numId w:val="38"/>
              </w:numPr>
              <w:spacing w:line="276" w:lineRule="auto"/>
              <w:rPr>
                <w:ins w:id="1125" w:author="Nguyen Danh Nam 20166477" w:date="2020-02-15T17:07:00Z"/>
                <w:rFonts w:ascii="Times New Roman" w:hAnsi="Times New Roman" w:cs="Times New Roman"/>
                <w:color w:val="000000" w:themeColor="text1"/>
                <w:sz w:val="26"/>
                <w:szCs w:val="26"/>
                <w:lang w:val="vi-VN"/>
                <w:rPrChange w:id="1126" w:author="Nguyen Danh Nam 20166477" w:date="2020-02-15T17:11:00Z">
                  <w:rPr>
                    <w:ins w:id="1127" w:author="Nguyen Danh Nam 20166477" w:date="2020-02-15T17:07:00Z"/>
                    <w:lang w:val="vi-VN"/>
                  </w:rPr>
                </w:rPrChange>
              </w:rPr>
              <w:pPrChange w:id="1128" w:author="Nguyen Danh Nam 20166477" w:date="2020-02-15T17:11:00Z">
                <w:pPr>
                  <w:pStyle w:val="ListParagraph"/>
                  <w:numPr>
                    <w:numId w:val="29"/>
                  </w:numPr>
                  <w:spacing w:line="276" w:lineRule="auto"/>
                  <w:ind w:hanging="360"/>
                </w:pPr>
              </w:pPrChange>
            </w:pPr>
            <w:ins w:id="1129" w:author="Nguyen Danh Nam 20166477" w:date="2020-02-15T17:11:00Z">
              <w:r>
                <w:rPr>
                  <w:rFonts w:ascii="Times New Roman" w:hAnsi="Times New Roman" w:cs="Times New Roman"/>
                  <w:color w:val="000000" w:themeColor="text1"/>
                  <w:sz w:val="26"/>
                  <w:szCs w:val="26"/>
                  <w:lang w:val="vi-VN"/>
                </w:rPr>
                <w:t>Hệ thống lấy dữ liệu của thông báo và hiển thị giao diện chi tiết thông báo.</w:t>
              </w:r>
            </w:ins>
          </w:p>
        </w:tc>
      </w:tr>
      <w:tr w:rsidR="00C05255" w:rsidRPr="00257D2D" w14:paraId="0B5B283F" w14:textId="77777777" w:rsidTr="00832895">
        <w:trPr>
          <w:ins w:id="1130" w:author="Nguyen Danh Nam 20166477" w:date="2020-02-15T17:07:00Z"/>
        </w:trPr>
        <w:tc>
          <w:tcPr>
            <w:tcW w:w="2327" w:type="dxa"/>
          </w:tcPr>
          <w:p w14:paraId="2EE93CAB" w14:textId="77777777" w:rsidR="00C05255" w:rsidRPr="00257D2D" w:rsidRDefault="00C05255" w:rsidP="00832895">
            <w:pPr>
              <w:pStyle w:val="ListParagraph"/>
              <w:spacing w:line="276" w:lineRule="auto"/>
              <w:ind w:left="0"/>
              <w:rPr>
                <w:ins w:id="1131" w:author="Nguyen Danh Nam 20166477" w:date="2020-02-15T17:07:00Z"/>
                <w:rFonts w:ascii="Times New Roman" w:hAnsi="Times New Roman" w:cs="Times New Roman"/>
                <w:color w:val="000000" w:themeColor="text1"/>
                <w:sz w:val="26"/>
                <w:szCs w:val="26"/>
                <w:lang w:val="vi-VN"/>
              </w:rPr>
            </w:pPr>
            <w:ins w:id="1132" w:author="Nguyen Danh Nam 20166477" w:date="2020-02-15T17:07:00Z">
              <w:r w:rsidRPr="00257D2D">
                <w:rPr>
                  <w:rFonts w:ascii="Times New Roman" w:hAnsi="Times New Roman" w:cs="Times New Roman"/>
                  <w:color w:val="000000" w:themeColor="text1"/>
                  <w:sz w:val="26"/>
                  <w:szCs w:val="26"/>
                  <w:lang w:val="vi-VN"/>
                </w:rPr>
                <w:t>Luồng xử lí ngoại lệ</w:t>
              </w:r>
            </w:ins>
          </w:p>
        </w:tc>
        <w:tc>
          <w:tcPr>
            <w:tcW w:w="5575" w:type="dxa"/>
          </w:tcPr>
          <w:p w14:paraId="44C929B6" w14:textId="77777777" w:rsidR="00C05255" w:rsidRPr="00257D2D" w:rsidRDefault="00C05255" w:rsidP="00832895">
            <w:pPr>
              <w:pStyle w:val="ListParagraph"/>
              <w:spacing w:line="276" w:lineRule="auto"/>
              <w:ind w:left="0"/>
              <w:rPr>
                <w:ins w:id="1133" w:author="Nguyen Danh Nam 20166477" w:date="2020-02-15T17:07:00Z"/>
                <w:rFonts w:ascii="Times New Roman" w:hAnsi="Times New Roman" w:cs="Times New Roman"/>
                <w:color w:val="000000" w:themeColor="text1"/>
                <w:sz w:val="26"/>
                <w:szCs w:val="26"/>
                <w:lang w:val="vi-VN"/>
              </w:rPr>
            </w:pPr>
            <w:ins w:id="1134" w:author="Nguyen Danh Nam 20166477" w:date="2020-02-15T17:07:00Z">
              <w:r w:rsidRPr="00257D2D">
                <w:rPr>
                  <w:rFonts w:ascii="Times New Roman" w:hAnsi="Times New Roman" w:cs="Times New Roman"/>
                  <w:color w:val="000000" w:themeColor="text1"/>
                  <w:sz w:val="26"/>
                  <w:szCs w:val="26"/>
                  <w:lang w:val="vi-VN"/>
                </w:rPr>
                <w:t>Không có.</w:t>
              </w:r>
            </w:ins>
          </w:p>
          <w:p w14:paraId="745210CB" w14:textId="77777777" w:rsidR="00C05255" w:rsidRPr="00257D2D" w:rsidRDefault="00C05255" w:rsidP="00F80815">
            <w:pPr>
              <w:pStyle w:val="ListParagraph"/>
              <w:keepNext/>
              <w:spacing w:line="276" w:lineRule="auto"/>
              <w:ind w:left="0"/>
              <w:rPr>
                <w:ins w:id="1135" w:author="Nguyen Danh Nam 20166477" w:date="2020-02-15T17:07:00Z"/>
                <w:rFonts w:ascii="Times New Roman" w:hAnsi="Times New Roman" w:cs="Times New Roman"/>
                <w:color w:val="000000" w:themeColor="text1"/>
                <w:sz w:val="26"/>
                <w:szCs w:val="26"/>
                <w:lang w:val="vi-VN"/>
              </w:rPr>
            </w:pPr>
          </w:p>
        </w:tc>
      </w:tr>
    </w:tbl>
    <w:p w14:paraId="47CBB09F" w14:textId="4B9872F0" w:rsidR="00C05255" w:rsidRDefault="00F80815" w:rsidP="00F80815">
      <w:pPr>
        <w:pStyle w:val="Caption"/>
        <w:ind w:left="720" w:firstLine="720"/>
        <w:rPr>
          <w:ins w:id="1136" w:author="Nguyen Danh Nam 20166477" w:date="2020-02-15T17:07:00Z"/>
          <w:rFonts w:ascii="Times New Roman" w:hAnsi="Times New Roman" w:cs="Times New Roman"/>
          <w:b/>
          <w:bCs/>
          <w:color w:val="000000" w:themeColor="text1"/>
          <w:sz w:val="26"/>
          <w:szCs w:val="26"/>
          <w:lang w:val="vi-VN"/>
        </w:rPr>
        <w:pPrChange w:id="1137" w:author="Nguyen Danh Nam 20166477" w:date="2020-02-15T17:41:00Z">
          <w:pPr>
            <w:pStyle w:val="ListParagraph"/>
            <w:numPr>
              <w:numId w:val="10"/>
            </w:numPr>
            <w:spacing w:line="276" w:lineRule="auto"/>
            <w:ind w:left="2168" w:hanging="360"/>
          </w:pPr>
        </w:pPrChange>
      </w:pPr>
      <w:bookmarkStart w:id="1138" w:name="_Toc32681247"/>
      <w:ins w:id="1139" w:author="Nguyen Danh Nam 20166477" w:date="2020-02-15T17:41:00Z">
        <w:r>
          <w:t xml:space="preserve">Bảng </w:t>
        </w:r>
        <w:r>
          <w:fldChar w:fldCharType="begin"/>
        </w:r>
        <w:r>
          <w:instrText xml:space="preserve"> SEQ Bảng \* ARABIC </w:instrText>
        </w:r>
      </w:ins>
      <w:r>
        <w:fldChar w:fldCharType="separate"/>
      </w:r>
      <w:ins w:id="1140" w:author="Nguyen Danh Nam 20166477" w:date="2020-02-15T17:42:00Z">
        <w:r>
          <w:rPr>
            <w:noProof/>
          </w:rPr>
          <w:t>33</w:t>
        </w:r>
      </w:ins>
      <w:ins w:id="1141" w:author="Nguyen Danh Nam 20166477" w:date="2020-02-15T17:41:00Z">
        <w:r>
          <w:fldChar w:fldCharType="end"/>
        </w:r>
        <w:r>
          <w:rPr>
            <w:lang w:val="vi-VN"/>
          </w:rPr>
          <w:t>. Đặc tả usecase Xem chi tiết thông báo</w:t>
        </w:r>
      </w:ins>
      <w:bookmarkEnd w:id="1138"/>
    </w:p>
    <w:p w14:paraId="139D79E5" w14:textId="079A690C" w:rsidR="00C05255" w:rsidRPr="00C05255" w:rsidRDefault="00C05255" w:rsidP="00C05255">
      <w:pPr>
        <w:pStyle w:val="ListParagraph"/>
        <w:numPr>
          <w:ilvl w:val="0"/>
          <w:numId w:val="10"/>
        </w:numPr>
        <w:spacing w:line="276" w:lineRule="auto"/>
        <w:rPr>
          <w:ins w:id="1142" w:author="Nguyen Danh Nam 20166477" w:date="2020-02-15T17:07:00Z"/>
          <w:rFonts w:ascii="Times New Roman" w:hAnsi="Times New Roman" w:cs="Times New Roman"/>
          <w:b/>
          <w:bCs/>
          <w:color w:val="000000" w:themeColor="text1"/>
          <w:sz w:val="26"/>
          <w:szCs w:val="26"/>
          <w:lang w:val="vi-VN"/>
          <w:rPrChange w:id="1143" w:author="Nguyen Danh Nam 20166477" w:date="2020-02-15T17:07:00Z">
            <w:rPr>
              <w:ins w:id="1144" w:author="Nguyen Danh Nam 20166477" w:date="2020-02-15T17:07:00Z"/>
              <w:lang w:val="vi-VN"/>
            </w:rPr>
          </w:rPrChange>
        </w:rPr>
      </w:pPr>
      <w:ins w:id="1145" w:author="Nguyen Danh Nam 20166477" w:date="2020-02-15T17:07: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 xml:space="preserve">Sửa </w:t>
        </w:r>
        <w:r w:rsidRPr="00236FC2">
          <w:rPr>
            <w:rFonts w:ascii="Times New Roman" w:hAnsi="Times New Roman" w:cs="Times New Roman"/>
            <w:b/>
            <w:bCs/>
            <w:color w:val="000000" w:themeColor="text1"/>
            <w:sz w:val="26"/>
            <w:szCs w:val="26"/>
            <w:lang w:val="vi-VN"/>
          </w:rPr>
          <w:t>thông báo</w:t>
        </w:r>
      </w:ins>
    </w:p>
    <w:p w14:paraId="4AAF3C6C" w14:textId="77777777" w:rsidR="00C05255" w:rsidRPr="00257D2D" w:rsidRDefault="00C05255" w:rsidP="00C05255">
      <w:pPr>
        <w:pStyle w:val="ListParagraph"/>
        <w:spacing w:line="276" w:lineRule="auto"/>
        <w:ind w:left="1080"/>
        <w:rPr>
          <w:ins w:id="1146" w:author="Nguyen Danh Nam 20166477" w:date="2020-02-15T17:07: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3F5EEA5B" w14:textId="77777777" w:rsidTr="00832895">
        <w:trPr>
          <w:ins w:id="1147" w:author="Nguyen Danh Nam 20166477" w:date="2020-02-15T17:07:00Z"/>
        </w:trPr>
        <w:tc>
          <w:tcPr>
            <w:tcW w:w="2327" w:type="dxa"/>
          </w:tcPr>
          <w:p w14:paraId="3FADDA05" w14:textId="77777777" w:rsidR="00C05255" w:rsidRPr="00257D2D" w:rsidRDefault="00C05255" w:rsidP="00832895">
            <w:pPr>
              <w:pStyle w:val="ListParagraph"/>
              <w:spacing w:line="276" w:lineRule="auto"/>
              <w:ind w:left="0"/>
              <w:rPr>
                <w:ins w:id="1148" w:author="Nguyen Danh Nam 20166477" w:date="2020-02-15T17:07:00Z"/>
                <w:rFonts w:ascii="Times New Roman" w:hAnsi="Times New Roman" w:cs="Times New Roman"/>
                <w:color w:val="000000" w:themeColor="text1"/>
                <w:sz w:val="26"/>
                <w:szCs w:val="26"/>
                <w:lang w:val="vi-VN"/>
              </w:rPr>
            </w:pPr>
            <w:ins w:id="1149" w:author="Nguyen Danh Nam 20166477" w:date="2020-02-15T17:07:00Z">
              <w:r w:rsidRPr="00257D2D">
                <w:rPr>
                  <w:rFonts w:ascii="Times New Roman" w:hAnsi="Times New Roman" w:cs="Times New Roman"/>
                  <w:color w:val="000000" w:themeColor="text1"/>
                  <w:sz w:val="26"/>
                  <w:szCs w:val="26"/>
                  <w:lang w:val="vi-VN"/>
                </w:rPr>
                <w:lastRenderedPageBreak/>
                <w:t>Mã usecase</w:t>
              </w:r>
            </w:ins>
          </w:p>
        </w:tc>
        <w:tc>
          <w:tcPr>
            <w:tcW w:w="5575" w:type="dxa"/>
          </w:tcPr>
          <w:p w14:paraId="0B91C30B" w14:textId="7A5E0FB7" w:rsidR="00C05255" w:rsidRPr="00257D2D" w:rsidRDefault="00C05255" w:rsidP="00832895">
            <w:pPr>
              <w:pStyle w:val="ListParagraph"/>
              <w:spacing w:line="276" w:lineRule="auto"/>
              <w:ind w:left="0"/>
              <w:rPr>
                <w:ins w:id="1150" w:author="Nguyen Danh Nam 20166477" w:date="2020-02-15T17:07:00Z"/>
                <w:rFonts w:ascii="Times New Roman" w:hAnsi="Times New Roman" w:cs="Times New Roman"/>
                <w:color w:val="000000" w:themeColor="text1"/>
                <w:sz w:val="26"/>
                <w:szCs w:val="26"/>
                <w:lang w:val="vi-VN"/>
              </w:rPr>
            </w:pPr>
            <w:ins w:id="1151" w:author="Nguyen Danh Nam 20166477" w:date="2020-02-15T17:07:00Z">
              <w:r w:rsidRPr="00257D2D">
                <w:rPr>
                  <w:rFonts w:ascii="Times New Roman" w:hAnsi="Times New Roman" w:cs="Times New Roman"/>
                  <w:color w:val="000000" w:themeColor="text1"/>
                  <w:sz w:val="26"/>
                  <w:szCs w:val="26"/>
                  <w:lang w:val="vi-VN"/>
                </w:rPr>
                <w:t>UC</w:t>
              </w:r>
            </w:ins>
            <w:ins w:id="1152" w:author="Nguyen Danh Nam 20166477" w:date="2020-02-15T17:15:00Z">
              <w:r w:rsidR="000D785D">
                <w:rPr>
                  <w:rFonts w:ascii="Times New Roman" w:hAnsi="Times New Roman" w:cs="Times New Roman"/>
                  <w:color w:val="000000" w:themeColor="text1"/>
                  <w:sz w:val="26"/>
                  <w:szCs w:val="26"/>
                  <w:lang w:val="vi-VN"/>
                </w:rPr>
                <w:t>33</w:t>
              </w:r>
            </w:ins>
          </w:p>
          <w:p w14:paraId="71F42C93" w14:textId="77777777" w:rsidR="00C05255" w:rsidRPr="00DB65DA" w:rsidRDefault="00C05255" w:rsidP="00832895">
            <w:pPr>
              <w:pStyle w:val="ListParagraph"/>
              <w:spacing w:line="276" w:lineRule="auto"/>
              <w:ind w:left="0"/>
              <w:rPr>
                <w:ins w:id="1153" w:author="Nguyen Danh Nam 20166477" w:date="2020-02-15T17:07:00Z"/>
                <w:rFonts w:ascii="Times New Roman" w:hAnsi="Times New Roman" w:cs="Times New Roman"/>
                <w:color w:val="000000" w:themeColor="text1"/>
                <w:sz w:val="26"/>
                <w:szCs w:val="26"/>
              </w:rPr>
            </w:pPr>
          </w:p>
        </w:tc>
      </w:tr>
      <w:tr w:rsidR="00C05255" w:rsidRPr="00257D2D" w14:paraId="2D16BA4C" w14:textId="77777777" w:rsidTr="00832895">
        <w:trPr>
          <w:ins w:id="1154" w:author="Nguyen Danh Nam 20166477" w:date="2020-02-15T17:07:00Z"/>
        </w:trPr>
        <w:tc>
          <w:tcPr>
            <w:tcW w:w="2327" w:type="dxa"/>
          </w:tcPr>
          <w:p w14:paraId="37516EB7" w14:textId="77777777" w:rsidR="00C05255" w:rsidRPr="00257D2D" w:rsidRDefault="00C05255" w:rsidP="00832895">
            <w:pPr>
              <w:pStyle w:val="ListParagraph"/>
              <w:spacing w:line="276" w:lineRule="auto"/>
              <w:ind w:left="0"/>
              <w:rPr>
                <w:ins w:id="1155" w:author="Nguyen Danh Nam 20166477" w:date="2020-02-15T17:07:00Z"/>
                <w:rFonts w:ascii="Times New Roman" w:hAnsi="Times New Roman" w:cs="Times New Roman"/>
                <w:color w:val="000000" w:themeColor="text1"/>
                <w:sz w:val="26"/>
                <w:szCs w:val="26"/>
                <w:lang w:val="vi-VN"/>
              </w:rPr>
            </w:pPr>
            <w:ins w:id="1156" w:author="Nguyen Danh Nam 20166477" w:date="2020-02-15T17:07:00Z">
              <w:r w:rsidRPr="00257D2D">
                <w:rPr>
                  <w:rFonts w:ascii="Times New Roman" w:hAnsi="Times New Roman" w:cs="Times New Roman"/>
                  <w:color w:val="000000" w:themeColor="text1"/>
                  <w:sz w:val="26"/>
                  <w:szCs w:val="26"/>
                  <w:lang w:val="vi-VN"/>
                </w:rPr>
                <w:t>Tên usecase</w:t>
              </w:r>
            </w:ins>
          </w:p>
        </w:tc>
        <w:tc>
          <w:tcPr>
            <w:tcW w:w="5575" w:type="dxa"/>
          </w:tcPr>
          <w:p w14:paraId="4A112B29" w14:textId="30EDE495" w:rsidR="00C05255" w:rsidRPr="00257D2D" w:rsidRDefault="00C05255" w:rsidP="00832895">
            <w:pPr>
              <w:pStyle w:val="ListParagraph"/>
              <w:spacing w:line="276" w:lineRule="auto"/>
              <w:ind w:left="0"/>
              <w:rPr>
                <w:ins w:id="1157" w:author="Nguyen Danh Nam 20166477" w:date="2020-02-15T17:07:00Z"/>
                <w:rFonts w:ascii="Times New Roman" w:hAnsi="Times New Roman" w:cs="Times New Roman"/>
                <w:color w:val="000000" w:themeColor="text1"/>
                <w:sz w:val="26"/>
                <w:szCs w:val="26"/>
              </w:rPr>
            </w:pPr>
            <w:ins w:id="1158" w:author="Nguyen Danh Nam 20166477" w:date="2020-02-15T17:12:00Z">
              <w:r>
                <w:rPr>
                  <w:rFonts w:ascii="Times New Roman" w:hAnsi="Times New Roman" w:cs="Times New Roman"/>
                  <w:color w:val="000000" w:themeColor="text1"/>
                  <w:sz w:val="26"/>
                  <w:szCs w:val="26"/>
                </w:rPr>
                <w:t>Sửa thông báo</w:t>
              </w:r>
            </w:ins>
          </w:p>
          <w:p w14:paraId="0FB1A514" w14:textId="77777777" w:rsidR="00C05255" w:rsidRPr="00257D2D" w:rsidRDefault="00C05255" w:rsidP="00832895">
            <w:pPr>
              <w:pStyle w:val="ListParagraph"/>
              <w:spacing w:line="276" w:lineRule="auto"/>
              <w:ind w:left="0"/>
              <w:rPr>
                <w:ins w:id="1159" w:author="Nguyen Danh Nam 20166477" w:date="2020-02-15T17:07:00Z"/>
                <w:rFonts w:ascii="Times New Roman" w:hAnsi="Times New Roman" w:cs="Times New Roman"/>
                <w:color w:val="000000" w:themeColor="text1"/>
                <w:sz w:val="26"/>
                <w:szCs w:val="26"/>
              </w:rPr>
            </w:pPr>
          </w:p>
        </w:tc>
      </w:tr>
      <w:tr w:rsidR="00C05255" w:rsidRPr="00257D2D" w14:paraId="7D8EA8F4" w14:textId="77777777" w:rsidTr="00832895">
        <w:trPr>
          <w:ins w:id="1160" w:author="Nguyen Danh Nam 20166477" w:date="2020-02-15T17:07:00Z"/>
        </w:trPr>
        <w:tc>
          <w:tcPr>
            <w:tcW w:w="2327" w:type="dxa"/>
          </w:tcPr>
          <w:p w14:paraId="5BF5BAC4" w14:textId="77777777" w:rsidR="00C05255" w:rsidRPr="00257D2D" w:rsidRDefault="00C05255" w:rsidP="00832895">
            <w:pPr>
              <w:pStyle w:val="ListParagraph"/>
              <w:spacing w:line="276" w:lineRule="auto"/>
              <w:ind w:left="0"/>
              <w:rPr>
                <w:ins w:id="1161" w:author="Nguyen Danh Nam 20166477" w:date="2020-02-15T17:07:00Z"/>
                <w:rFonts w:ascii="Times New Roman" w:hAnsi="Times New Roman" w:cs="Times New Roman"/>
                <w:color w:val="000000" w:themeColor="text1"/>
                <w:sz w:val="26"/>
                <w:szCs w:val="26"/>
                <w:lang w:val="vi-VN"/>
              </w:rPr>
            </w:pPr>
            <w:ins w:id="1162" w:author="Nguyen Danh Nam 20166477" w:date="2020-02-15T17:07:00Z">
              <w:r w:rsidRPr="00257D2D">
                <w:rPr>
                  <w:rFonts w:ascii="Times New Roman" w:hAnsi="Times New Roman" w:cs="Times New Roman"/>
                  <w:color w:val="000000" w:themeColor="text1"/>
                  <w:sz w:val="26"/>
                  <w:szCs w:val="26"/>
                  <w:lang w:val="vi-VN"/>
                </w:rPr>
                <w:t>Tác nhân</w:t>
              </w:r>
            </w:ins>
          </w:p>
        </w:tc>
        <w:tc>
          <w:tcPr>
            <w:tcW w:w="5575" w:type="dxa"/>
          </w:tcPr>
          <w:p w14:paraId="7D0AE424" w14:textId="77777777" w:rsidR="00C05255" w:rsidRPr="00257D2D" w:rsidRDefault="00C05255" w:rsidP="00832895">
            <w:pPr>
              <w:pStyle w:val="ListParagraph"/>
              <w:spacing w:line="276" w:lineRule="auto"/>
              <w:ind w:left="0"/>
              <w:rPr>
                <w:ins w:id="1163" w:author="Nguyen Danh Nam 20166477" w:date="2020-02-15T17:07:00Z"/>
                <w:rFonts w:ascii="Times New Roman" w:hAnsi="Times New Roman" w:cs="Times New Roman"/>
                <w:color w:val="000000" w:themeColor="text1"/>
                <w:sz w:val="26"/>
                <w:szCs w:val="26"/>
                <w:lang w:val="vi-VN"/>
              </w:rPr>
            </w:pPr>
            <w:ins w:id="1164" w:author="Nguyen Danh Nam 20166477" w:date="2020-02-15T17:07:00Z">
              <w:r w:rsidRPr="00257D2D">
                <w:rPr>
                  <w:rFonts w:ascii="Times New Roman" w:hAnsi="Times New Roman" w:cs="Times New Roman"/>
                  <w:color w:val="000000" w:themeColor="text1"/>
                  <w:sz w:val="26"/>
                  <w:szCs w:val="26"/>
                  <w:lang w:val="vi-VN"/>
                </w:rPr>
                <w:t>Admin</w:t>
              </w:r>
            </w:ins>
          </w:p>
          <w:p w14:paraId="25DF2B58" w14:textId="77777777" w:rsidR="00C05255" w:rsidRPr="00257D2D" w:rsidRDefault="00C05255" w:rsidP="00832895">
            <w:pPr>
              <w:pStyle w:val="ListParagraph"/>
              <w:spacing w:line="276" w:lineRule="auto"/>
              <w:ind w:left="0"/>
              <w:rPr>
                <w:ins w:id="1165" w:author="Nguyen Danh Nam 20166477" w:date="2020-02-15T17:07:00Z"/>
                <w:rFonts w:ascii="Times New Roman" w:hAnsi="Times New Roman" w:cs="Times New Roman"/>
                <w:color w:val="000000" w:themeColor="text1"/>
                <w:sz w:val="26"/>
                <w:szCs w:val="26"/>
                <w:lang w:val="vi-VN"/>
              </w:rPr>
            </w:pPr>
          </w:p>
        </w:tc>
      </w:tr>
      <w:tr w:rsidR="00C05255" w:rsidRPr="00257D2D" w14:paraId="7E59176E" w14:textId="77777777" w:rsidTr="00832895">
        <w:trPr>
          <w:ins w:id="1166" w:author="Nguyen Danh Nam 20166477" w:date="2020-02-15T17:07:00Z"/>
        </w:trPr>
        <w:tc>
          <w:tcPr>
            <w:tcW w:w="2327" w:type="dxa"/>
          </w:tcPr>
          <w:p w14:paraId="64F49E9C" w14:textId="77777777" w:rsidR="00C05255" w:rsidRPr="00257D2D" w:rsidRDefault="00C05255" w:rsidP="00832895">
            <w:pPr>
              <w:pStyle w:val="ListParagraph"/>
              <w:spacing w:line="276" w:lineRule="auto"/>
              <w:ind w:left="0"/>
              <w:rPr>
                <w:ins w:id="1167" w:author="Nguyen Danh Nam 20166477" w:date="2020-02-15T17:07:00Z"/>
                <w:rFonts w:ascii="Times New Roman" w:hAnsi="Times New Roman" w:cs="Times New Roman"/>
                <w:color w:val="000000" w:themeColor="text1"/>
                <w:sz w:val="26"/>
                <w:szCs w:val="26"/>
                <w:lang w:val="vi-VN"/>
              </w:rPr>
            </w:pPr>
            <w:ins w:id="1168" w:author="Nguyen Danh Nam 20166477" w:date="2020-02-15T17:07:00Z">
              <w:r w:rsidRPr="00257D2D">
                <w:rPr>
                  <w:rFonts w:ascii="Times New Roman" w:hAnsi="Times New Roman" w:cs="Times New Roman"/>
                  <w:color w:val="000000" w:themeColor="text1"/>
                  <w:sz w:val="26"/>
                  <w:szCs w:val="26"/>
                  <w:lang w:val="vi-VN"/>
                </w:rPr>
                <w:t>Mô tả</w:t>
              </w:r>
            </w:ins>
          </w:p>
        </w:tc>
        <w:tc>
          <w:tcPr>
            <w:tcW w:w="5575" w:type="dxa"/>
          </w:tcPr>
          <w:p w14:paraId="1775BE2F" w14:textId="0F3ECDBA" w:rsidR="00C05255" w:rsidRPr="00257D2D" w:rsidRDefault="00C05255" w:rsidP="00832895">
            <w:pPr>
              <w:pStyle w:val="ListParagraph"/>
              <w:spacing w:line="276" w:lineRule="auto"/>
              <w:ind w:left="0"/>
              <w:rPr>
                <w:ins w:id="1169" w:author="Nguyen Danh Nam 20166477" w:date="2020-02-15T17:07:00Z"/>
                <w:rFonts w:ascii="Times New Roman" w:hAnsi="Times New Roman" w:cs="Times New Roman"/>
                <w:color w:val="000000" w:themeColor="text1"/>
                <w:sz w:val="26"/>
                <w:szCs w:val="26"/>
                <w:lang w:val="vi-VN"/>
              </w:rPr>
            </w:pPr>
            <w:ins w:id="1170" w:author="Nguyen Danh Nam 20166477" w:date="2020-02-15T17:07:00Z">
              <w:r w:rsidRPr="00257D2D">
                <w:rPr>
                  <w:rFonts w:ascii="Times New Roman" w:hAnsi="Times New Roman" w:cs="Times New Roman"/>
                  <w:color w:val="000000" w:themeColor="text1"/>
                  <w:sz w:val="26"/>
                  <w:szCs w:val="26"/>
                  <w:lang w:val="vi-VN"/>
                </w:rPr>
                <w:t xml:space="preserve">Admin </w:t>
              </w:r>
            </w:ins>
            <w:ins w:id="1171" w:author="Nguyen Danh Nam 20166477" w:date="2020-02-15T17:12:00Z">
              <w:r>
                <w:rPr>
                  <w:rFonts w:ascii="Times New Roman" w:hAnsi="Times New Roman" w:cs="Times New Roman"/>
                  <w:color w:val="000000" w:themeColor="text1"/>
                  <w:sz w:val="26"/>
                  <w:szCs w:val="26"/>
                  <w:lang w:val="vi-VN"/>
                </w:rPr>
                <w:t>sửa thông tin của một thông báo</w:t>
              </w:r>
            </w:ins>
            <w:ins w:id="1172" w:author="Nguyen Danh Nam 20166477" w:date="2020-02-15T17:07:00Z">
              <w:r w:rsidRPr="00257D2D">
                <w:rPr>
                  <w:rFonts w:ascii="Times New Roman" w:hAnsi="Times New Roman" w:cs="Times New Roman"/>
                  <w:color w:val="000000" w:themeColor="text1"/>
                  <w:sz w:val="26"/>
                  <w:szCs w:val="26"/>
                  <w:lang w:val="vi-VN"/>
                </w:rPr>
                <w:t>.</w:t>
              </w:r>
            </w:ins>
          </w:p>
          <w:p w14:paraId="1B0DE00D" w14:textId="77777777" w:rsidR="00C05255" w:rsidRPr="00257D2D" w:rsidRDefault="00C05255" w:rsidP="00832895">
            <w:pPr>
              <w:pStyle w:val="ListParagraph"/>
              <w:spacing w:line="276" w:lineRule="auto"/>
              <w:ind w:left="0"/>
              <w:rPr>
                <w:ins w:id="1173" w:author="Nguyen Danh Nam 20166477" w:date="2020-02-15T17:07:00Z"/>
                <w:rFonts w:ascii="Times New Roman" w:hAnsi="Times New Roman" w:cs="Times New Roman"/>
                <w:color w:val="000000" w:themeColor="text1"/>
                <w:sz w:val="26"/>
                <w:szCs w:val="26"/>
                <w:lang w:val="vi-VN"/>
              </w:rPr>
            </w:pPr>
          </w:p>
        </w:tc>
      </w:tr>
      <w:tr w:rsidR="00C05255" w:rsidRPr="00257D2D" w14:paraId="34E2625B" w14:textId="77777777" w:rsidTr="00832895">
        <w:trPr>
          <w:ins w:id="1174" w:author="Nguyen Danh Nam 20166477" w:date="2020-02-15T17:07:00Z"/>
        </w:trPr>
        <w:tc>
          <w:tcPr>
            <w:tcW w:w="2327" w:type="dxa"/>
          </w:tcPr>
          <w:p w14:paraId="3AE4C674" w14:textId="77777777" w:rsidR="00C05255" w:rsidRPr="00257D2D" w:rsidRDefault="00C05255" w:rsidP="00832895">
            <w:pPr>
              <w:pStyle w:val="ListParagraph"/>
              <w:spacing w:line="276" w:lineRule="auto"/>
              <w:ind w:left="0"/>
              <w:rPr>
                <w:ins w:id="1175" w:author="Nguyen Danh Nam 20166477" w:date="2020-02-15T17:07:00Z"/>
                <w:rFonts w:ascii="Times New Roman" w:hAnsi="Times New Roman" w:cs="Times New Roman"/>
                <w:color w:val="000000" w:themeColor="text1"/>
                <w:sz w:val="26"/>
                <w:szCs w:val="26"/>
                <w:lang w:val="vi-VN"/>
              </w:rPr>
            </w:pPr>
            <w:ins w:id="1176" w:author="Nguyen Danh Nam 20166477" w:date="2020-02-15T17:07:00Z">
              <w:r w:rsidRPr="00257D2D">
                <w:rPr>
                  <w:rFonts w:ascii="Times New Roman" w:hAnsi="Times New Roman" w:cs="Times New Roman"/>
                  <w:color w:val="000000" w:themeColor="text1"/>
                  <w:sz w:val="26"/>
                  <w:szCs w:val="26"/>
                  <w:lang w:val="vi-VN"/>
                </w:rPr>
                <w:t>Sự kiện kích hoạt</w:t>
              </w:r>
            </w:ins>
          </w:p>
        </w:tc>
        <w:tc>
          <w:tcPr>
            <w:tcW w:w="5575" w:type="dxa"/>
          </w:tcPr>
          <w:p w14:paraId="759E34C4" w14:textId="3D05FDC6" w:rsidR="00C05255" w:rsidRPr="00C05255" w:rsidRDefault="00C05255" w:rsidP="00832895">
            <w:pPr>
              <w:pStyle w:val="ListParagraph"/>
              <w:spacing w:line="276" w:lineRule="auto"/>
              <w:ind w:left="0"/>
              <w:rPr>
                <w:ins w:id="1177" w:author="Nguyen Danh Nam 20166477" w:date="2020-02-15T17:07:00Z"/>
                <w:rFonts w:ascii="Times New Roman" w:hAnsi="Times New Roman" w:cs="Times New Roman"/>
                <w:color w:val="000000" w:themeColor="text1"/>
                <w:sz w:val="26"/>
                <w:szCs w:val="26"/>
                <w:rPrChange w:id="1178" w:author="Nguyen Danh Nam 20166477" w:date="2020-02-15T17:14:00Z">
                  <w:rPr>
                    <w:ins w:id="1179" w:author="Nguyen Danh Nam 20166477" w:date="2020-02-15T17:07:00Z"/>
                    <w:rFonts w:ascii="Times New Roman" w:hAnsi="Times New Roman" w:cs="Times New Roman"/>
                    <w:color w:val="000000" w:themeColor="text1"/>
                    <w:sz w:val="26"/>
                    <w:szCs w:val="26"/>
                    <w:lang w:val="vi-VN"/>
                  </w:rPr>
                </w:rPrChange>
              </w:rPr>
            </w:pPr>
            <w:ins w:id="1180" w:author="Nguyen Danh Nam 20166477" w:date="2020-02-15T17:07:00Z">
              <w:r w:rsidRPr="00257D2D">
                <w:rPr>
                  <w:rFonts w:ascii="Times New Roman" w:hAnsi="Times New Roman" w:cs="Times New Roman"/>
                  <w:color w:val="000000" w:themeColor="text1"/>
                  <w:sz w:val="26"/>
                  <w:szCs w:val="26"/>
                  <w:lang w:val="vi-VN"/>
                </w:rPr>
                <w:t xml:space="preserve">Admin bấm nút </w:t>
              </w:r>
            </w:ins>
            <w:ins w:id="1181" w:author="Nguyen Danh Nam 20166477" w:date="2020-02-15T17:13:00Z">
              <w:r>
                <w:rPr>
                  <w:rFonts w:ascii="Times New Roman" w:hAnsi="Times New Roman" w:cs="Times New Roman"/>
                  <w:color w:val="000000" w:themeColor="text1"/>
                  <w:sz w:val="26"/>
                  <w:szCs w:val="26"/>
                  <w:lang w:val="vi-VN"/>
                </w:rPr>
                <w:t xml:space="preserve">sửa </w:t>
              </w:r>
            </w:ins>
            <w:ins w:id="1182" w:author="Nguyen Danh Nam 20166477" w:date="2020-02-15T17:07:00Z">
              <w:r w:rsidRPr="00257D2D">
                <w:rPr>
                  <w:rFonts w:ascii="Times New Roman" w:hAnsi="Times New Roman" w:cs="Times New Roman"/>
                  <w:color w:val="000000" w:themeColor="text1"/>
                  <w:sz w:val="26"/>
                  <w:szCs w:val="26"/>
                  <w:lang w:val="vi-VN"/>
                </w:rPr>
                <w:t xml:space="preserve">thông báo ở giao diện </w:t>
              </w:r>
            </w:ins>
            <w:ins w:id="1183" w:author="Nguyen Danh Nam 20166477" w:date="2020-02-15T17:13:00Z">
              <w:r>
                <w:rPr>
                  <w:rFonts w:ascii="Times New Roman" w:hAnsi="Times New Roman" w:cs="Times New Roman"/>
                  <w:color w:val="000000" w:themeColor="text1"/>
                  <w:sz w:val="26"/>
                  <w:szCs w:val="26"/>
                  <w:lang w:val="vi-VN"/>
                </w:rPr>
                <w:t>xem chi tiết thông báo.</w:t>
              </w:r>
            </w:ins>
          </w:p>
          <w:p w14:paraId="515B413B" w14:textId="77777777" w:rsidR="00C05255" w:rsidRPr="00257D2D" w:rsidRDefault="00C05255" w:rsidP="00832895">
            <w:pPr>
              <w:pStyle w:val="ListParagraph"/>
              <w:spacing w:line="276" w:lineRule="auto"/>
              <w:ind w:left="0"/>
              <w:rPr>
                <w:ins w:id="1184" w:author="Nguyen Danh Nam 20166477" w:date="2020-02-15T17:07:00Z"/>
                <w:rFonts w:ascii="Times New Roman" w:hAnsi="Times New Roman" w:cs="Times New Roman"/>
                <w:color w:val="000000" w:themeColor="text1"/>
                <w:sz w:val="26"/>
                <w:szCs w:val="26"/>
                <w:lang w:val="vi-VN"/>
              </w:rPr>
            </w:pPr>
          </w:p>
        </w:tc>
      </w:tr>
      <w:tr w:rsidR="00C05255" w:rsidRPr="00257D2D" w14:paraId="46B8B69C" w14:textId="77777777" w:rsidTr="00832895">
        <w:trPr>
          <w:ins w:id="1185" w:author="Nguyen Danh Nam 20166477" w:date="2020-02-15T17:07:00Z"/>
        </w:trPr>
        <w:tc>
          <w:tcPr>
            <w:tcW w:w="2327" w:type="dxa"/>
          </w:tcPr>
          <w:p w14:paraId="6BE40271" w14:textId="77777777" w:rsidR="00C05255" w:rsidRPr="00257D2D" w:rsidRDefault="00C05255" w:rsidP="00832895">
            <w:pPr>
              <w:pStyle w:val="ListParagraph"/>
              <w:spacing w:line="276" w:lineRule="auto"/>
              <w:ind w:left="0"/>
              <w:rPr>
                <w:ins w:id="1186" w:author="Nguyen Danh Nam 20166477" w:date="2020-02-15T17:07:00Z"/>
                <w:rFonts w:ascii="Times New Roman" w:hAnsi="Times New Roman" w:cs="Times New Roman"/>
                <w:color w:val="000000" w:themeColor="text1"/>
                <w:sz w:val="26"/>
                <w:szCs w:val="26"/>
                <w:lang w:val="vi-VN"/>
              </w:rPr>
            </w:pPr>
            <w:ins w:id="1187" w:author="Nguyen Danh Nam 20166477" w:date="2020-02-15T17:07:00Z">
              <w:r w:rsidRPr="00257D2D">
                <w:rPr>
                  <w:rFonts w:ascii="Times New Roman" w:hAnsi="Times New Roman" w:cs="Times New Roman"/>
                  <w:color w:val="000000" w:themeColor="text1"/>
                  <w:sz w:val="26"/>
                  <w:szCs w:val="26"/>
                  <w:lang w:val="vi-VN"/>
                </w:rPr>
                <w:t>Điều kiện tiên quyết</w:t>
              </w:r>
            </w:ins>
          </w:p>
        </w:tc>
        <w:tc>
          <w:tcPr>
            <w:tcW w:w="5575" w:type="dxa"/>
          </w:tcPr>
          <w:p w14:paraId="253E8A89" w14:textId="77777777" w:rsidR="00C05255" w:rsidRPr="00257D2D" w:rsidRDefault="00C05255" w:rsidP="00832895">
            <w:pPr>
              <w:pStyle w:val="ListParagraph"/>
              <w:spacing w:line="276" w:lineRule="auto"/>
              <w:ind w:left="0"/>
              <w:rPr>
                <w:ins w:id="1188" w:author="Nguyen Danh Nam 20166477" w:date="2020-02-15T17:07:00Z"/>
                <w:rFonts w:ascii="Times New Roman" w:hAnsi="Times New Roman" w:cs="Times New Roman"/>
                <w:color w:val="000000" w:themeColor="text1"/>
                <w:sz w:val="26"/>
                <w:szCs w:val="26"/>
                <w:lang w:val="vi-VN"/>
              </w:rPr>
            </w:pPr>
            <w:ins w:id="1189" w:author="Nguyen Danh Nam 20166477" w:date="2020-02-15T17:07:00Z">
              <w:r w:rsidRPr="00257D2D">
                <w:rPr>
                  <w:rFonts w:ascii="Times New Roman" w:hAnsi="Times New Roman" w:cs="Times New Roman"/>
                  <w:color w:val="000000" w:themeColor="text1"/>
                  <w:sz w:val="26"/>
                  <w:szCs w:val="26"/>
                  <w:lang w:val="vi-VN"/>
                </w:rPr>
                <w:t>Tài khoản đăng nhập có quyền quản trị viên.</w:t>
              </w:r>
            </w:ins>
          </w:p>
          <w:p w14:paraId="6B556962" w14:textId="77777777" w:rsidR="00C05255" w:rsidRPr="00257D2D" w:rsidRDefault="00C05255" w:rsidP="00832895">
            <w:pPr>
              <w:pStyle w:val="ListParagraph"/>
              <w:spacing w:line="276" w:lineRule="auto"/>
              <w:ind w:left="0"/>
              <w:rPr>
                <w:ins w:id="1190" w:author="Nguyen Danh Nam 20166477" w:date="2020-02-15T17:07:00Z"/>
                <w:rFonts w:ascii="Times New Roman" w:hAnsi="Times New Roman" w:cs="Times New Roman"/>
                <w:color w:val="000000" w:themeColor="text1"/>
                <w:sz w:val="26"/>
                <w:szCs w:val="26"/>
                <w:lang w:val="vi-VN"/>
              </w:rPr>
            </w:pPr>
          </w:p>
        </w:tc>
      </w:tr>
      <w:tr w:rsidR="00C05255" w:rsidRPr="00257D2D" w14:paraId="6F36A974" w14:textId="77777777" w:rsidTr="00832895">
        <w:trPr>
          <w:ins w:id="1191" w:author="Nguyen Danh Nam 20166477" w:date="2020-02-15T17:07:00Z"/>
        </w:trPr>
        <w:tc>
          <w:tcPr>
            <w:tcW w:w="2327" w:type="dxa"/>
          </w:tcPr>
          <w:p w14:paraId="374248A1" w14:textId="77777777" w:rsidR="00C05255" w:rsidRPr="00257D2D" w:rsidRDefault="00C05255" w:rsidP="00832895">
            <w:pPr>
              <w:pStyle w:val="ListParagraph"/>
              <w:spacing w:line="276" w:lineRule="auto"/>
              <w:ind w:left="0"/>
              <w:rPr>
                <w:ins w:id="1192" w:author="Nguyen Danh Nam 20166477" w:date="2020-02-15T17:07:00Z"/>
                <w:rFonts w:ascii="Times New Roman" w:hAnsi="Times New Roman" w:cs="Times New Roman"/>
                <w:color w:val="000000" w:themeColor="text1"/>
                <w:sz w:val="26"/>
                <w:szCs w:val="26"/>
                <w:lang w:val="vi-VN"/>
              </w:rPr>
            </w:pPr>
            <w:ins w:id="1193" w:author="Nguyen Danh Nam 20166477" w:date="2020-02-15T17:07:00Z">
              <w:r w:rsidRPr="00257D2D">
                <w:rPr>
                  <w:rFonts w:ascii="Times New Roman" w:hAnsi="Times New Roman" w:cs="Times New Roman"/>
                  <w:color w:val="000000" w:themeColor="text1"/>
                  <w:sz w:val="26"/>
                  <w:szCs w:val="26"/>
                  <w:lang w:val="vi-VN"/>
                </w:rPr>
                <w:t>Luồng xử lí chính</w:t>
              </w:r>
            </w:ins>
          </w:p>
        </w:tc>
        <w:tc>
          <w:tcPr>
            <w:tcW w:w="5575" w:type="dxa"/>
          </w:tcPr>
          <w:p w14:paraId="04E906AF" w14:textId="424A4F17" w:rsidR="00C05255" w:rsidRPr="00C05255" w:rsidRDefault="00C05255" w:rsidP="00C05255">
            <w:pPr>
              <w:pStyle w:val="ListParagraph"/>
              <w:numPr>
                <w:ilvl w:val="0"/>
                <w:numId w:val="39"/>
              </w:numPr>
              <w:spacing w:line="276" w:lineRule="auto"/>
              <w:rPr>
                <w:ins w:id="1194" w:author="Nguyen Danh Nam 20166477" w:date="2020-02-15T17:07:00Z"/>
                <w:rFonts w:ascii="Times New Roman" w:hAnsi="Times New Roman" w:cs="Times New Roman"/>
                <w:color w:val="000000" w:themeColor="text1"/>
                <w:sz w:val="26"/>
                <w:szCs w:val="26"/>
                <w:lang w:val="vi-VN"/>
                <w:rPrChange w:id="1195" w:author="Nguyen Danh Nam 20166477" w:date="2020-02-15T17:14:00Z">
                  <w:rPr>
                    <w:ins w:id="1196" w:author="Nguyen Danh Nam 20166477" w:date="2020-02-15T17:07:00Z"/>
                    <w:lang w:val="vi-VN"/>
                  </w:rPr>
                </w:rPrChange>
              </w:rPr>
              <w:pPrChange w:id="1197" w:author="Nguyen Danh Nam 20166477" w:date="2020-02-15T17:14:00Z">
                <w:pPr>
                  <w:pStyle w:val="ListParagraph"/>
                  <w:numPr>
                    <w:numId w:val="29"/>
                  </w:numPr>
                  <w:spacing w:line="276" w:lineRule="auto"/>
                  <w:ind w:hanging="360"/>
                </w:pPr>
              </w:pPrChange>
            </w:pPr>
            <w:ins w:id="1198" w:author="Nguyen Danh Nam 20166477" w:date="2020-02-15T17:07:00Z">
              <w:r w:rsidRPr="00C05255">
                <w:rPr>
                  <w:rFonts w:ascii="Times New Roman" w:hAnsi="Times New Roman" w:cs="Times New Roman"/>
                  <w:color w:val="000000" w:themeColor="text1"/>
                  <w:sz w:val="26"/>
                  <w:szCs w:val="26"/>
                  <w:lang w:val="vi-VN"/>
                  <w:rPrChange w:id="1199" w:author="Nguyen Danh Nam 20166477" w:date="2020-02-15T17:14:00Z">
                    <w:rPr>
                      <w:lang w:val="vi-VN"/>
                    </w:rPr>
                  </w:rPrChange>
                </w:rPr>
                <w:t xml:space="preserve">Admin bấm nút </w:t>
              </w:r>
            </w:ins>
            <w:ins w:id="1200" w:author="Nguyen Danh Nam 20166477" w:date="2020-02-15T17:14:00Z">
              <w:r>
                <w:rPr>
                  <w:rFonts w:ascii="Times New Roman" w:hAnsi="Times New Roman" w:cs="Times New Roman"/>
                  <w:color w:val="000000" w:themeColor="text1"/>
                  <w:sz w:val="26"/>
                  <w:szCs w:val="26"/>
                </w:rPr>
                <w:t>sửa</w:t>
              </w:r>
            </w:ins>
            <w:ins w:id="1201" w:author="Nguyen Danh Nam 20166477" w:date="2020-02-15T17:07:00Z">
              <w:r w:rsidRPr="00C05255">
                <w:rPr>
                  <w:rFonts w:ascii="Times New Roman" w:hAnsi="Times New Roman" w:cs="Times New Roman"/>
                  <w:color w:val="000000" w:themeColor="text1"/>
                  <w:sz w:val="26"/>
                  <w:szCs w:val="26"/>
                  <w:lang w:val="vi-VN"/>
                  <w:rPrChange w:id="1202" w:author="Nguyen Danh Nam 20166477" w:date="2020-02-15T17:14:00Z">
                    <w:rPr>
                      <w:lang w:val="vi-VN"/>
                    </w:rPr>
                  </w:rPrChange>
                </w:rPr>
                <w:t xml:space="preserve"> thông báo ở giao diện </w:t>
              </w:r>
            </w:ins>
            <w:ins w:id="1203" w:author="Nguyen Danh Nam 20166477" w:date="2020-02-15T17:14:00Z">
              <w:r>
                <w:rPr>
                  <w:rFonts w:ascii="Times New Roman" w:hAnsi="Times New Roman" w:cs="Times New Roman"/>
                  <w:color w:val="000000" w:themeColor="text1"/>
                  <w:sz w:val="26"/>
                  <w:szCs w:val="26"/>
                  <w:lang w:val="vi-VN"/>
                </w:rPr>
                <w:t>chi tiết thông báo</w:t>
              </w:r>
            </w:ins>
            <w:ins w:id="1204" w:author="Nguyen Danh Nam 20166477" w:date="2020-02-15T17:07:00Z">
              <w:r w:rsidRPr="00C05255">
                <w:rPr>
                  <w:rFonts w:ascii="Times New Roman" w:hAnsi="Times New Roman" w:cs="Times New Roman"/>
                  <w:color w:val="000000" w:themeColor="text1"/>
                  <w:sz w:val="26"/>
                  <w:szCs w:val="26"/>
                  <w:lang w:val="vi-VN"/>
                  <w:rPrChange w:id="1205" w:author="Nguyen Danh Nam 20166477" w:date="2020-02-15T17:14:00Z">
                    <w:rPr>
                      <w:lang w:val="vi-VN"/>
                    </w:rPr>
                  </w:rPrChange>
                </w:rPr>
                <w:t>.</w:t>
              </w:r>
            </w:ins>
          </w:p>
          <w:p w14:paraId="7AB211E8" w14:textId="77777777" w:rsidR="00C05255" w:rsidRPr="00257D2D" w:rsidRDefault="00C05255" w:rsidP="00C05255">
            <w:pPr>
              <w:pStyle w:val="ListParagraph"/>
              <w:numPr>
                <w:ilvl w:val="0"/>
                <w:numId w:val="39"/>
              </w:numPr>
              <w:spacing w:line="276" w:lineRule="auto"/>
              <w:rPr>
                <w:ins w:id="1206" w:author="Nguyen Danh Nam 20166477" w:date="2020-02-15T17:07:00Z"/>
                <w:rFonts w:ascii="Times New Roman" w:hAnsi="Times New Roman" w:cs="Times New Roman"/>
                <w:color w:val="000000" w:themeColor="text1"/>
                <w:sz w:val="26"/>
                <w:szCs w:val="26"/>
                <w:lang w:val="vi-VN"/>
              </w:rPr>
              <w:pPrChange w:id="1207" w:author="Nguyen Danh Nam 20166477" w:date="2020-02-15T17:14:00Z">
                <w:pPr>
                  <w:pStyle w:val="ListParagraph"/>
                  <w:numPr>
                    <w:numId w:val="29"/>
                  </w:numPr>
                  <w:spacing w:line="276" w:lineRule="auto"/>
                  <w:ind w:hanging="360"/>
                </w:pPr>
              </w:pPrChange>
            </w:pPr>
            <w:ins w:id="1208" w:author="Nguyen Danh Nam 20166477" w:date="2020-02-15T17:07:00Z">
              <w:r w:rsidRPr="00257D2D">
                <w:rPr>
                  <w:rFonts w:ascii="Times New Roman" w:hAnsi="Times New Roman" w:cs="Times New Roman"/>
                  <w:color w:val="000000" w:themeColor="text1"/>
                  <w:sz w:val="26"/>
                  <w:szCs w:val="26"/>
                  <w:lang w:val="vi-VN"/>
                </w:rPr>
                <w:t>Hệ thống hiển thị form để nhập dữ liệu về thông báo.</w:t>
              </w:r>
            </w:ins>
          </w:p>
          <w:p w14:paraId="1C65E32D" w14:textId="52907FA6" w:rsidR="00C05255" w:rsidRPr="00257D2D" w:rsidRDefault="00C05255" w:rsidP="00C05255">
            <w:pPr>
              <w:pStyle w:val="ListParagraph"/>
              <w:numPr>
                <w:ilvl w:val="0"/>
                <w:numId w:val="39"/>
              </w:numPr>
              <w:spacing w:line="276" w:lineRule="auto"/>
              <w:rPr>
                <w:ins w:id="1209" w:author="Nguyen Danh Nam 20166477" w:date="2020-02-15T17:07:00Z"/>
                <w:rFonts w:ascii="Times New Roman" w:hAnsi="Times New Roman" w:cs="Times New Roman"/>
                <w:color w:val="000000" w:themeColor="text1"/>
                <w:sz w:val="26"/>
                <w:szCs w:val="26"/>
                <w:lang w:val="vi-VN"/>
              </w:rPr>
              <w:pPrChange w:id="1210" w:author="Nguyen Danh Nam 20166477" w:date="2020-02-15T17:14:00Z">
                <w:pPr>
                  <w:pStyle w:val="ListParagraph"/>
                  <w:numPr>
                    <w:numId w:val="29"/>
                  </w:numPr>
                  <w:spacing w:line="276" w:lineRule="auto"/>
                  <w:ind w:hanging="360"/>
                </w:pPr>
              </w:pPrChange>
            </w:pPr>
            <w:ins w:id="1211" w:author="Nguyen Danh Nam 20166477" w:date="2020-02-15T17:07:00Z">
              <w:r w:rsidRPr="00257D2D">
                <w:rPr>
                  <w:rFonts w:ascii="Times New Roman" w:hAnsi="Times New Roman" w:cs="Times New Roman"/>
                  <w:color w:val="000000" w:themeColor="text1"/>
                  <w:sz w:val="26"/>
                  <w:szCs w:val="26"/>
                  <w:lang w:val="vi-VN"/>
                </w:rPr>
                <w:t xml:space="preserve">Admin bấm nút </w:t>
              </w:r>
            </w:ins>
            <w:ins w:id="1212" w:author="Nguyen Danh Nam 20166477" w:date="2020-02-15T17:15:00Z">
              <w:r w:rsidR="000D785D">
                <w:rPr>
                  <w:rFonts w:ascii="Times New Roman" w:hAnsi="Times New Roman" w:cs="Times New Roman"/>
                  <w:color w:val="000000" w:themeColor="text1"/>
                  <w:sz w:val="26"/>
                  <w:szCs w:val="26"/>
                  <w:lang w:val="vi-VN"/>
                </w:rPr>
                <w:t xml:space="preserve">Lưu </w:t>
              </w:r>
            </w:ins>
            <w:ins w:id="1213" w:author="Nguyen Danh Nam 20166477" w:date="2020-02-15T17:07:00Z">
              <w:r w:rsidRPr="00257D2D">
                <w:rPr>
                  <w:rFonts w:ascii="Times New Roman" w:hAnsi="Times New Roman" w:cs="Times New Roman"/>
                  <w:color w:val="000000" w:themeColor="text1"/>
                  <w:sz w:val="26"/>
                  <w:szCs w:val="26"/>
                  <w:lang w:val="vi-VN"/>
                </w:rPr>
                <w:t>để hoàn thành thao tác.</w:t>
              </w:r>
            </w:ins>
          </w:p>
          <w:p w14:paraId="3622B21E" w14:textId="432E29EB" w:rsidR="00C05255" w:rsidRPr="000D785D" w:rsidRDefault="00C05255" w:rsidP="000D785D">
            <w:pPr>
              <w:pStyle w:val="ListParagraph"/>
              <w:numPr>
                <w:ilvl w:val="0"/>
                <w:numId w:val="39"/>
              </w:numPr>
              <w:spacing w:line="276" w:lineRule="auto"/>
              <w:rPr>
                <w:ins w:id="1214" w:author="Nguyen Danh Nam 20166477" w:date="2020-02-15T17:07:00Z"/>
                <w:rFonts w:ascii="Times New Roman" w:hAnsi="Times New Roman" w:cs="Times New Roman"/>
                <w:color w:val="000000" w:themeColor="text1"/>
                <w:sz w:val="26"/>
                <w:szCs w:val="26"/>
                <w:lang w:val="vi-VN"/>
                <w:rPrChange w:id="1215" w:author="Nguyen Danh Nam 20166477" w:date="2020-02-15T17:15:00Z">
                  <w:rPr>
                    <w:ins w:id="1216" w:author="Nguyen Danh Nam 20166477" w:date="2020-02-15T17:07:00Z"/>
                    <w:lang w:val="vi-VN"/>
                  </w:rPr>
                </w:rPrChange>
              </w:rPr>
              <w:pPrChange w:id="1217" w:author="Nguyen Danh Nam 20166477" w:date="2020-02-15T17:15:00Z">
                <w:pPr>
                  <w:pStyle w:val="ListParagraph"/>
                  <w:numPr>
                    <w:numId w:val="29"/>
                  </w:numPr>
                  <w:spacing w:line="276" w:lineRule="auto"/>
                  <w:ind w:hanging="360"/>
                </w:pPr>
              </w:pPrChange>
            </w:pPr>
            <w:ins w:id="1218" w:author="Nguyen Danh Nam 20166477" w:date="2020-02-15T17:07:00Z">
              <w:r w:rsidRPr="00257D2D">
                <w:rPr>
                  <w:rFonts w:ascii="Times New Roman" w:hAnsi="Times New Roman" w:cs="Times New Roman"/>
                  <w:color w:val="000000" w:themeColor="text1"/>
                  <w:sz w:val="26"/>
                  <w:szCs w:val="26"/>
                  <w:lang w:val="vi-VN"/>
                </w:rPr>
                <w:t>Hệ thống lưu thông báo vào CSDL.</w:t>
              </w:r>
            </w:ins>
          </w:p>
          <w:p w14:paraId="6C17FC4B" w14:textId="061A7B9E" w:rsidR="000D785D" w:rsidRPr="000D785D" w:rsidRDefault="00C05255" w:rsidP="000D785D">
            <w:pPr>
              <w:pStyle w:val="ListParagraph"/>
              <w:numPr>
                <w:ilvl w:val="0"/>
                <w:numId w:val="39"/>
              </w:numPr>
              <w:spacing w:line="276" w:lineRule="auto"/>
              <w:rPr>
                <w:ins w:id="1219" w:author="Nguyen Danh Nam 20166477" w:date="2020-02-15T17:07:00Z"/>
                <w:rFonts w:ascii="Times New Roman" w:hAnsi="Times New Roman" w:cs="Times New Roman"/>
                <w:color w:val="000000" w:themeColor="text1"/>
                <w:sz w:val="26"/>
                <w:szCs w:val="26"/>
                <w:lang w:val="vi-VN"/>
                <w:rPrChange w:id="1220" w:author="Nguyen Danh Nam 20166477" w:date="2020-02-15T17:16:00Z">
                  <w:rPr>
                    <w:ins w:id="1221" w:author="Nguyen Danh Nam 20166477" w:date="2020-02-15T17:07:00Z"/>
                    <w:lang w:val="vi-VN"/>
                  </w:rPr>
                </w:rPrChange>
              </w:rPr>
              <w:pPrChange w:id="1222" w:author="Nguyen Danh Nam 20166477" w:date="2020-02-15T17:16:00Z">
                <w:pPr>
                  <w:pStyle w:val="ListParagraph"/>
                  <w:numPr>
                    <w:numId w:val="29"/>
                  </w:numPr>
                  <w:spacing w:line="276" w:lineRule="auto"/>
                  <w:ind w:hanging="360"/>
                </w:pPr>
              </w:pPrChange>
            </w:pPr>
            <w:ins w:id="1223" w:author="Nguyen Danh Nam 20166477" w:date="2020-02-15T17:07:00Z">
              <w:r w:rsidRPr="00257D2D">
                <w:rPr>
                  <w:rFonts w:ascii="Times New Roman" w:hAnsi="Times New Roman" w:cs="Times New Roman"/>
                  <w:color w:val="000000" w:themeColor="text1"/>
                  <w:sz w:val="26"/>
                  <w:szCs w:val="26"/>
                  <w:lang w:val="vi-VN"/>
                </w:rPr>
                <w:t xml:space="preserve">Hệ thống thông báo kết quả </w:t>
              </w:r>
            </w:ins>
            <w:ins w:id="1224" w:author="Nguyen Danh Nam 20166477" w:date="2020-02-15T17:16:00Z">
              <w:r w:rsidR="000D785D">
                <w:rPr>
                  <w:rFonts w:ascii="Times New Roman" w:hAnsi="Times New Roman" w:cs="Times New Roman"/>
                  <w:color w:val="000000" w:themeColor="text1"/>
                  <w:sz w:val="26"/>
                  <w:szCs w:val="26"/>
                  <w:lang w:val="vi-VN"/>
                </w:rPr>
                <w:t xml:space="preserve">sửa </w:t>
              </w:r>
            </w:ins>
            <w:ins w:id="1225" w:author="Nguyen Danh Nam 20166477" w:date="2020-02-15T17:07:00Z">
              <w:r w:rsidRPr="00257D2D">
                <w:rPr>
                  <w:rFonts w:ascii="Times New Roman" w:hAnsi="Times New Roman" w:cs="Times New Roman"/>
                  <w:color w:val="000000" w:themeColor="text1"/>
                  <w:sz w:val="26"/>
                  <w:szCs w:val="26"/>
                  <w:lang w:val="vi-VN"/>
                </w:rPr>
                <w:t>thông báo.</w:t>
              </w:r>
            </w:ins>
          </w:p>
        </w:tc>
      </w:tr>
      <w:tr w:rsidR="00C05255" w:rsidRPr="00257D2D" w14:paraId="06FB39EB" w14:textId="77777777" w:rsidTr="00832895">
        <w:trPr>
          <w:ins w:id="1226" w:author="Nguyen Danh Nam 20166477" w:date="2020-02-15T17:07:00Z"/>
        </w:trPr>
        <w:tc>
          <w:tcPr>
            <w:tcW w:w="2327" w:type="dxa"/>
          </w:tcPr>
          <w:p w14:paraId="1F0FA9AC" w14:textId="77777777" w:rsidR="00C05255" w:rsidRPr="00257D2D" w:rsidRDefault="00C05255" w:rsidP="00832895">
            <w:pPr>
              <w:pStyle w:val="ListParagraph"/>
              <w:spacing w:line="276" w:lineRule="auto"/>
              <w:ind w:left="0"/>
              <w:rPr>
                <w:ins w:id="1227" w:author="Nguyen Danh Nam 20166477" w:date="2020-02-15T17:07:00Z"/>
                <w:rFonts w:ascii="Times New Roman" w:hAnsi="Times New Roman" w:cs="Times New Roman"/>
                <w:color w:val="000000" w:themeColor="text1"/>
                <w:sz w:val="26"/>
                <w:szCs w:val="26"/>
                <w:lang w:val="vi-VN"/>
              </w:rPr>
            </w:pPr>
            <w:ins w:id="1228" w:author="Nguyen Danh Nam 20166477" w:date="2020-02-15T17:07:00Z">
              <w:r w:rsidRPr="00257D2D">
                <w:rPr>
                  <w:rFonts w:ascii="Times New Roman" w:hAnsi="Times New Roman" w:cs="Times New Roman"/>
                  <w:color w:val="000000" w:themeColor="text1"/>
                  <w:sz w:val="26"/>
                  <w:szCs w:val="26"/>
                  <w:lang w:val="vi-VN"/>
                </w:rPr>
                <w:t>Luồng xử lí ngoại lệ</w:t>
              </w:r>
            </w:ins>
          </w:p>
        </w:tc>
        <w:tc>
          <w:tcPr>
            <w:tcW w:w="5575" w:type="dxa"/>
          </w:tcPr>
          <w:p w14:paraId="36ECFFEE" w14:textId="77777777" w:rsidR="00C05255" w:rsidRPr="00257D2D" w:rsidRDefault="00C05255" w:rsidP="00832895">
            <w:pPr>
              <w:pStyle w:val="ListParagraph"/>
              <w:spacing w:line="276" w:lineRule="auto"/>
              <w:ind w:left="0"/>
              <w:rPr>
                <w:ins w:id="1229" w:author="Nguyen Danh Nam 20166477" w:date="2020-02-15T17:07:00Z"/>
                <w:rFonts w:ascii="Times New Roman" w:hAnsi="Times New Roman" w:cs="Times New Roman"/>
                <w:color w:val="000000" w:themeColor="text1"/>
                <w:sz w:val="26"/>
                <w:szCs w:val="26"/>
                <w:lang w:val="vi-VN"/>
              </w:rPr>
            </w:pPr>
            <w:ins w:id="1230" w:author="Nguyen Danh Nam 20166477" w:date="2020-02-15T17:07:00Z">
              <w:r w:rsidRPr="00257D2D">
                <w:rPr>
                  <w:rFonts w:ascii="Times New Roman" w:hAnsi="Times New Roman" w:cs="Times New Roman"/>
                  <w:color w:val="000000" w:themeColor="text1"/>
                  <w:sz w:val="26"/>
                  <w:szCs w:val="26"/>
                  <w:lang w:val="vi-VN"/>
                </w:rPr>
                <w:t>Không có.</w:t>
              </w:r>
            </w:ins>
          </w:p>
          <w:p w14:paraId="3D231C23" w14:textId="77777777" w:rsidR="00C05255" w:rsidRPr="00257D2D" w:rsidRDefault="00C05255" w:rsidP="00F80815">
            <w:pPr>
              <w:pStyle w:val="ListParagraph"/>
              <w:keepNext/>
              <w:spacing w:line="276" w:lineRule="auto"/>
              <w:ind w:left="0"/>
              <w:rPr>
                <w:ins w:id="1231" w:author="Nguyen Danh Nam 20166477" w:date="2020-02-15T17:07:00Z"/>
                <w:rFonts w:ascii="Times New Roman" w:hAnsi="Times New Roman" w:cs="Times New Roman"/>
                <w:color w:val="000000" w:themeColor="text1"/>
                <w:sz w:val="26"/>
                <w:szCs w:val="26"/>
                <w:lang w:val="vi-VN"/>
              </w:rPr>
            </w:pPr>
          </w:p>
        </w:tc>
      </w:tr>
    </w:tbl>
    <w:p w14:paraId="2EF58E83" w14:textId="76AC3B28" w:rsidR="00C05255" w:rsidRDefault="00F80815" w:rsidP="00F80815">
      <w:pPr>
        <w:pStyle w:val="Caption"/>
        <w:ind w:left="720" w:firstLine="720"/>
        <w:rPr>
          <w:ins w:id="1232" w:author="Nguyen Danh Nam 20166477" w:date="2020-02-15T17:08:00Z"/>
          <w:lang w:val="vi-VN"/>
        </w:rPr>
        <w:pPrChange w:id="1233" w:author="Nguyen Danh Nam 20166477" w:date="2020-02-15T17:42:00Z">
          <w:pPr/>
        </w:pPrChange>
      </w:pPr>
      <w:bookmarkStart w:id="1234" w:name="_Toc32681248"/>
      <w:ins w:id="1235" w:author="Nguyen Danh Nam 20166477" w:date="2020-02-15T17:42:00Z">
        <w:r>
          <w:t xml:space="preserve">Bảng </w:t>
        </w:r>
        <w:r>
          <w:fldChar w:fldCharType="begin"/>
        </w:r>
        <w:r>
          <w:instrText xml:space="preserve"> SEQ Bảng \* ARABIC </w:instrText>
        </w:r>
      </w:ins>
      <w:r>
        <w:fldChar w:fldCharType="separate"/>
      </w:r>
      <w:ins w:id="1236" w:author="Nguyen Danh Nam 20166477" w:date="2020-02-15T17:42:00Z">
        <w:r>
          <w:rPr>
            <w:noProof/>
          </w:rPr>
          <w:t>34</w:t>
        </w:r>
        <w:r>
          <w:fldChar w:fldCharType="end"/>
        </w:r>
        <w:r>
          <w:rPr>
            <w:lang w:val="vi-VN"/>
          </w:rPr>
          <w:t>. Đặc tả usecase Sửa thông báo</w:t>
        </w:r>
      </w:ins>
      <w:bookmarkEnd w:id="1234"/>
    </w:p>
    <w:p w14:paraId="0AE76F14" w14:textId="10F0CC21" w:rsidR="00C05255" w:rsidRPr="00236FC2" w:rsidRDefault="00C05255" w:rsidP="00C05255">
      <w:pPr>
        <w:pStyle w:val="ListParagraph"/>
        <w:numPr>
          <w:ilvl w:val="0"/>
          <w:numId w:val="10"/>
        </w:numPr>
        <w:spacing w:line="276" w:lineRule="auto"/>
        <w:rPr>
          <w:ins w:id="1237" w:author="Nguyen Danh Nam 20166477" w:date="2020-02-15T17:08:00Z"/>
          <w:rFonts w:ascii="Times New Roman" w:hAnsi="Times New Roman" w:cs="Times New Roman"/>
          <w:b/>
          <w:bCs/>
          <w:color w:val="000000" w:themeColor="text1"/>
          <w:sz w:val="26"/>
          <w:szCs w:val="26"/>
          <w:lang w:val="vi-VN"/>
        </w:rPr>
      </w:pPr>
      <w:ins w:id="1238" w:author="Nguyen Danh Nam 20166477" w:date="2020-02-15T17:08:00Z">
        <w:r w:rsidRPr="00236FC2">
          <w:rPr>
            <w:rFonts w:ascii="Times New Roman" w:hAnsi="Times New Roman" w:cs="Times New Roman"/>
            <w:b/>
            <w:bCs/>
            <w:color w:val="000000" w:themeColor="text1"/>
            <w:sz w:val="26"/>
            <w:szCs w:val="26"/>
            <w:lang w:val="vi-VN"/>
          </w:rPr>
          <w:t>Đặc tả usecase</w:t>
        </w:r>
        <w:r>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 xml:space="preserve">Xoá </w:t>
        </w:r>
        <w:r w:rsidRPr="00236FC2">
          <w:rPr>
            <w:rFonts w:ascii="Times New Roman" w:hAnsi="Times New Roman" w:cs="Times New Roman"/>
            <w:b/>
            <w:bCs/>
            <w:color w:val="000000" w:themeColor="text1"/>
            <w:sz w:val="26"/>
            <w:szCs w:val="26"/>
            <w:lang w:val="vi-VN"/>
          </w:rPr>
          <w:t>thông báo</w:t>
        </w:r>
      </w:ins>
    </w:p>
    <w:p w14:paraId="6B9CFDDF" w14:textId="77777777" w:rsidR="00C05255" w:rsidRPr="00257D2D" w:rsidRDefault="00C05255" w:rsidP="00C05255">
      <w:pPr>
        <w:pStyle w:val="ListParagraph"/>
        <w:spacing w:line="276" w:lineRule="auto"/>
        <w:ind w:left="1080"/>
        <w:rPr>
          <w:ins w:id="1239" w:author="Nguyen Danh Nam 20166477" w:date="2020-02-15T17:08:00Z"/>
          <w:rFonts w:ascii="Times New Roman" w:hAnsi="Times New Roman" w:cs="Times New Roman"/>
          <w:color w:val="000000" w:themeColor="text1"/>
          <w:sz w:val="26"/>
          <w:szCs w:val="26"/>
          <w:lang w:val="vi-VN"/>
        </w:rPr>
      </w:pPr>
    </w:p>
    <w:tbl>
      <w:tblPr>
        <w:tblStyle w:val="TableGrid"/>
        <w:tblW w:w="0" w:type="auto"/>
        <w:tblInd w:w="1448" w:type="dxa"/>
        <w:tblLook w:val="04A0" w:firstRow="1" w:lastRow="0" w:firstColumn="1" w:lastColumn="0" w:noHBand="0" w:noVBand="1"/>
      </w:tblPr>
      <w:tblGrid>
        <w:gridCol w:w="2327"/>
        <w:gridCol w:w="5575"/>
      </w:tblGrid>
      <w:tr w:rsidR="00C05255" w:rsidRPr="00257D2D" w14:paraId="45E39075" w14:textId="77777777" w:rsidTr="00832895">
        <w:trPr>
          <w:ins w:id="1240" w:author="Nguyen Danh Nam 20166477" w:date="2020-02-15T17:08:00Z"/>
        </w:trPr>
        <w:tc>
          <w:tcPr>
            <w:tcW w:w="2327" w:type="dxa"/>
          </w:tcPr>
          <w:p w14:paraId="00C44947" w14:textId="77777777" w:rsidR="00C05255" w:rsidRPr="00257D2D" w:rsidRDefault="00C05255" w:rsidP="00832895">
            <w:pPr>
              <w:pStyle w:val="ListParagraph"/>
              <w:spacing w:line="276" w:lineRule="auto"/>
              <w:ind w:left="0"/>
              <w:rPr>
                <w:ins w:id="1241" w:author="Nguyen Danh Nam 20166477" w:date="2020-02-15T17:08:00Z"/>
                <w:rFonts w:ascii="Times New Roman" w:hAnsi="Times New Roman" w:cs="Times New Roman"/>
                <w:color w:val="000000" w:themeColor="text1"/>
                <w:sz w:val="26"/>
                <w:szCs w:val="26"/>
                <w:lang w:val="vi-VN"/>
              </w:rPr>
            </w:pPr>
            <w:ins w:id="1242" w:author="Nguyen Danh Nam 20166477" w:date="2020-02-15T17:08:00Z">
              <w:r w:rsidRPr="00257D2D">
                <w:rPr>
                  <w:rFonts w:ascii="Times New Roman" w:hAnsi="Times New Roman" w:cs="Times New Roman"/>
                  <w:color w:val="000000" w:themeColor="text1"/>
                  <w:sz w:val="26"/>
                  <w:szCs w:val="26"/>
                  <w:lang w:val="vi-VN"/>
                </w:rPr>
                <w:t>Mã usecase</w:t>
              </w:r>
            </w:ins>
          </w:p>
        </w:tc>
        <w:tc>
          <w:tcPr>
            <w:tcW w:w="5575" w:type="dxa"/>
          </w:tcPr>
          <w:p w14:paraId="053BE69D" w14:textId="113B1268" w:rsidR="00C05255" w:rsidRPr="00257D2D" w:rsidRDefault="00C05255" w:rsidP="00832895">
            <w:pPr>
              <w:pStyle w:val="ListParagraph"/>
              <w:spacing w:line="276" w:lineRule="auto"/>
              <w:ind w:left="0"/>
              <w:rPr>
                <w:ins w:id="1243" w:author="Nguyen Danh Nam 20166477" w:date="2020-02-15T17:08:00Z"/>
                <w:rFonts w:ascii="Times New Roman" w:hAnsi="Times New Roman" w:cs="Times New Roman"/>
                <w:color w:val="000000" w:themeColor="text1"/>
                <w:sz w:val="26"/>
                <w:szCs w:val="26"/>
                <w:lang w:val="vi-VN"/>
              </w:rPr>
            </w:pPr>
            <w:ins w:id="1244" w:author="Nguyen Danh Nam 20166477" w:date="2020-02-15T17:08:00Z">
              <w:r w:rsidRPr="00257D2D">
                <w:rPr>
                  <w:rFonts w:ascii="Times New Roman" w:hAnsi="Times New Roman" w:cs="Times New Roman"/>
                  <w:color w:val="000000" w:themeColor="text1"/>
                  <w:sz w:val="26"/>
                  <w:szCs w:val="26"/>
                  <w:lang w:val="vi-VN"/>
                </w:rPr>
                <w:t>UC</w:t>
              </w:r>
            </w:ins>
            <w:ins w:id="1245" w:author="Nguyen Danh Nam 20166477" w:date="2020-02-15T17:16:00Z">
              <w:r w:rsidR="000D785D">
                <w:rPr>
                  <w:rFonts w:ascii="Times New Roman" w:hAnsi="Times New Roman" w:cs="Times New Roman"/>
                  <w:color w:val="000000" w:themeColor="text1"/>
                  <w:sz w:val="26"/>
                  <w:szCs w:val="26"/>
                  <w:lang w:val="vi-VN"/>
                </w:rPr>
                <w:t>34</w:t>
              </w:r>
            </w:ins>
          </w:p>
          <w:p w14:paraId="660AC2E4" w14:textId="77777777" w:rsidR="00C05255" w:rsidRPr="00DB65DA" w:rsidRDefault="00C05255" w:rsidP="00832895">
            <w:pPr>
              <w:pStyle w:val="ListParagraph"/>
              <w:spacing w:line="276" w:lineRule="auto"/>
              <w:ind w:left="0"/>
              <w:rPr>
                <w:ins w:id="1246" w:author="Nguyen Danh Nam 20166477" w:date="2020-02-15T17:08:00Z"/>
                <w:rFonts w:ascii="Times New Roman" w:hAnsi="Times New Roman" w:cs="Times New Roman"/>
                <w:color w:val="000000" w:themeColor="text1"/>
                <w:sz w:val="26"/>
                <w:szCs w:val="26"/>
              </w:rPr>
            </w:pPr>
          </w:p>
        </w:tc>
      </w:tr>
      <w:tr w:rsidR="000D785D" w:rsidRPr="00257D2D" w14:paraId="68BB1F0A" w14:textId="77777777" w:rsidTr="00832895">
        <w:trPr>
          <w:ins w:id="1247" w:author="Nguyen Danh Nam 20166477" w:date="2020-02-15T17:08:00Z"/>
        </w:trPr>
        <w:tc>
          <w:tcPr>
            <w:tcW w:w="2327" w:type="dxa"/>
          </w:tcPr>
          <w:p w14:paraId="4629BB1C" w14:textId="2B3B4529" w:rsidR="000D785D" w:rsidRPr="00257D2D" w:rsidRDefault="000D785D" w:rsidP="000D785D">
            <w:pPr>
              <w:pStyle w:val="ListParagraph"/>
              <w:spacing w:line="276" w:lineRule="auto"/>
              <w:ind w:left="0"/>
              <w:rPr>
                <w:ins w:id="1248" w:author="Nguyen Danh Nam 20166477" w:date="2020-02-15T17:08:00Z"/>
                <w:rFonts w:ascii="Times New Roman" w:hAnsi="Times New Roman" w:cs="Times New Roman"/>
                <w:color w:val="000000" w:themeColor="text1"/>
                <w:sz w:val="26"/>
                <w:szCs w:val="26"/>
                <w:lang w:val="vi-VN"/>
              </w:rPr>
            </w:pPr>
            <w:ins w:id="1249" w:author="Nguyen Danh Nam 20166477" w:date="2020-02-15T17:17:00Z">
              <w:r w:rsidRPr="00257D2D">
                <w:rPr>
                  <w:rFonts w:ascii="Times New Roman" w:hAnsi="Times New Roman" w:cs="Times New Roman"/>
                  <w:color w:val="000000" w:themeColor="text1"/>
                  <w:sz w:val="26"/>
                  <w:szCs w:val="26"/>
                  <w:lang w:val="vi-VN"/>
                </w:rPr>
                <w:t>Tên usecase</w:t>
              </w:r>
            </w:ins>
          </w:p>
        </w:tc>
        <w:tc>
          <w:tcPr>
            <w:tcW w:w="5575" w:type="dxa"/>
          </w:tcPr>
          <w:p w14:paraId="74D02FFF" w14:textId="2F7E2C89" w:rsidR="000D785D" w:rsidRPr="00257D2D" w:rsidRDefault="000D785D" w:rsidP="000D785D">
            <w:pPr>
              <w:pStyle w:val="ListParagraph"/>
              <w:spacing w:line="276" w:lineRule="auto"/>
              <w:ind w:left="0"/>
              <w:rPr>
                <w:ins w:id="1250" w:author="Nguyen Danh Nam 20166477" w:date="2020-02-15T17:17:00Z"/>
                <w:rFonts w:ascii="Times New Roman" w:hAnsi="Times New Roman" w:cs="Times New Roman"/>
                <w:color w:val="000000" w:themeColor="text1"/>
                <w:sz w:val="26"/>
                <w:szCs w:val="26"/>
              </w:rPr>
            </w:pPr>
            <w:ins w:id="1251" w:author="Nguyen Danh Nam 20166477" w:date="2020-02-15T17:17:00Z">
              <w:r>
                <w:rPr>
                  <w:rFonts w:ascii="Times New Roman" w:hAnsi="Times New Roman" w:cs="Times New Roman"/>
                  <w:color w:val="000000" w:themeColor="text1"/>
                  <w:sz w:val="26"/>
                  <w:szCs w:val="26"/>
                </w:rPr>
                <w:t xml:space="preserve">Xoá </w:t>
              </w:r>
              <w:r>
                <w:rPr>
                  <w:rFonts w:ascii="Times New Roman" w:hAnsi="Times New Roman" w:cs="Times New Roman"/>
                  <w:color w:val="000000" w:themeColor="text1"/>
                  <w:sz w:val="26"/>
                  <w:szCs w:val="26"/>
                </w:rPr>
                <w:t>thông báo</w:t>
              </w:r>
            </w:ins>
          </w:p>
          <w:p w14:paraId="6312F12C" w14:textId="77777777" w:rsidR="000D785D" w:rsidRPr="00257D2D" w:rsidRDefault="000D785D" w:rsidP="000D785D">
            <w:pPr>
              <w:pStyle w:val="ListParagraph"/>
              <w:spacing w:line="276" w:lineRule="auto"/>
              <w:ind w:left="0"/>
              <w:rPr>
                <w:ins w:id="1252" w:author="Nguyen Danh Nam 20166477" w:date="2020-02-15T17:08:00Z"/>
                <w:rFonts w:ascii="Times New Roman" w:hAnsi="Times New Roman" w:cs="Times New Roman"/>
                <w:color w:val="000000" w:themeColor="text1"/>
                <w:sz w:val="26"/>
                <w:szCs w:val="26"/>
              </w:rPr>
            </w:pPr>
          </w:p>
        </w:tc>
      </w:tr>
      <w:tr w:rsidR="000D785D" w:rsidRPr="00257D2D" w14:paraId="0B91DE80" w14:textId="77777777" w:rsidTr="00832895">
        <w:trPr>
          <w:ins w:id="1253" w:author="Nguyen Danh Nam 20166477" w:date="2020-02-15T17:08:00Z"/>
        </w:trPr>
        <w:tc>
          <w:tcPr>
            <w:tcW w:w="2327" w:type="dxa"/>
          </w:tcPr>
          <w:p w14:paraId="6DA2BEB6" w14:textId="0EF13184" w:rsidR="000D785D" w:rsidRPr="00257D2D" w:rsidRDefault="000D785D" w:rsidP="000D785D">
            <w:pPr>
              <w:pStyle w:val="ListParagraph"/>
              <w:spacing w:line="276" w:lineRule="auto"/>
              <w:ind w:left="0"/>
              <w:rPr>
                <w:ins w:id="1254" w:author="Nguyen Danh Nam 20166477" w:date="2020-02-15T17:08:00Z"/>
                <w:rFonts w:ascii="Times New Roman" w:hAnsi="Times New Roman" w:cs="Times New Roman"/>
                <w:color w:val="000000" w:themeColor="text1"/>
                <w:sz w:val="26"/>
                <w:szCs w:val="26"/>
                <w:lang w:val="vi-VN"/>
              </w:rPr>
            </w:pPr>
            <w:ins w:id="1255" w:author="Nguyen Danh Nam 20166477" w:date="2020-02-15T17:17:00Z">
              <w:r w:rsidRPr="00257D2D">
                <w:rPr>
                  <w:rFonts w:ascii="Times New Roman" w:hAnsi="Times New Roman" w:cs="Times New Roman"/>
                  <w:color w:val="000000" w:themeColor="text1"/>
                  <w:sz w:val="26"/>
                  <w:szCs w:val="26"/>
                  <w:lang w:val="vi-VN"/>
                </w:rPr>
                <w:t>Tác nhân</w:t>
              </w:r>
            </w:ins>
          </w:p>
        </w:tc>
        <w:tc>
          <w:tcPr>
            <w:tcW w:w="5575" w:type="dxa"/>
          </w:tcPr>
          <w:p w14:paraId="237EF839" w14:textId="77777777" w:rsidR="000D785D" w:rsidRPr="00257D2D" w:rsidRDefault="000D785D" w:rsidP="000D785D">
            <w:pPr>
              <w:pStyle w:val="ListParagraph"/>
              <w:spacing w:line="276" w:lineRule="auto"/>
              <w:ind w:left="0"/>
              <w:rPr>
                <w:ins w:id="1256" w:author="Nguyen Danh Nam 20166477" w:date="2020-02-15T17:17:00Z"/>
                <w:rFonts w:ascii="Times New Roman" w:hAnsi="Times New Roman" w:cs="Times New Roman"/>
                <w:color w:val="000000" w:themeColor="text1"/>
                <w:sz w:val="26"/>
                <w:szCs w:val="26"/>
                <w:lang w:val="vi-VN"/>
              </w:rPr>
            </w:pPr>
            <w:ins w:id="1257" w:author="Nguyen Danh Nam 20166477" w:date="2020-02-15T17:17:00Z">
              <w:r w:rsidRPr="00257D2D">
                <w:rPr>
                  <w:rFonts w:ascii="Times New Roman" w:hAnsi="Times New Roman" w:cs="Times New Roman"/>
                  <w:color w:val="000000" w:themeColor="text1"/>
                  <w:sz w:val="26"/>
                  <w:szCs w:val="26"/>
                  <w:lang w:val="vi-VN"/>
                </w:rPr>
                <w:t>Admin</w:t>
              </w:r>
            </w:ins>
          </w:p>
          <w:p w14:paraId="6F00C4FC" w14:textId="77777777" w:rsidR="000D785D" w:rsidRPr="00257D2D" w:rsidRDefault="000D785D" w:rsidP="000D785D">
            <w:pPr>
              <w:pStyle w:val="ListParagraph"/>
              <w:spacing w:line="276" w:lineRule="auto"/>
              <w:ind w:left="0"/>
              <w:rPr>
                <w:ins w:id="1258" w:author="Nguyen Danh Nam 20166477" w:date="2020-02-15T17:08:00Z"/>
                <w:rFonts w:ascii="Times New Roman" w:hAnsi="Times New Roman" w:cs="Times New Roman"/>
                <w:color w:val="000000" w:themeColor="text1"/>
                <w:sz w:val="26"/>
                <w:szCs w:val="26"/>
                <w:lang w:val="vi-VN"/>
              </w:rPr>
            </w:pPr>
          </w:p>
        </w:tc>
      </w:tr>
      <w:tr w:rsidR="000D785D" w:rsidRPr="00257D2D" w14:paraId="7210AF3E" w14:textId="77777777" w:rsidTr="00832895">
        <w:trPr>
          <w:ins w:id="1259" w:author="Nguyen Danh Nam 20166477" w:date="2020-02-15T17:08:00Z"/>
        </w:trPr>
        <w:tc>
          <w:tcPr>
            <w:tcW w:w="2327" w:type="dxa"/>
          </w:tcPr>
          <w:p w14:paraId="76119E27" w14:textId="0AF7DF20" w:rsidR="000D785D" w:rsidRPr="00257D2D" w:rsidRDefault="000D785D" w:rsidP="000D785D">
            <w:pPr>
              <w:pStyle w:val="ListParagraph"/>
              <w:spacing w:line="276" w:lineRule="auto"/>
              <w:ind w:left="0"/>
              <w:rPr>
                <w:ins w:id="1260" w:author="Nguyen Danh Nam 20166477" w:date="2020-02-15T17:08:00Z"/>
                <w:rFonts w:ascii="Times New Roman" w:hAnsi="Times New Roman" w:cs="Times New Roman"/>
                <w:color w:val="000000" w:themeColor="text1"/>
                <w:sz w:val="26"/>
                <w:szCs w:val="26"/>
                <w:lang w:val="vi-VN"/>
              </w:rPr>
            </w:pPr>
            <w:ins w:id="1261" w:author="Nguyen Danh Nam 20166477" w:date="2020-02-15T17:17:00Z">
              <w:r w:rsidRPr="00257D2D">
                <w:rPr>
                  <w:rFonts w:ascii="Times New Roman" w:hAnsi="Times New Roman" w:cs="Times New Roman"/>
                  <w:color w:val="000000" w:themeColor="text1"/>
                  <w:sz w:val="26"/>
                  <w:szCs w:val="26"/>
                  <w:lang w:val="vi-VN"/>
                </w:rPr>
                <w:t>Mô tả</w:t>
              </w:r>
            </w:ins>
          </w:p>
        </w:tc>
        <w:tc>
          <w:tcPr>
            <w:tcW w:w="5575" w:type="dxa"/>
          </w:tcPr>
          <w:p w14:paraId="71C208E1" w14:textId="3CC44400" w:rsidR="000D785D" w:rsidRPr="00257D2D" w:rsidRDefault="000D785D" w:rsidP="000D785D">
            <w:pPr>
              <w:pStyle w:val="ListParagraph"/>
              <w:spacing w:line="276" w:lineRule="auto"/>
              <w:ind w:left="0"/>
              <w:rPr>
                <w:ins w:id="1262" w:author="Nguyen Danh Nam 20166477" w:date="2020-02-15T17:17:00Z"/>
                <w:rFonts w:ascii="Times New Roman" w:hAnsi="Times New Roman" w:cs="Times New Roman"/>
                <w:color w:val="000000" w:themeColor="text1"/>
                <w:sz w:val="26"/>
                <w:szCs w:val="26"/>
                <w:lang w:val="vi-VN"/>
              </w:rPr>
            </w:pPr>
            <w:ins w:id="1263" w:author="Nguyen Danh Nam 20166477" w:date="2020-02-15T17:17:00Z">
              <w:r w:rsidRPr="00257D2D">
                <w:rPr>
                  <w:rFonts w:ascii="Times New Roman" w:hAnsi="Times New Roman" w:cs="Times New Roman"/>
                  <w:color w:val="000000" w:themeColor="text1"/>
                  <w:sz w:val="26"/>
                  <w:szCs w:val="26"/>
                  <w:lang w:val="vi-VN"/>
                </w:rPr>
                <w:t xml:space="preserve">Admin </w:t>
              </w:r>
              <w:r>
                <w:rPr>
                  <w:rFonts w:ascii="Times New Roman" w:hAnsi="Times New Roman" w:cs="Times New Roman"/>
                  <w:color w:val="000000" w:themeColor="text1"/>
                  <w:sz w:val="26"/>
                  <w:szCs w:val="26"/>
                  <w:lang w:val="vi-VN"/>
                </w:rPr>
                <w:t xml:space="preserve">xoá </w:t>
              </w:r>
              <w:r>
                <w:rPr>
                  <w:rFonts w:ascii="Times New Roman" w:hAnsi="Times New Roman" w:cs="Times New Roman"/>
                  <w:color w:val="000000" w:themeColor="text1"/>
                  <w:sz w:val="26"/>
                  <w:szCs w:val="26"/>
                  <w:lang w:val="vi-VN"/>
                </w:rPr>
                <w:t>một thông báo</w:t>
              </w:r>
              <w:r w:rsidRPr="00257D2D">
                <w:rPr>
                  <w:rFonts w:ascii="Times New Roman" w:hAnsi="Times New Roman" w:cs="Times New Roman"/>
                  <w:color w:val="000000" w:themeColor="text1"/>
                  <w:sz w:val="26"/>
                  <w:szCs w:val="26"/>
                  <w:lang w:val="vi-VN"/>
                </w:rPr>
                <w:t>.</w:t>
              </w:r>
            </w:ins>
          </w:p>
          <w:p w14:paraId="51EC51F3" w14:textId="77777777" w:rsidR="000D785D" w:rsidRPr="00257D2D" w:rsidRDefault="000D785D" w:rsidP="000D785D">
            <w:pPr>
              <w:pStyle w:val="ListParagraph"/>
              <w:spacing w:line="276" w:lineRule="auto"/>
              <w:ind w:left="0"/>
              <w:rPr>
                <w:ins w:id="1264" w:author="Nguyen Danh Nam 20166477" w:date="2020-02-15T17:08:00Z"/>
                <w:rFonts w:ascii="Times New Roman" w:hAnsi="Times New Roman" w:cs="Times New Roman"/>
                <w:color w:val="000000" w:themeColor="text1"/>
                <w:sz w:val="26"/>
                <w:szCs w:val="26"/>
                <w:lang w:val="vi-VN"/>
              </w:rPr>
            </w:pPr>
          </w:p>
        </w:tc>
      </w:tr>
      <w:tr w:rsidR="000D785D" w:rsidRPr="00257D2D" w14:paraId="42895BDB" w14:textId="77777777" w:rsidTr="00832895">
        <w:trPr>
          <w:ins w:id="1265" w:author="Nguyen Danh Nam 20166477" w:date="2020-02-15T17:08:00Z"/>
        </w:trPr>
        <w:tc>
          <w:tcPr>
            <w:tcW w:w="2327" w:type="dxa"/>
          </w:tcPr>
          <w:p w14:paraId="051FC0CF" w14:textId="4CEB5C52" w:rsidR="000D785D" w:rsidRPr="00257D2D" w:rsidRDefault="000D785D" w:rsidP="000D785D">
            <w:pPr>
              <w:pStyle w:val="ListParagraph"/>
              <w:spacing w:line="276" w:lineRule="auto"/>
              <w:ind w:left="0"/>
              <w:rPr>
                <w:ins w:id="1266" w:author="Nguyen Danh Nam 20166477" w:date="2020-02-15T17:08:00Z"/>
                <w:rFonts w:ascii="Times New Roman" w:hAnsi="Times New Roman" w:cs="Times New Roman"/>
                <w:color w:val="000000" w:themeColor="text1"/>
                <w:sz w:val="26"/>
                <w:szCs w:val="26"/>
                <w:lang w:val="vi-VN"/>
              </w:rPr>
            </w:pPr>
            <w:ins w:id="1267" w:author="Nguyen Danh Nam 20166477" w:date="2020-02-15T17:17:00Z">
              <w:r w:rsidRPr="00257D2D">
                <w:rPr>
                  <w:rFonts w:ascii="Times New Roman" w:hAnsi="Times New Roman" w:cs="Times New Roman"/>
                  <w:color w:val="000000" w:themeColor="text1"/>
                  <w:sz w:val="26"/>
                  <w:szCs w:val="26"/>
                  <w:lang w:val="vi-VN"/>
                </w:rPr>
                <w:t>Sự kiện kích hoạt</w:t>
              </w:r>
            </w:ins>
          </w:p>
        </w:tc>
        <w:tc>
          <w:tcPr>
            <w:tcW w:w="5575" w:type="dxa"/>
          </w:tcPr>
          <w:p w14:paraId="5F82DA90" w14:textId="6A1DF780" w:rsidR="000D785D" w:rsidRPr="00832895" w:rsidRDefault="000D785D" w:rsidP="000D785D">
            <w:pPr>
              <w:pStyle w:val="ListParagraph"/>
              <w:spacing w:line="276" w:lineRule="auto"/>
              <w:ind w:left="0"/>
              <w:rPr>
                <w:ins w:id="1268" w:author="Nguyen Danh Nam 20166477" w:date="2020-02-15T17:17:00Z"/>
                <w:rFonts w:ascii="Times New Roman" w:hAnsi="Times New Roman" w:cs="Times New Roman"/>
                <w:color w:val="000000" w:themeColor="text1"/>
                <w:sz w:val="26"/>
                <w:szCs w:val="26"/>
              </w:rPr>
            </w:pPr>
            <w:ins w:id="1269" w:author="Nguyen Danh Nam 20166477" w:date="2020-02-15T17:17:00Z">
              <w:r w:rsidRPr="00257D2D">
                <w:rPr>
                  <w:rFonts w:ascii="Times New Roman" w:hAnsi="Times New Roman" w:cs="Times New Roman"/>
                  <w:color w:val="000000" w:themeColor="text1"/>
                  <w:sz w:val="26"/>
                  <w:szCs w:val="26"/>
                  <w:lang w:val="vi-VN"/>
                </w:rPr>
                <w:t xml:space="preserve">Admin bấm nút </w:t>
              </w:r>
              <w:r>
                <w:rPr>
                  <w:rFonts w:ascii="Times New Roman" w:hAnsi="Times New Roman" w:cs="Times New Roman"/>
                  <w:color w:val="000000" w:themeColor="text1"/>
                  <w:sz w:val="26"/>
                  <w:szCs w:val="26"/>
                  <w:lang w:val="vi-VN"/>
                </w:rPr>
                <w:t xml:space="preserve">xoá </w:t>
              </w:r>
              <w:r w:rsidRPr="00257D2D">
                <w:rPr>
                  <w:rFonts w:ascii="Times New Roman" w:hAnsi="Times New Roman" w:cs="Times New Roman"/>
                  <w:color w:val="000000" w:themeColor="text1"/>
                  <w:sz w:val="26"/>
                  <w:szCs w:val="26"/>
                  <w:lang w:val="vi-VN"/>
                </w:rPr>
                <w:t xml:space="preserve">thông báo ở giao diện </w:t>
              </w:r>
              <w:r>
                <w:rPr>
                  <w:rFonts w:ascii="Times New Roman" w:hAnsi="Times New Roman" w:cs="Times New Roman"/>
                  <w:color w:val="000000" w:themeColor="text1"/>
                  <w:sz w:val="26"/>
                  <w:szCs w:val="26"/>
                  <w:lang w:val="vi-VN"/>
                </w:rPr>
                <w:t>xem chi tiết thông báo.</w:t>
              </w:r>
            </w:ins>
          </w:p>
          <w:p w14:paraId="2C292BFD" w14:textId="77777777" w:rsidR="000D785D" w:rsidRPr="00257D2D" w:rsidRDefault="000D785D" w:rsidP="000D785D">
            <w:pPr>
              <w:pStyle w:val="ListParagraph"/>
              <w:spacing w:line="276" w:lineRule="auto"/>
              <w:ind w:left="0"/>
              <w:rPr>
                <w:ins w:id="1270" w:author="Nguyen Danh Nam 20166477" w:date="2020-02-15T17:08:00Z"/>
                <w:rFonts w:ascii="Times New Roman" w:hAnsi="Times New Roman" w:cs="Times New Roman"/>
                <w:color w:val="000000" w:themeColor="text1"/>
                <w:sz w:val="26"/>
                <w:szCs w:val="26"/>
                <w:lang w:val="vi-VN"/>
              </w:rPr>
            </w:pPr>
          </w:p>
        </w:tc>
      </w:tr>
      <w:tr w:rsidR="000D785D" w:rsidRPr="00257D2D" w14:paraId="0F6BC781" w14:textId="77777777" w:rsidTr="00832895">
        <w:trPr>
          <w:ins w:id="1271" w:author="Nguyen Danh Nam 20166477" w:date="2020-02-15T17:08:00Z"/>
        </w:trPr>
        <w:tc>
          <w:tcPr>
            <w:tcW w:w="2327" w:type="dxa"/>
          </w:tcPr>
          <w:p w14:paraId="2A95BD52" w14:textId="6BD7ED58" w:rsidR="000D785D" w:rsidRPr="00257D2D" w:rsidRDefault="000D785D" w:rsidP="000D785D">
            <w:pPr>
              <w:pStyle w:val="ListParagraph"/>
              <w:spacing w:line="276" w:lineRule="auto"/>
              <w:ind w:left="0"/>
              <w:rPr>
                <w:ins w:id="1272" w:author="Nguyen Danh Nam 20166477" w:date="2020-02-15T17:08:00Z"/>
                <w:rFonts w:ascii="Times New Roman" w:hAnsi="Times New Roman" w:cs="Times New Roman"/>
                <w:color w:val="000000" w:themeColor="text1"/>
                <w:sz w:val="26"/>
                <w:szCs w:val="26"/>
                <w:lang w:val="vi-VN"/>
              </w:rPr>
            </w:pPr>
            <w:ins w:id="1273" w:author="Nguyen Danh Nam 20166477" w:date="2020-02-15T17:17:00Z">
              <w:r w:rsidRPr="00257D2D">
                <w:rPr>
                  <w:rFonts w:ascii="Times New Roman" w:hAnsi="Times New Roman" w:cs="Times New Roman"/>
                  <w:color w:val="000000" w:themeColor="text1"/>
                  <w:sz w:val="26"/>
                  <w:szCs w:val="26"/>
                  <w:lang w:val="vi-VN"/>
                </w:rPr>
                <w:lastRenderedPageBreak/>
                <w:t>Điều kiện tiên quyết</w:t>
              </w:r>
            </w:ins>
          </w:p>
        </w:tc>
        <w:tc>
          <w:tcPr>
            <w:tcW w:w="5575" w:type="dxa"/>
          </w:tcPr>
          <w:p w14:paraId="01FB19E8" w14:textId="77777777" w:rsidR="000D785D" w:rsidRPr="00257D2D" w:rsidRDefault="000D785D" w:rsidP="000D785D">
            <w:pPr>
              <w:pStyle w:val="ListParagraph"/>
              <w:spacing w:line="276" w:lineRule="auto"/>
              <w:ind w:left="0"/>
              <w:rPr>
                <w:ins w:id="1274" w:author="Nguyen Danh Nam 20166477" w:date="2020-02-15T17:17:00Z"/>
                <w:rFonts w:ascii="Times New Roman" w:hAnsi="Times New Roman" w:cs="Times New Roman"/>
                <w:color w:val="000000" w:themeColor="text1"/>
                <w:sz w:val="26"/>
                <w:szCs w:val="26"/>
                <w:lang w:val="vi-VN"/>
              </w:rPr>
            </w:pPr>
            <w:ins w:id="1275" w:author="Nguyen Danh Nam 20166477" w:date="2020-02-15T17:17:00Z">
              <w:r w:rsidRPr="00257D2D">
                <w:rPr>
                  <w:rFonts w:ascii="Times New Roman" w:hAnsi="Times New Roman" w:cs="Times New Roman"/>
                  <w:color w:val="000000" w:themeColor="text1"/>
                  <w:sz w:val="26"/>
                  <w:szCs w:val="26"/>
                  <w:lang w:val="vi-VN"/>
                </w:rPr>
                <w:t>Tài khoản đăng nhập có quyền quản trị viên.</w:t>
              </w:r>
            </w:ins>
          </w:p>
          <w:p w14:paraId="2CD556B2" w14:textId="77777777" w:rsidR="000D785D" w:rsidRPr="00257D2D" w:rsidRDefault="000D785D" w:rsidP="000D785D">
            <w:pPr>
              <w:pStyle w:val="ListParagraph"/>
              <w:spacing w:line="276" w:lineRule="auto"/>
              <w:ind w:left="0"/>
              <w:rPr>
                <w:ins w:id="1276" w:author="Nguyen Danh Nam 20166477" w:date="2020-02-15T17:08:00Z"/>
                <w:rFonts w:ascii="Times New Roman" w:hAnsi="Times New Roman" w:cs="Times New Roman"/>
                <w:color w:val="000000" w:themeColor="text1"/>
                <w:sz w:val="26"/>
                <w:szCs w:val="26"/>
                <w:lang w:val="vi-VN"/>
              </w:rPr>
            </w:pPr>
          </w:p>
        </w:tc>
      </w:tr>
      <w:tr w:rsidR="000D785D" w:rsidRPr="00257D2D" w14:paraId="4CFB1977" w14:textId="77777777" w:rsidTr="00832895">
        <w:trPr>
          <w:ins w:id="1277" w:author="Nguyen Danh Nam 20166477" w:date="2020-02-15T17:08:00Z"/>
        </w:trPr>
        <w:tc>
          <w:tcPr>
            <w:tcW w:w="2327" w:type="dxa"/>
          </w:tcPr>
          <w:p w14:paraId="34D1555D" w14:textId="489D6598" w:rsidR="000D785D" w:rsidRPr="00257D2D" w:rsidRDefault="000D785D" w:rsidP="000D785D">
            <w:pPr>
              <w:pStyle w:val="ListParagraph"/>
              <w:spacing w:line="276" w:lineRule="auto"/>
              <w:ind w:left="0"/>
              <w:rPr>
                <w:ins w:id="1278" w:author="Nguyen Danh Nam 20166477" w:date="2020-02-15T17:08:00Z"/>
                <w:rFonts w:ascii="Times New Roman" w:hAnsi="Times New Roman" w:cs="Times New Roman"/>
                <w:color w:val="000000" w:themeColor="text1"/>
                <w:sz w:val="26"/>
                <w:szCs w:val="26"/>
                <w:lang w:val="vi-VN"/>
              </w:rPr>
            </w:pPr>
            <w:ins w:id="1279" w:author="Nguyen Danh Nam 20166477" w:date="2020-02-15T17:17:00Z">
              <w:r w:rsidRPr="00257D2D">
                <w:rPr>
                  <w:rFonts w:ascii="Times New Roman" w:hAnsi="Times New Roman" w:cs="Times New Roman"/>
                  <w:color w:val="000000" w:themeColor="text1"/>
                  <w:sz w:val="26"/>
                  <w:szCs w:val="26"/>
                  <w:lang w:val="vi-VN"/>
                </w:rPr>
                <w:t>Luồng xử lí chính</w:t>
              </w:r>
            </w:ins>
          </w:p>
        </w:tc>
        <w:tc>
          <w:tcPr>
            <w:tcW w:w="5575" w:type="dxa"/>
          </w:tcPr>
          <w:p w14:paraId="00B310A8" w14:textId="43590F1D" w:rsidR="000D785D" w:rsidRPr="000D785D" w:rsidRDefault="000D785D" w:rsidP="000D785D">
            <w:pPr>
              <w:pStyle w:val="ListParagraph"/>
              <w:numPr>
                <w:ilvl w:val="0"/>
                <w:numId w:val="40"/>
              </w:numPr>
              <w:spacing w:line="276" w:lineRule="auto"/>
              <w:rPr>
                <w:ins w:id="1280" w:author="Nguyen Danh Nam 20166477" w:date="2020-02-15T17:17:00Z"/>
                <w:rFonts w:ascii="Times New Roman" w:hAnsi="Times New Roman" w:cs="Times New Roman"/>
                <w:color w:val="000000" w:themeColor="text1"/>
                <w:sz w:val="26"/>
                <w:szCs w:val="26"/>
                <w:lang w:val="vi-VN"/>
                <w:rPrChange w:id="1281" w:author="Nguyen Danh Nam 20166477" w:date="2020-02-15T17:17:00Z">
                  <w:rPr>
                    <w:ins w:id="1282" w:author="Nguyen Danh Nam 20166477" w:date="2020-02-15T17:17:00Z"/>
                    <w:lang w:val="vi-VN"/>
                  </w:rPr>
                </w:rPrChange>
              </w:rPr>
              <w:pPrChange w:id="1283" w:author="Nguyen Danh Nam 20166477" w:date="2020-02-15T17:17:00Z">
                <w:pPr>
                  <w:pStyle w:val="ListParagraph"/>
                  <w:numPr>
                    <w:numId w:val="39"/>
                  </w:numPr>
                  <w:spacing w:line="276" w:lineRule="auto"/>
                  <w:ind w:hanging="360"/>
                </w:pPr>
              </w:pPrChange>
            </w:pPr>
            <w:ins w:id="1284" w:author="Nguyen Danh Nam 20166477" w:date="2020-02-15T17:17:00Z">
              <w:r w:rsidRPr="000D785D">
                <w:rPr>
                  <w:rFonts w:ascii="Times New Roman" w:hAnsi="Times New Roman" w:cs="Times New Roman"/>
                  <w:color w:val="000000" w:themeColor="text1"/>
                  <w:sz w:val="26"/>
                  <w:szCs w:val="26"/>
                  <w:lang w:val="vi-VN"/>
                  <w:rPrChange w:id="1285" w:author="Nguyen Danh Nam 20166477" w:date="2020-02-15T17:17:00Z">
                    <w:rPr>
                      <w:lang w:val="vi-VN"/>
                    </w:rPr>
                  </w:rPrChange>
                </w:rPr>
                <w:t xml:space="preserve">Admin bấm nút </w:t>
              </w:r>
              <w:r>
                <w:rPr>
                  <w:rFonts w:ascii="Times New Roman" w:hAnsi="Times New Roman" w:cs="Times New Roman"/>
                  <w:color w:val="000000" w:themeColor="text1"/>
                  <w:sz w:val="26"/>
                  <w:szCs w:val="26"/>
                  <w:lang w:val="vi-VN"/>
                </w:rPr>
                <w:t xml:space="preserve">xoá </w:t>
              </w:r>
              <w:r w:rsidRPr="000D785D">
                <w:rPr>
                  <w:rFonts w:ascii="Times New Roman" w:hAnsi="Times New Roman" w:cs="Times New Roman"/>
                  <w:color w:val="000000" w:themeColor="text1"/>
                  <w:sz w:val="26"/>
                  <w:szCs w:val="26"/>
                  <w:lang w:val="vi-VN"/>
                  <w:rPrChange w:id="1286" w:author="Nguyen Danh Nam 20166477" w:date="2020-02-15T17:17:00Z">
                    <w:rPr>
                      <w:lang w:val="vi-VN"/>
                    </w:rPr>
                  </w:rPrChange>
                </w:rPr>
                <w:t>thông báo ở giao diện chi tiết thông báo.</w:t>
              </w:r>
            </w:ins>
          </w:p>
          <w:p w14:paraId="4EE81886" w14:textId="3D4C48DE" w:rsidR="000D785D" w:rsidRPr="000D785D" w:rsidRDefault="000D785D" w:rsidP="000D785D">
            <w:pPr>
              <w:pStyle w:val="ListParagraph"/>
              <w:numPr>
                <w:ilvl w:val="0"/>
                <w:numId w:val="40"/>
              </w:numPr>
              <w:spacing w:line="276" w:lineRule="auto"/>
              <w:rPr>
                <w:ins w:id="1287" w:author="Nguyen Danh Nam 20166477" w:date="2020-02-15T17:17:00Z"/>
                <w:rFonts w:ascii="Times New Roman" w:hAnsi="Times New Roman" w:cs="Times New Roman"/>
                <w:color w:val="000000" w:themeColor="text1"/>
                <w:sz w:val="26"/>
                <w:szCs w:val="26"/>
                <w:lang w:val="vi-VN"/>
                <w:rPrChange w:id="1288" w:author="Nguyen Danh Nam 20166477" w:date="2020-02-15T17:17:00Z">
                  <w:rPr>
                    <w:ins w:id="1289" w:author="Nguyen Danh Nam 20166477" w:date="2020-02-15T17:17:00Z"/>
                    <w:lang w:val="vi-VN"/>
                  </w:rPr>
                </w:rPrChange>
              </w:rPr>
              <w:pPrChange w:id="1290" w:author="Nguyen Danh Nam 20166477" w:date="2020-02-15T17:17:00Z">
                <w:pPr>
                  <w:pStyle w:val="ListParagraph"/>
                  <w:numPr>
                    <w:numId w:val="39"/>
                  </w:numPr>
                  <w:spacing w:line="276" w:lineRule="auto"/>
                  <w:ind w:hanging="360"/>
                </w:pPr>
              </w:pPrChange>
            </w:pPr>
            <w:ins w:id="1291" w:author="Nguyen Danh Nam 20166477" w:date="2020-02-15T17:17:00Z">
              <w:r w:rsidRPr="00257D2D">
                <w:rPr>
                  <w:rFonts w:ascii="Times New Roman" w:hAnsi="Times New Roman" w:cs="Times New Roman"/>
                  <w:color w:val="000000" w:themeColor="text1"/>
                  <w:sz w:val="26"/>
                  <w:szCs w:val="26"/>
                  <w:lang w:val="vi-VN"/>
                </w:rPr>
                <w:t xml:space="preserve">Hệ thống hiển thị form </w:t>
              </w:r>
              <w:r>
                <w:rPr>
                  <w:rFonts w:ascii="Times New Roman" w:hAnsi="Times New Roman" w:cs="Times New Roman"/>
                  <w:color w:val="000000" w:themeColor="text1"/>
                  <w:sz w:val="26"/>
                  <w:szCs w:val="26"/>
                  <w:lang w:val="vi-VN"/>
                </w:rPr>
                <w:t>để admin xác nhận xoá.</w:t>
              </w:r>
            </w:ins>
          </w:p>
          <w:p w14:paraId="4342E2AA" w14:textId="652620D6" w:rsidR="000D785D" w:rsidRPr="00257D2D" w:rsidRDefault="000D785D" w:rsidP="000D785D">
            <w:pPr>
              <w:pStyle w:val="ListParagraph"/>
              <w:numPr>
                <w:ilvl w:val="0"/>
                <w:numId w:val="40"/>
              </w:numPr>
              <w:spacing w:line="276" w:lineRule="auto"/>
              <w:rPr>
                <w:ins w:id="1292" w:author="Nguyen Danh Nam 20166477" w:date="2020-02-15T17:17:00Z"/>
                <w:rFonts w:ascii="Times New Roman" w:hAnsi="Times New Roman" w:cs="Times New Roman"/>
                <w:color w:val="000000" w:themeColor="text1"/>
                <w:sz w:val="26"/>
                <w:szCs w:val="26"/>
                <w:lang w:val="vi-VN"/>
              </w:rPr>
              <w:pPrChange w:id="1293" w:author="Nguyen Danh Nam 20166477" w:date="2020-02-15T17:17:00Z">
                <w:pPr>
                  <w:pStyle w:val="ListParagraph"/>
                  <w:numPr>
                    <w:numId w:val="39"/>
                  </w:numPr>
                  <w:spacing w:line="276" w:lineRule="auto"/>
                  <w:ind w:hanging="360"/>
                </w:pPr>
              </w:pPrChange>
            </w:pPr>
            <w:ins w:id="1294" w:author="Nguyen Danh Nam 20166477" w:date="2020-02-15T17:17:00Z">
              <w:r w:rsidRPr="00257D2D">
                <w:rPr>
                  <w:rFonts w:ascii="Times New Roman" w:hAnsi="Times New Roman" w:cs="Times New Roman"/>
                  <w:color w:val="000000" w:themeColor="text1"/>
                  <w:sz w:val="26"/>
                  <w:szCs w:val="26"/>
                  <w:lang w:val="vi-VN"/>
                </w:rPr>
                <w:t xml:space="preserve">Admin bấm nút </w:t>
              </w:r>
              <w:r>
                <w:rPr>
                  <w:rFonts w:ascii="Times New Roman" w:hAnsi="Times New Roman" w:cs="Times New Roman"/>
                  <w:color w:val="000000" w:themeColor="text1"/>
                  <w:sz w:val="26"/>
                  <w:szCs w:val="26"/>
                  <w:lang w:val="vi-VN"/>
                </w:rPr>
                <w:t>Đ</w:t>
              </w:r>
            </w:ins>
            <w:ins w:id="1295" w:author="Nguyen Danh Nam 20166477" w:date="2020-02-15T17:18:00Z">
              <w:r>
                <w:rPr>
                  <w:rFonts w:ascii="Times New Roman" w:hAnsi="Times New Roman" w:cs="Times New Roman"/>
                  <w:color w:val="000000" w:themeColor="text1"/>
                  <w:sz w:val="26"/>
                  <w:szCs w:val="26"/>
                  <w:lang w:val="vi-VN"/>
                </w:rPr>
                <w:t xml:space="preserve">ồng ý </w:t>
              </w:r>
            </w:ins>
            <w:ins w:id="1296" w:author="Nguyen Danh Nam 20166477" w:date="2020-02-15T17:17:00Z">
              <w:r w:rsidRPr="00257D2D">
                <w:rPr>
                  <w:rFonts w:ascii="Times New Roman" w:hAnsi="Times New Roman" w:cs="Times New Roman"/>
                  <w:color w:val="000000" w:themeColor="text1"/>
                  <w:sz w:val="26"/>
                  <w:szCs w:val="26"/>
                  <w:lang w:val="vi-VN"/>
                </w:rPr>
                <w:t>để hoàn thành thao tác.</w:t>
              </w:r>
            </w:ins>
          </w:p>
          <w:p w14:paraId="77FE6068" w14:textId="77777777" w:rsidR="000D785D" w:rsidRPr="00832895" w:rsidRDefault="000D785D" w:rsidP="000D785D">
            <w:pPr>
              <w:pStyle w:val="ListParagraph"/>
              <w:numPr>
                <w:ilvl w:val="0"/>
                <w:numId w:val="40"/>
              </w:numPr>
              <w:spacing w:line="276" w:lineRule="auto"/>
              <w:rPr>
                <w:ins w:id="1297" w:author="Nguyen Danh Nam 20166477" w:date="2020-02-15T17:17:00Z"/>
                <w:rFonts w:ascii="Times New Roman" w:hAnsi="Times New Roman" w:cs="Times New Roman"/>
                <w:color w:val="000000" w:themeColor="text1"/>
                <w:sz w:val="26"/>
                <w:szCs w:val="26"/>
                <w:lang w:val="vi-VN"/>
              </w:rPr>
              <w:pPrChange w:id="1298" w:author="Nguyen Danh Nam 20166477" w:date="2020-02-15T17:17:00Z">
                <w:pPr>
                  <w:pStyle w:val="ListParagraph"/>
                  <w:numPr>
                    <w:numId w:val="39"/>
                  </w:numPr>
                  <w:spacing w:line="276" w:lineRule="auto"/>
                  <w:ind w:hanging="360"/>
                </w:pPr>
              </w:pPrChange>
            </w:pPr>
            <w:ins w:id="1299" w:author="Nguyen Danh Nam 20166477" w:date="2020-02-15T17:17:00Z">
              <w:r w:rsidRPr="00257D2D">
                <w:rPr>
                  <w:rFonts w:ascii="Times New Roman" w:hAnsi="Times New Roman" w:cs="Times New Roman"/>
                  <w:color w:val="000000" w:themeColor="text1"/>
                  <w:sz w:val="26"/>
                  <w:szCs w:val="26"/>
                  <w:lang w:val="vi-VN"/>
                </w:rPr>
                <w:t>Hệ thống lưu thông báo vào CSDL.</w:t>
              </w:r>
            </w:ins>
          </w:p>
          <w:p w14:paraId="035E1FEB" w14:textId="548511D7" w:rsidR="000D785D" w:rsidRPr="00257D2D" w:rsidRDefault="000D785D" w:rsidP="000D785D">
            <w:pPr>
              <w:pStyle w:val="ListParagraph"/>
              <w:numPr>
                <w:ilvl w:val="0"/>
                <w:numId w:val="40"/>
              </w:numPr>
              <w:spacing w:line="276" w:lineRule="auto"/>
              <w:rPr>
                <w:ins w:id="1300" w:author="Nguyen Danh Nam 20166477" w:date="2020-02-15T17:08:00Z"/>
                <w:rFonts w:ascii="Times New Roman" w:hAnsi="Times New Roman" w:cs="Times New Roman"/>
                <w:color w:val="000000" w:themeColor="text1"/>
                <w:sz w:val="26"/>
                <w:szCs w:val="26"/>
                <w:lang w:val="vi-VN"/>
              </w:rPr>
              <w:pPrChange w:id="1301" w:author="Nguyen Danh Nam 20166477" w:date="2020-02-15T17:17:00Z">
                <w:pPr>
                  <w:pStyle w:val="ListParagraph"/>
                  <w:numPr>
                    <w:numId w:val="29"/>
                  </w:numPr>
                  <w:spacing w:line="276" w:lineRule="auto"/>
                  <w:ind w:hanging="360"/>
                </w:pPr>
              </w:pPrChange>
            </w:pPr>
            <w:ins w:id="1302" w:author="Nguyen Danh Nam 20166477" w:date="2020-02-15T17:17:00Z">
              <w:r w:rsidRPr="00257D2D">
                <w:rPr>
                  <w:rFonts w:ascii="Times New Roman" w:hAnsi="Times New Roman" w:cs="Times New Roman"/>
                  <w:color w:val="000000" w:themeColor="text1"/>
                  <w:sz w:val="26"/>
                  <w:szCs w:val="26"/>
                  <w:lang w:val="vi-VN"/>
                </w:rPr>
                <w:t>Hệ thống thông báo kết</w:t>
              </w:r>
            </w:ins>
            <w:ins w:id="1303" w:author="Nguyen Danh Nam 20166477" w:date="2020-02-15T17:19:00Z">
              <w:r w:rsidR="0091563B">
                <w:rPr>
                  <w:rFonts w:ascii="Times New Roman" w:hAnsi="Times New Roman" w:cs="Times New Roman"/>
                  <w:color w:val="000000" w:themeColor="text1"/>
                  <w:sz w:val="26"/>
                  <w:szCs w:val="26"/>
                  <w:lang w:val="vi-VN"/>
                </w:rPr>
                <w:t xml:space="preserve"> xoá </w:t>
              </w:r>
            </w:ins>
            <w:ins w:id="1304" w:author="Nguyen Danh Nam 20166477" w:date="2020-02-15T17:17:00Z">
              <w:r w:rsidRPr="00257D2D">
                <w:rPr>
                  <w:rFonts w:ascii="Times New Roman" w:hAnsi="Times New Roman" w:cs="Times New Roman"/>
                  <w:color w:val="000000" w:themeColor="text1"/>
                  <w:sz w:val="26"/>
                  <w:szCs w:val="26"/>
                  <w:lang w:val="vi-VN"/>
                </w:rPr>
                <w:t>thông báo.</w:t>
              </w:r>
            </w:ins>
          </w:p>
        </w:tc>
      </w:tr>
      <w:tr w:rsidR="000D785D" w:rsidRPr="00257D2D" w14:paraId="7D92377D" w14:textId="77777777" w:rsidTr="00832895">
        <w:trPr>
          <w:ins w:id="1305" w:author="Nguyen Danh Nam 20166477" w:date="2020-02-15T17:08:00Z"/>
        </w:trPr>
        <w:tc>
          <w:tcPr>
            <w:tcW w:w="2327" w:type="dxa"/>
          </w:tcPr>
          <w:p w14:paraId="580CD2AE" w14:textId="7EA40AC9" w:rsidR="000D785D" w:rsidRPr="00257D2D" w:rsidRDefault="000D785D" w:rsidP="000D785D">
            <w:pPr>
              <w:pStyle w:val="ListParagraph"/>
              <w:spacing w:line="276" w:lineRule="auto"/>
              <w:ind w:left="0"/>
              <w:rPr>
                <w:ins w:id="1306" w:author="Nguyen Danh Nam 20166477" w:date="2020-02-15T17:08:00Z"/>
                <w:rFonts w:ascii="Times New Roman" w:hAnsi="Times New Roman" w:cs="Times New Roman"/>
                <w:color w:val="000000" w:themeColor="text1"/>
                <w:sz w:val="26"/>
                <w:szCs w:val="26"/>
                <w:lang w:val="vi-VN"/>
              </w:rPr>
            </w:pPr>
            <w:ins w:id="1307" w:author="Nguyen Danh Nam 20166477" w:date="2020-02-15T17:17:00Z">
              <w:r w:rsidRPr="00257D2D">
                <w:rPr>
                  <w:rFonts w:ascii="Times New Roman" w:hAnsi="Times New Roman" w:cs="Times New Roman"/>
                  <w:color w:val="000000" w:themeColor="text1"/>
                  <w:sz w:val="26"/>
                  <w:szCs w:val="26"/>
                  <w:lang w:val="vi-VN"/>
                </w:rPr>
                <w:t>Luồng xử lí ngoại lệ</w:t>
              </w:r>
            </w:ins>
          </w:p>
        </w:tc>
        <w:tc>
          <w:tcPr>
            <w:tcW w:w="5575" w:type="dxa"/>
          </w:tcPr>
          <w:p w14:paraId="6F8C2BEB" w14:textId="77777777" w:rsidR="000D785D" w:rsidRPr="00257D2D" w:rsidRDefault="000D785D" w:rsidP="000D785D">
            <w:pPr>
              <w:pStyle w:val="ListParagraph"/>
              <w:spacing w:line="276" w:lineRule="auto"/>
              <w:ind w:left="0"/>
              <w:rPr>
                <w:ins w:id="1308" w:author="Nguyen Danh Nam 20166477" w:date="2020-02-15T17:17:00Z"/>
                <w:rFonts w:ascii="Times New Roman" w:hAnsi="Times New Roman" w:cs="Times New Roman"/>
                <w:color w:val="000000" w:themeColor="text1"/>
                <w:sz w:val="26"/>
                <w:szCs w:val="26"/>
                <w:lang w:val="vi-VN"/>
              </w:rPr>
            </w:pPr>
            <w:ins w:id="1309" w:author="Nguyen Danh Nam 20166477" w:date="2020-02-15T17:17:00Z">
              <w:r w:rsidRPr="00257D2D">
                <w:rPr>
                  <w:rFonts w:ascii="Times New Roman" w:hAnsi="Times New Roman" w:cs="Times New Roman"/>
                  <w:color w:val="000000" w:themeColor="text1"/>
                  <w:sz w:val="26"/>
                  <w:szCs w:val="26"/>
                  <w:lang w:val="vi-VN"/>
                </w:rPr>
                <w:t>Không có.</w:t>
              </w:r>
            </w:ins>
          </w:p>
          <w:p w14:paraId="07AC71B1" w14:textId="77777777" w:rsidR="000D785D" w:rsidRPr="00257D2D" w:rsidRDefault="000D785D" w:rsidP="00F80815">
            <w:pPr>
              <w:pStyle w:val="ListParagraph"/>
              <w:keepNext/>
              <w:spacing w:line="276" w:lineRule="auto"/>
              <w:ind w:left="0"/>
              <w:rPr>
                <w:ins w:id="1310" w:author="Nguyen Danh Nam 20166477" w:date="2020-02-15T17:08:00Z"/>
                <w:rFonts w:ascii="Times New Roman" w:hAnsi="Times New Roman" w:cs="Times New Roman"/>
                <w:color w:val="000000" w:themeColor="text1"/>
                <w:sz w:val="26"/>
                <w:szCs w:val="26"/>
                <w:lang w:val="vi-VN"/>
              </w:rPr>
            </w:pPr>
          </w:p>
        </w:tc>
      </w:tr>
    </w:tbl>
    <w:p w14:paraId="69696227" w14:textId="54F7E4C0" w:rsidR="00C05255" w:rsidRPr="00C05255" w:rsidRDefault="00F80815" w:rsidP="00F80815">
      <w:pPr>
        <w:pStyle w:val="Caption"/>
        <w:ind w:left="720" w:firstLine="720"/>
        <w:rPr>
          <w:lang w:val="vi-VN"/>
          <w:rPrChange w:id="1311" w:author="Nguyen Danh Nam 20166477" w:date="2020-02-15T17:07:00Z">
            <w:rPr>
              <w:rFonts w:ascii="Times New Roman" w:hAnsi="Times New Roman" w:cs="Times New Roman"/>
              <w:i w:val="0"/>
              <w:iCs w:val="0"/>
              <w:color w:val="000000" w:themeColor="text1"/>
              <w:sz w:val="26"/>
              <w:szCs w:val="26"/>
              <w:lang w:val="vi-VN"/>
            </w:rPr>
          </w:rPrChange>
        </w:rPr>
        <w:pPrChange w:id="1312" w:author="Nguyen Danh Nam 20166477" w:date="2020-02-15T17:42:00Z">
          <w:pPr>
            <w:pStyle w:val="Caption"/>
            <w:spacing w:line="276" w:lineRule="auto"/>
            <w:ind w:left="720" w:firstLine="720"/>
          </w:pPr>
        </w:pPrChange>
      </w:pPr>
      <w:bookmarkStart w:id="1313" w:name="_Toc32681249"/>
      <w:ins w:id="1314" w:author="Nguyen Danh Nam 20166477" w:date="2020-02-15T17:42:00Z">
        <w:r>
          <w:t xml:space="preserve">Bảng </w:t>
        </w:r>
        <w:r>
          <w:fldChar w:fldCharType="begin"/>
        </w:r>
        <w:r>
          <w:instrText xml:space="preserve"> SEQ Bảng \* ARABIC </w:instrText>
        </w:r>
      </w:ins>
      <w:r>
        <w:fldChar w:fldCharType="separate"/>
      </w:r>
      <w:ins w:id="1315" w:author="Nguyen Danh Nam 20166477" w:date="2020-02-15T17:42:00Z">
        <w:r>
          <w:rPr>
            <w:noProof/>
          </w:rPr>
          <w:t>35</w:t>
        </w:r>
        <w:r>
          <w:fldChar w:fldCharType="end"/>
        </w:r>
        <w:r>
          <w:rPr>
            <w:lang w:val="vi-VN"/>
          </w:rPr>
          <w:t>. Đặc tả usecase Xoá thông báo</w:t>
        </w:r>
      </w:ins>
      <w:bookmarkEnd w:id="1313"/>
    </w:p>
    <w:p w14:paraId="17DE7713" w14:textId="77777777" w:rsidR="002E3D10" w:rsidRPr="00236FC2" w:rsidRDefault="002E3D10" w:rsidP="00421549">
      <w:pPr>
        <w:spacing w:line="276" w:lineRule="auto"/>
        <w:ind w:left="1080"/>
        <w:rPr>
          <w:rFonts w:ascii="Times New Roman" w:hAnsi="Times New Roman" w:cs="Times New Roman"/>
          <w:b/>
          <w:bCs/>
          <w:color w:val="000000" w:themeColor="text1"/>
          <w:sz w:val="26"/>
          <w:szCs w:val="26"/>
          <w:lang w:val="vi-VN"/>
        </w:rPr>
      </w:pPr>
    </w:p>
    <w:p w14:paraId="15499892" w14:textId="36C2AFD0" w:rsidR="006E1461" w:rsidRPr="00236FC2" w:rsidRDefault="00257D2D" w:rsidP="009A6B2C">
      <w:pPr>
        <w:pStyle w:val="Heading2"/>
        <w:numPr>
          <w:ilvl w:val="1"/>
          <w:numId w:val="30"/>
        </w:numPr>
        <w:spacing w:line="276" w:lineRule="auto"/>
        <w:rPr>
          <w:rFonts w:ascii="Times New Roman" w:hAnsi="Times New Roman" w:cs="Times New Roman"/>
          <w:b/>
          <w:bCs/>
          <w:color w:val="000000" w:themeColor="text1"/>
          <w:lang w:val="vi-VN"/>
        </w:rPr>
      </w:pPr>
      <w:bookmarkStart w:id="1316" w:name="_Toc31843432"/>
      <w:r w:rsidRPr="00236FC2">
        <w:rPr>
          <w:rFonts w:ascii="Times New Roman" w:hAnsi="Times New Roman" w:cs="Times New Roman"/>
          <w:b/>
          <w:bCs/>
          <w:color w:val="000000" w:themeColor="text1"/>
          <w:lang w:val="vi-VN"/>
        </w:rPr>
        <w:t>Yêu cầu phi chức năng</w:t>
      </w:r>
      <w:bookmarkEnd w:id="1316"/>
    </w:p>
    <w:p w14:paraId="646FF97A" w14:textId="21560C8D" w:rsidR="00257D2D" w:rsidRPr="00257D2D" w:rsidRDefault="00257D2D" w:rsidP="00421549">
      <w:pPr>
        <w:pStyle w:val="ListParagraph"/>
        <w:spacing w:line="276" w:lineRule="auto"/>
        <w:ind w:left="1100"/>
        <w:rPr>
          <w:rFonts w:ascii="Times New Roman" w:hAnsi="Times New Roman" w:cs="Times New Roman"/>
          <w:color w:val="000000" w:themeColor="text1"/>
          <w:sz w:val="26"/>
          <w:szCs w:val="26"/>
          <w:lang w:val="vi-VN"/>
        </w:rPr>
      </w:pPr>
      <w:r w:rsidRPr="00257D2D">
        <w:rPr>
          <w:rFonts w:ascii="Times New Roman" w:hAnsi="Times New Roman" w:cs="Times New Roman"/>
          <w:color w:val="000000" w:themeColor="text1"/>
          <w:sz w:val="26"/>
          <w:szCs w:val="26"/>
          <w:lang w:val="vi-VN"/>
        </w:rPr>
        <w:t xml:space="preserve">Không có yêu cầu phi chức năng </w:t>
      </w:r>
      <w:del w:id="1317" w:author="quang.nguyen@aitokyolab.com" w:date="2020-02-12T15:06:00Z">
        <w:r w:rsidRPr="00257D2D" w:rsidDel="00C142F0">
          <w:rPr>
            <w:rFonts w:ascii="Times New Roman" w:hAnsi="Times New Roman" w:cs="Times New Roman"/>
            <w:color w:val="000000" w:themeColor="text1"/>
            <w:sz w:val="26"/>
            <w:szCs w:val="26"/>
            <w:lang w:val="vi-VN"/>
          </w:rPr>
          <w:delText xml:space="preserve">trong </w:delText>
        </w:r>
      </w:del>
      <w:ins w:id="1318" w:author="quang.nguyen@aitokyolab.com" w:date="2020-02-12T15:06:00Z">
        <w:r w:rsidR="00C142F0">
          <w:rPr>
            <w:rFonts w:ascii="Times New Roman" w:hAnsi="Times New Roman" w:cs="Times New Roman"/>
            <w:color w:val="000000" w:themeColor="text1"/>
            <w:sz w:val="26"/>
            <w:szCs w:val="26"/>
          </w:rPr>
          <w:t>cho</w:t>
        </w:r>
        <w:r w:rsidR="00C142F0" w:rsidRPr="00257D2D">
          <w:rPr>
            <w:rFonts w:ascii="Times New Roman" w:hAnsi="Times New Roman" w:cs="Times New Roman"/>
            <w:color w:val="000000" w:themeColor="text1"/>
            <w:sz w:val="26"/>
            <w:szCs w:val="26"/>
            <w:lang w:val="vi-VN"/>
          </w:rPr>
          <w:t xml:space="preserve"> </w:t>
        </w:r>
      </w:ins>
      <w:r w:rsidRPr="00257D2D">
        <w:rPr>
          <w:rFonts w:ascii="Times New Roman" w:hAnsi="Times New Roman" w:cs="Times New Roman"/>
          <w:color w:val="000000" w:themeColor="text1"/>
          <w:sz w:val="26"/>
          <w:szCs w:val="26"/>
          <w:lang w:val="vi-VN"/>
        </w:rPr>
        <w:t>hệ thống này.</w:t>
      </w:r>
    </w:p>
    <w:sectPr w:rsidR="00257D2D" w:rsidRPr="00257D2D" w:rsidSect="007B6A9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2" w:author="quang.nguyen@aitokyolab.com" w:date="2020-02-12T14:17:00Z" w:initials="q">
    <w:p w14:paraId="56785674" w14:textId="50722421" w:rsidR="005945D6" w:rsidRDefault="005945D6">
      <w:pPr>
        <w:pStyle w:val="CommentText"/>
      </w:pPr>
      <w:r>
        <w:rPr>
          <w:rStyle w:val="CommentReference"/>
        </w:rPr>
        <w:annotationRef/>
      </w:r>
      <w:r>
        <w:t>Phải viết tên chính xác của (các) tác nhân như xuất hiện trong Sơ đồ uc (tổng quan/phân rã).</w:t>
      </w:r>
    </w:p>
  </w:comment>
  <w:comment w:id="475" w:author="Nguyen Danh Nam 20166477" w:date="2020-02-15T17:44:00Z" w:initials="NDN2">
    <w:p w14:paraId="7D8D36B7" w14:textId="77777777" w:rsidR="00F80815" w:rsidRDefault="00F80815">
      <w:pPr>
        <w:pStyle w:val="CommentText"/>
        <w:rPr>
          <w:lang w:val="vi-VN"/>
        </w:rPr>
      </w:pPr>
      <w:r>
        <w:rPr>
          <w:rStyle w:val="CommentReference"/>
        </w:rPr>
        <w:annotationRef/>
      </w:r>
      <w:r>
        <w:rPr>
          <w:lang w:val="vi-VN"/>
        </w:rPr>
        <w:t>Usecase “Like phim” tương đương với với usecase này ạ!</w:t>
      </w:r>
    </w:p>
    <w:p w14:paraId="0B59F402" w14:textId="6658F3C8" w:rsidR="00F80815" w:rsidRDefault="00F80815">
      <w:pPr>
        <w:pStyle w:val="CommentText"/>
      </w:pPr>
    </w:p>
  </w:comment>
  <w:comment w:id="485" w:author="quang.nguyen@aitokyolab.com" w:date="2020-02-12T14:51:00Z" w:initials="q">
    <w:p w14:paraId="1255059B" w14:textId="77777777" w:rsidR="005945D6" w:rsidRDefault="005945D6">
      <w:pPr>
        <w:pStyle w:val="CommentText"/>
      </w:pPr>
      <w:r>
        <w:rPr>
          <w:rStyle w:val="CommentReference"/>
        </w:rPr>
        <w:annotationRef/>
      </w:r>
      <w:r>
        <w:t>Trong các sơ đồ uc, chỉ có tên của uc “Tìm kiếm phim”.</w:t>
      </w:r>
    </w:p>
    <w:p w14:paraId="5F99C62D" w14:textId="3D450DDA" w:rsidR="005945D6" w:rsidRDefault="005945D6">
      <w:pPr>
        <w:pStyle w:val="CommentText"/>
      </w:pPr>
      <w:r>
        <w:t>(Chứ không có uc “Tìm kiếm tài nguyên về phim”.)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785674" w15:done="0"/>
  <w15:commentEx w15:paraId="0B59F402" w15:done="0"/>
  <w15:commentEx w15:paraId="5F99C6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785674" w16cid:durableId="21EE8796"/>
  <w16cid:commentId w16cid:paraId="0B59F402" w16cid:durableId="21F2AC78"/>
  <w16cid:commentId w16cid:paraId="5F99C62D" w16cid:durableId="21EE8F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A93E0" w14:textId="77777777" w:rsidR="009B7CBD" w:rsidRDefault="009B7CBD" w:rsidP="00035751">
      <w:r>
        <w:separator/>
      </w:r>
    </w:p>
  </w:endnote>
  <w:endnote w:type="continuationSeparator" w:id="0">
    <w:p w14:paraId="1FF5E15C" w14:textId="77777777" w:rsidR="009B7CBD" w:rsidRDefault="009B7CBD" w:rsidP="00035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18F62" w14:textId="77777777" w:rsidR="009B7CBD" w:rsidRDefault="009B7CBD" w:rsidP="00035751">
      <w:r>
        <w:separator/>
      </w:r>
    </w:p>
  </w:footnote>
  <w:footnote w:type="continuationSeparator" w:id="0">
    <w:p w14:paraId="7E775FDC" w14:textId="77777777" w:rsidR="009B7CBD" w:rsidRDefault="009B7CBD" w:rsidP="000357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2D67"/>
    <w:multiLevelType w:val="hybridMultilevel"/>
    <w:tmpl w:val="281C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71D96"/>
    <w:multiLevelType w:val="hybridMultilevel"/>
    <w:tmpl w:val="465E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356D0"/>
    <w:multiLevelType w:val="hybridMultilevel"/>
    <w:tmpl w:val="FD94C18C"/>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216DD7"/>
    <w:multiLevelType w:val="hybridMultilevel"/>
    <w:tmpl w:val="BB7C0762"/>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08023E"/>
    <w:multiLevelType w:val="hybridMultilevel"/>
    <w:tmpl w:val="74B23344"/>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78469B"/>
    <w:multiLevelType w:val="hybridMultilevel"/>
    <w:tmpl w:val="6764BFE6"/>
    <w:lvl w:ilvl="0" w:tplc="0409000B">
      <w:start w:val="1"/>
      <w:numFmt w:val="bullet"/>
      <w:lvlText w:val=""/>
      <w:lvlJc w:val="left"/>
      <w:pPr>
        <w:ind w:left="2168" w:hanging="360"/>
      </w:pPr>
      <w:rPr>
        <w:rFonts w:ascii="Wingdings" w:hAnsi="Wingdings" w:hint="default"/>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6" w15:restartNumberingAfterBreak="0">
    <w:nsid w:val="08320EE1"/>
    <w:multiLevelType w:val="multilevel"/>
    <w:tmpl w:val="CBBC9696"/>
    <w:lvl w:ilvl="0">
      <w:start w:val="1"/>
      <w:numFmt w:val="decimal"/>
      <w:lvlText w:val="%1."/>
      <w:lvlJc w:val="left"/>
      <w:pPr>
        <w:ind w:left="1080" w:hanging="360"/>
      </w:pPr>
      <w:rPr>
        <w:rFonts w:hint="default"/>
      </w:rPr>
    </w:lvl>
    <w:lvl w:ilvl="1">
      <w:start w:val="2"/>
      <w:numFmt w:val="decimal"/>
      <w:isLgl/>
      <w:lvlText w:val="%1.%2"/>
      <w:lvlJc w:val="left"/>
      <w:pPr>
        <w:ind w:left="110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9C45638"/>
    <w:multiLevelType w:val="hybridMultilevel"/>
    <w:tmpl w:val="BB7C0762"/>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6A1BDC"/>
    <w:multiLevelType w:val="hybridMultilevel"/>
    <w:tmpl w:val="F1584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593172"/>
    <w:multiLevelType w:val="hybridMultilevel"/>
    <w:tmpl w:val="C98A5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8F3709"/>
    <w:multiLevelType w:val="hybridMultilevel"/>
    <w:tmpl w:val="1F9E37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20A47"/>
    <w:multiLevelType w:val="hybridMultilevel"/>
    <w:tmpl w:val="3EBACBAE"/>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6F11BA"/>
    <w:multiLevelType w:val="hybridMultilevel"/>
    <w:tmpl w:val="9F46B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C25A9"/>
    <w:multiLevelType w:val="hybridMultilevel"/>
    <w:tmpl w:val="044AF7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4" w15:restartNumberingAfterBreak="0">
    <w:nsid w:val="22D16A35"/>
    <w:multiLevelType w:val="hybridMultilevel"/>
    <w:tmpl w:val="A0BAA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78022D"/>
    <w:multiLevelType w:val="hybridMultilevel"/>
    <w:tmpl w:val="3DE00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A93EFE"/>
    <w:multiLevelType w:val="hybridMultilevel"/>
    <w:tmpl w:val="A8D0B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66AA0"/>
    <w:multiLevelType w:val="hybridMultilevel"/>
    <w:tmpl w:val="9A2E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07331C"/>
    <w:multiLevelType w:val="hybridMultilevel"/>
    <w:tmpl w:val="CA024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80F3E"/>
    <w:multiLevelType w:val="hybridMultilevel"/>
    <w:tmpl w:val="3A7E51EE"/>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981B5E"/>
    <w:multiLevelType w:val="hybridMultilevel"/>
    <w:tmpl w:val="3C1A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B860AE"/>
    <w:multiLevelType w:val="hybridMultilevel"/>
    <w:tmpl w:val="5EF0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2D4BA9"/>
    <w:multiLevelType w:val="hybridMultilevel"/>
    <w:tmpl w:val="CCA674C6"/>
    <w:lvl w:ilvl="0" w:tplc="2F6EFCC6">
      <w:start w:val="1"/>
      <w:numFmt w:val="decimal"/>
      <w:lvlText w:val="%1."/>
      <w:lvlJc w:val="left"/>
      <w:pPr>
        <w:ind w:left="720" w:hanging="360"/>
      </w:pPr>
      <w:rPr>
        <w:rFonts w:ascii="Times New Roman" w:eastAsiaTheme="minorHAnsi" w:hAnsi="Times New Roman" w:cs="Times New Roman"/>
      </w:rPr>
    </w:lvl>
    <w:lvl w:ilvl="1" w:tplc="04090001">
      <w:start w:val="1"/>
      <w:numFmt w:val="bullet"/>
      <w:lvlText w:val=""/>
      <w:lvlJc w:val="left"/>
      <w:pPr>
        <w:ind w:left="1440" w:hanging="360"/>
      </w:pPr>
      <w:rPr>
        <w:rFonts w:ascii="Symbol" w:hAnsi="Symbol" w:hint="default"/>
      </w:rPr>
    </w:lvl>
    <w:lvl w:ilvl="2" w:tplc="51766E24">
      <w:start w:val="1"/>
      <w:numFmt w:val="decimal"/>
      <w:lvlText w:val="%3."/>
      <w:lvlJc w:val="left"/>
      <w:pPr>
        <w:ind w:left="1530" w:hanging="360"/>
      </w:pPr>
      <w:rPr>
        <w:rFonts w:asciiTheme="minorHAnsi" w:eastAsiaTheme="minorHAnsi" w:hAnsiTheme="minorHAnsi" w:cstheme="minorBidi"/>
      </w:rPr>
    </w:lvl>
    <w:lvl w:ilvl="3" w:tplc="DA7A031E">
      <w:start w:val="3"/>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17BC6"/>
    <w:multiLevelType w:val="hybridMultilevel"/>
    <w:tmpl w:val="DE1EA11C"/>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AC52C1"/>
    <w:multiLevelType w:val="hybridMultilevel"/>
    <w:tmpl w:val="9060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D2138C"/>
    <w:multiLevelType w:val="hybridMultilevel"/>
    <w:tmpl w:val="72A6E1A4"/>
    <w:lvl w:ilvl="0" w:tplc="A35480D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C12F0"/>
    <w:multiLevelType w:val="hybridMultilevel"/>
    <w:tmpl w:val="7C508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B0CDC"/>
    <w:multiLevelType w:val="hybridMultilevel"/>
    <w:tmpl w:val="DD9C670A"/>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0A09CB"/>
    <w:multiLevelType w:val="hybridMultilevel"/>
    <w:tmpl w:val="D8606556"/>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876CE6"/>
    <w:multiLevelType w:val="multilevel"/>
    <w:tmpl w:val="DB66963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AD6E8B"/>
    <w:multiLevelType w:val="hybridMultilevel"/>
    <w:tmpl w:val="413AD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615751"/>
    <w:multiLevelType w:val="hybridMultilevel"/>
    <w:tmpl w:val="2710D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440668"/>
    <w:multiLevelType w:val="hybridMultilevel"/>
    <w:tmpl w:val="87705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82BF0"/>
    <w:multiLevelType w:val="hybridMultilevel"/>
    <w:tmpl w:val="8D40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15FB4"/>
    <w:multiLevelType w:val="multilevel"/>
    <w:tmpl w:val="CAC22460"/>
    <w:lvl w:ilvl="0">
      <w:start w:val="1"/>
      <w:numFmt w:val="decimal"/>
      <w:lvlText w:val="%1."/>
      <w:lvlJc w:val="left"/>
      <w:pPr>
        <w:ind w:left="720" w:hanging="360"/>
      </w:pPr>
    </w:lvl>
    <w:lvl w:ilvl="1">
      <w:start w:val="7"/>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0C4B3A"/>
    <w:multiLevelType w:val="hybridMultilevel"/>
    <w:tmpl w:val="15142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7838AA"/>
    <w:multiLevelType w:val="hybridMultilevel"/>
    <w:tmpl w:val="FCE69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D2814"/>
    <w:multiLevelType w:val="hybridMultilevel"/>
    <w:tmpl w:val="7B4A5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DA1F14"/>
    <w:multiLevelType w:val="hybridMultilevel"/>
    <w:tmpl w:val="BB7C0762"/>
    <w:lvl w:ilvl="0" w:tplc="52981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1E1B73"/>
    <w:multiLevelType w:val="hybridMultilevel"/>
    <w:tmpl w:val="9FF88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9435E8"/>
    <w:multiLevelType w:val="hybridMultilevel"/>
    <w:tmpl w:val="A560DB7A"/>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40"/>
  </w:num>
  <w:num w:numId="2">
    <w:abstractNumId w:val="13"/>
  </w:num>
  <w:num w:numId="3">
    <w:abstractNumId w:val="29"/>
  </w:num>
  <w:num w:numId="4">
    <w:abstractNumId w:val="22"/>
  </w:num>
  <w:num w:numId="5">
    <w:abstractNumId w:val="38"/>
  </w:num>
  <w:num w:numId="6">
    <w:abstractNumId w:val="7"/>
  </w:num>
  <w:num w:numId="7">
    <w:abstractNumId w:val="3"/>
  </w:num>
  <w:num w:numId="8">
    <w:abstractNumId w:val="23"/>
  </w:num>
  <w:num w:numId="9">
    <w:abstractNumId w:val="9"/>
  </w:num>
  <w:num w:numId="10">
    <w:abstractNumId w:val="5"/>
  </w:num>
  <w:num w:numId="11">
    <w:abstractNumId w:val="39"/>
  </w:num>
  <w:num w:numId="12">
    <w:abstractNumId w:val="31"/>
  </w:num>
  <w:num w:numId="13">
    <w:abstractNumId w:val="26"/>
  </w:num>
  <w:num w:numId="14">
    <w:abstractNumId w:val="30"/>
  </w:num>
  <w:num w:numId="15">
    <w:abstractNumId w:val="15"/>
  </w:num>
  <w:num w:numId="16">
    <w:abstractNumId w:val="34"/>
  </w:num>
  <w:num w:numId="17">
    <w:abstractNumId w:val="16"/>
  </w:num>
  <w:num w:numId="18">
    <w:abstractNumId w:val="18"/>
  </w:num>
  <w:num w:numId="19">
    <w:abstractNumId w:val="20"/>
  </w:num>
  <w:num w:numId="20">
    <w:abstractNumId w:val="37"/>
  </w:num>
  <w:num w:numId="21">
    <w:abstractNumId w:val="36"/>
  </w:num>
  <w:num w:numId="22">
    <w:abstractNumId w:val="17"/>
  </w:num>
  <w:num w:numId="23">
    <w:abstractNumId w:val="10"/>
  </w:num>
  <w:num w:numId="24">
    <w:abstractNumId w:val="1"/>
  </w:num>
  <w:num w:numId="25">
    <w:abstractNumId w:val="24"/>
  </w:num>
  <w:num w:numId="26">
    <w:abstractNumId w:val="8"/>
  </w:num>
  <w:num w:numId="27">
    <w:abstractNumId w:val="14"/>
  </w:num>
  <w:num w:numId="28">
    <w:abstractNumId w:val="32"/>
  </w:num>
  <w:num w:numId="29">
    <w:abstractNumId w:val="12"/>
  </w:num>
  <w:num w:numId="30">
    <w:abstractNumId w:val="6"/>
  </w:num>
  <w:num w:numId="31">
    <w:abstractNumId w:val="25"/>
  </w:num>
  <w:num w:numId="32">
    <w:abstractNumId w:val="28"/>
  </w:num>
  <w:num w:numId="33">
    <w:abstractNumId w:val="11"/>
  </w:num>
  <w:num w:numId="34">
    <w:abstractNumId w:val="19"/>
  </w:num>
  <w:num w:numId="35">
    <w:abstractNumId w:val="2"/>
  </w:num>
  <w:num w:numId="36">
    <w:abstractNumId w:val="27"/>
  </w:num>
  <w:num w:numId="37">
    <w:abstractNumId w:val="4"/>
  </w:num>
  <w:num w:numId="38">
    <w:abstractNumId w:val="35"/>
  </w:num>
  <w:num w:numId="39">
    <w:abstractNumId w:val="33"/>
  </w:num>
  <w:num w:numId="40">
    <w:abstractNumId w:val="0"/>
  </w:num>
  <w:num w:numId="41">
    <w:abstractNumId w:val="2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Danh Nam 20166477">
    <w15:presenceInfo w15:providerId="AD" w15:userId="S::nam.nd166477@sis.hust.edu.vn::4b50d3e7-983a-456c-a07d-b121acf54011"/>
  </w15:person>
  <w15:person w15:author="quang.nguyen@aitokyolab.com">
    <w15:presenceInfo w15:providerId="Windows Live" w15:userId="88dfa7345310c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A4"/>
    <w:rsid w:val="00006CB0"/>
    <w:rsid w:val="0001099C"/>
    <w:rsid w:val="00025E46"/>
    <w:rsid w:val="00035751"/>
    <w:rsid w:val="00035E7B"/>
    <w:rsid w:val="00077EAA"/>
    <w:rsid w:val="0008406F"/>
    <w:rsid w:val="000A4A1D"/>
    <w:rsid w:val="000D785D"/>
    <w:rsid w:val="000F7662"/>
    <w:rsid w:val="00113268"/>
    <w:rsid w:val="00121DA0"/>
    <w:rsid w:val="00133683"/>
    <w:rsid w:val="001368DD"/>
    <w:rsid w:val="00175B04"/>
    <w:rsid w:val="0017626C"/>
    <w:rsid w:val="0018725B"/>
    <w:rsid w:val="001A0A1A"/>
    <w:rsid w:val="001C1D45"/>
    <w:rsid w:val="001E5806"/>
    <w:rsid w:val="001F4476"/>
    <w:rsid w:val="00200AB5"/>
    <w:rsid w:val="00236FC2"/>
    <w:rsid w:val="00257D2D"/>
    <w:rsid w:val="00264F50"/>
    <w:rsid w:val="002724AA"/>
    <w:rsid w:val="002931A9"/>
    <w:rsid w:val="002C1F55"/>
    <w:rsid w:val="002C6F7E"/>
    <w:rsid w:val="002E3D10"/>
    <w:rsid w:val="00327F7C"/>
    <w:rsid w:val="003347D0"/>
    <w:rsid w:val="003619D4"/>
    <w:rsid w:val="00392B34"/>
    <w:rsid w:val="003D3DF0"/>
    <w:rsid w:val="003D734A"/>
    <w:rsid w:val="00421549"/>
    <w:rsid w:val="00427CE4"/>
    <w:rsid w:val="00455702"/>
    <w:rsid w:val="004662EA"/>
    <w:rsid w:val="00484A58"/>
    <w:rsid w:val="0049591F"/>
    <w:rsid w:val="004A3A87"/>
    <w:rsid w:val="00514467"/>
    <w:rsid w:val="00521FFE"/>
    <w:rsid w:val="00564779"/>
    <w:rsid w:val="00571F52"/>
    <w:rsid w:val="00593D9F"/>
    <w:rsid w:val="005945D6"/>
    <w:rsid w:val="005B2855"/>
    <w:rsid w:val="005F0B23"/>
    <w:rsid w:val="005F38D2"/>
    <w:rsid w:val="006129A4"/>
    <w:rsid w:val="00626B8F"/>
    <w:rsid w:val="00647EAD"/>
    <w:rsid w:val="00667C0E"/>
    <w:rsid w:val="006854A2"/>
    <w:rsid w:val="006E00CE"/>
    <w:rsid w:val="006E1461"/>
    <w:rsid w:val="006E39AC"/>
    <w:rsid w:val="0070660F"/>
    <w:rsid w:val="00711D7A"/>
    <w:rsid w:val="00727697"/>
    <w:rsid w:val="0076687F"/>
    <w:rsid w:val="007757CD"/>
    <w:rsid w:val="00777F17"/>
    <w:rsid w:val="007B341F"/>
    <w:rsid w:val="007B3AFB"/>
    <w:rsid w:val="007B6A98"/>
    <w:rsid w:val="007C7872"/>
    <w:rsid w:val="007D0DB2"/>
    <w:rsid w:val="007F7DC3"/>
    <w:rsid w:val="0080259A"/>
    <w:rsid w:val="00811C54"/>
    <w:rsid w:val="00812429"/>
    <w:rsid w:val="00820255"/>
    <w:rsid w:val="00836842"/>
    <w:rsid w:val="00871C19"/>
    <w:rsid w:val="008841F1"/>
    <w:rsid w:val="00893756"/>
    <w:rsid w:val="008A2D2E"/>
    <w:rsid w:val="008B3FBC"/>
    <w:rsid w:val="008C1D38"/>
    <w:rsid w:val="008C3128"/>
    <w:rsid w:val="008D040A"/>
    <w:rsid w:val="008E4191"/>
    <w:rsid w:val="008F5CC5"/>
    <w:rsid w:val="008F5F7F"/>
    <w:rsid w:val="00910C0B"/>
    <w:rsid w:val="00911178"/>
    <w:rsid w:val="0091563B"/>
    <w:rsid w:val="0093146E"/>
    <w:rsid w:val="00936CA4"/>
    <w:rsid w:val="009A6B2C"/>
    <w:rsid w:val="009B52CF"/>
    <w:rsid w:val="009B7CBD"/>
    <w:rsid w:val="009C5CA3"/>
    <w:rsid w:val="00A20CD7"/>
    <w:rsid w:val="00A23183"/>
    <w:rsid w:val="00A36FBA"/>
    <w:rsid w:val="00A47816"/>
    <w:rsid w:val="00A57906"/>
    <w:rsid w:val="00A62B15"/>
    <w:rsid w:val="00A67D7D"/>
    <w:rsid w:val="00A70785"/>
    <w:rsid w:val="00A75405"/>
    <w:rsid w:val="00A81ABA"/>
    <w:rsid w:val="00A9273F"/>
    <w:rsid w:val="00AC415E"/>
    <w:rsid w:val="00AF732D"/>
    <w:rsid w:val="00B17578"/>
    <w:rsid w:val="00B231B3"/>
    <w:rsid w:val="00B84672"/>
    <w:rsid w:val="00BB1BAD"/>
    <w:rsid w:val="00BD6BEB"/>
    <w:rsid w:val="00C03D72"/>
    <w:rsid w:val="00C05255"/>
    <w:rsid w:val="00C142F0"/>
    <w:rsid w:val="00C23F46"/>
    <w:rsid w:val="00C3224D"/>
    <w:rsid w:val="00C34E9A"/>
    <w:rsid w:val="00D50DF6"/>
    <w:rsid w:val="00D63DA1"/>
    <w:rsid w:val="00D67F1B"/>
    <w:rsid w:val="00D87825"/>
    <w:rsid w:val="00D91121"/>
    <w:rsid w:val="00DA173D"/>
    <w:rsid w:val="00DB63B8"/>
    <w:rsid w:val="00DB65DA"/>
    <w:rsid w:val="00DC6209"/>
    <w:rsid w:val="00DF4805"/>
    <w:rsid w:val="00E001C8"/>
    <w:rsid w:val="00E01A0B"/>
    <w:rsid w:val="00E34DF3"/>
    <w:rsid w:val="00E65CAA"/>
    <w:rsid w:val="00ED2E0C"/>
    <w:rsid w:val="00EF52E9"/>
    <w:rsid w:val="00F02052"/>
    <w:rsid w:val="00F21B28"/>
    <w:rsid w:val="00F34084"/>
    <w:rsid w:val="00F80815"/>
    <w:rsid w:val="00FA07E6"/>
    <w:rsid w:val="00FA40EC"/>
    <w:rsid w:val="00FE1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24BFB"/>
  <w15:chartTrackingRefBased/>
  <w15:docId w15:val="{7CA9276C-F9B1-094C-AE02-42117D0FE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D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D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7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AB5"/>
    <w:pPr>
      <w:ind w:left="720"/>
      <w:contextualSpacing/>
    </w:pPr>
  </w:style>
  <w:style w:type="character" w:customStyle="1" w:styleId="Heading1Char">
    <w:name w:val="Heading 1 Char"/>
    <w:basedOn w:val="DefaultParagraphFont"/>
    <w:link w:val="Heading1"/>
    <w:uiPriority w:val="9"/>
    <w:rsid w:val="001C1D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1D4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347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7D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35751"/>
    <w:pPr>
      <w:tabs>
        <w:tab w:val="center" w:pos="4680"/>
        <w:tab w:val="right" w:pos="9360"/>
      </w:tabs>
    </w:pPr>
  </w:style>
  <w:style w:type="character" w:customStyle="1" w:styleId="HeaderChar">
    <w:name w:val="Header Char"/>
    <w:basedOn w:val="DefaultParagraphFont"/>
    <w:link w:val="Header"/>
    <w:uiPriority w:val="99"/>
    <w:rsid w:val="00035751"/>
  </w:style>
  <w:style w:type="paragraph" w:styleId="Footer">
    <w:name w:val="footer"/>
    <w:basedOn w:val="Normal"/>
    <w:link w:val="FooterChar"/>
    <w:uiPriority w:val="99"/>
    <w:unhideWhenUsed/>
    <w:rsid w:val="00035751"/>
    <w:pPr>
      <w:tabs>
        <w:tab w:val="center" w:pos="4680"/>
        <w:tab w:val="right" w:pos="9360"/>
      </w:tabs>
    </w:pPr>
  </w:style>
  <w:style w:type="character" w:customStyle="1" w:styleId="FooterChar">
    <w:name w:val="Footer Char"/>
    <w:basedOn w:val="DefaultParagraphFont"/>
    <w:link w:val="Footer"/>
    <w:uiPriority w:val="99"/>
    <w:rsid w:val="00035751"/>
  </w:style>
  <w:style w:type="character" w:customStyle="1" w:styleId="Heading3Char">
    <w:name w:val="Heading 3 Char"/>
    <w:basedOn w:val="DefaultParagraphFont"/>
    <w:link w:val="Heading3"/>
    <w:uiPriority w:val="9"/>
    <w:rsid w:val="00327F7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27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6FC2"/>
    <w:pPr>
      <w:spacing w:before="480" w:line="276" w:lineRule="auto"/>
      <w:outlineLvl w:val="9"/>
    </w:pPr>
    <w:rPr>
      <w:b/>
      <w:bCs/>
      <w:sz w:val="28"/>
      <w:szCs w:val="28"/>
    </w:rPr>
  </w:style>
  <w:style w:type="paragraph" w:styleId="TOC1">
    <w:name w:val="toc 1"/>
    <w:basedOn w:val="Normal"/>
    <w:next w:val="Normal"/>
    <w:autoRedefine/>
    <w:uiPriority w:val="39"/>
    <w:unhideWhenUsed/>
    <w:rsid w:val="00236FC2"/>
    <w:pPr>
      <w:spacing w:before="120"/>
    </w:pPr>
    <w:rPr>
      <w:rFonts w:cstheme="minorHAnsi"/>
      <w:b/>
      <w:bCs/>
      <w:i/>
      <w:iCs/>
    </w:rPr>
  </w:style>
  <w:style w:type="paragraph" w:styleId="TOC2">
    <w:name w:val="toc 2"/>
    <w:basedOn w:val="Normal"/>
    <w:next w:val="Normal"/>
    <w:autoRedefine/>
    <w:uiPriority w:val="39"/>
    <w:unhideWhenUsed/>
    <w:rsid w:val="006854A2"/>
    <w:pPr>
      <w:tabs>
        <w:tab w:val="right" w:leader="dot" w:pos="9350"/>
      </w:tabs>
      <w:spacing w:before="120" w:line="276" w:lineRule="auto"/>
      <w:ind w:left="240"/>
      <w:pPrChange w:id="0" w:author="Nguyen Danh Nam 20166477" w:date="2020-02-15T17:47:00Z">
        <w:pPr>
          <w:spacing w:before="120"/>
          <w:ind w:left="240"/>
        </w:pPr>
      </w:pPrChange>
    </w:pPr>
    <w:rPr>
      <w:rFonts w:cstheme="minorHAnsi"/>
      <w:b/>
      <w:bCs/>
      <w:sz w:val="22"/>
      <w:szCs w:val="22"/>
      <w:rPrChange w:id="0" w:author="Nguyen Danh Nam 20166477" w:date="2020-02-15T17:47:00Z">
        <w:rPr>
          <w:rFonts w:asciiTheme="minorHAnsi" w:eastAsiaTheme="minorHAnsi" w:hAnsiTheme="minorHAnsi" w:cstheme="minorHAnsi"/>
          <w:b/>
          <w:bCs/>
          <w:sz w:val="22"/>
          <w:szCs w:val="22"/>
          <w:lang w:val="en-US" w:eastAsia="en-US" w:bidi="ar-SA"/>
        </w:rPr>
      </w:rPrChange>
    </w:rPr>
  </w:style>
  <w:style w:type="character" w:styleId="Hyperlink">
    <w:name w:val="Hyperlink"/>
    <w:basedOn w:val="DefaultParagraphFont"/>
    <w:uiPriority w:val="99"/>
    <w:unhideWhenUsed/>
    <w:rsid w:val="00236FC2"/>
    <w:rPr>
      <w:color w:val="0563C1" w:themeColor="hyperlink"/>
      <w:u w:val="single"/>
    </w:rPr>
  </w:style>
  <w:style w:type="paragraph" w:styleId="TOC3">
    <w:name w:val="toc 3"/>
    <w:basedOn w:val="Normal"/>
    <w:next w:val="Normal"/>
    <w:autoRedefine/>
    <w:uiPriority w:val="39"/>
    <w:semiHidden/>
    <w:unhideWhenUsed/>
    <w:rsid w:val="00236FC2"/>
    <w:pPr>
      <w:ind w:left="480"/>
    </w:pPr>
    <w:rPr>
      <w:rFonts w:cstheme="minorHAnsi"/>
      <w:sz w:val="20"/>
      <w:szCs w:val="20"/>
    </w:rPr>
  </w:style>
  <w:style w:type="paragraph" w:styleId="TOC4">
    <w:name w:val="toc 4"/>
    <w:basedOn w:val="Normal"/>
    <w:next w:val="Normal"/>
    <w:autoRedefine/>
    <w:uiPriority w:val="39"/>
    <w:semiHidden/>
    <w:unhideWhenUsed/>
    <w:rsid w:val="00236FC2"/>
    <w:pPr>
      <w:ind w:left="720"/>
    </w:pPr>
    <w:rPr>
      <w:rFonts w:cstheme="minorHAnsi"/>
      <w:sz w:val="20"/>
      <w:szCs w:val="20"/>
    </w:rPr>
  </w:style>
  <w:style w:type="paragraph" w:styleId="TOC5">
    <w:name w:val="toc 5"/>
    <w:basedOn w:val="Normal"/>
    <w:next w:val="Normal"/>
    <w:autoRedefine/>
    <w:uiPriority w:val="39"/>
    <w:semiHidden/>
    <w:unhideWhenUsed/>
    <w:rsid w:val="00236FC2"/>
    <w:pPr>
      <w:ind w:left="960"/>
    </w:pPr>
    <w:rPr>
      <w:rFonts w:cstheme="minorHAnsi"/>
      <w:sz w:val="20"/>
      <w:szCs w:val="20"/>
    </w:rPr>
  </w:style>
  <w:style w:type="paragraph" w:styleId="TOC6">
    <w:name w:val="toc 6"/>
    <w:basedOn w:val="Normal"/>
    <w:next w:val="Normal"/>
    <w:autoRedefine/>
    <w:uiPriority w:val="39"/>
    <w:semiHidden/>
    <w:unhideWhenUsed/>
    <w:rsid w:val="00236FC2"/>
    <w:pPr>
      <w:ind w:left="1200"/>
    </w:pPr>
    <w:rPr>
      <w:rFonts w:cstheme="minorHAnsi"/>
      <w:sz w:val="20"/>
      <w:szCs w:val="20"/>
    </w:rPr>
  </w:style>
  <w:style w:type="paragraph" w:styleId="TOC7">
    <w:name w:val="toc 7"/>
    <w:basedOn w:val="Normal"/>
    <w:next w:val="Normal"/>
    <w:autoRedefine/>
    <w:uiPriority w:val="39"/>
    <w:semiHidden/>
    <w:unhideWhenUsed/>
    <w:rsid w:val="00236FC2"/>
    <w:pPr>
      <w:ind w:left="1440"/>
    </w:pPr>
    <w:rPr>
      <w:rFonts w:cstheme="minorHAnsi"/>
      <w:sz w:val="20"/>
      <w:szCs w:val="20"/>
    </w:rPr>
  </w:style>
  <w:style w:type="paragraph" w:styleId="TOC8">
    <w:name w:val="toc 8"/>
    <w:basedOn w:val="Normal"/>
    <w:next w:val="Normal"/>
    <w:autoRedefine/>
    <w:uiPriority w:val="39"/>
    <w:semiHidden/>
    <w:unhideWhenUsed/>
    <w:rsid w:val="00236FC2"/>
    <w:pPr>
      <w:ind w:left="1680"/>
    </w:pPr>
    <w:rPr>
      <w:rFonts w:cstheme="minorHAnsi"/>
      <w:sz w:val="20"/>
      <w:szCs w:val="20"/>
    </w:rPr>
  </w:style>
  <w:style w:type="paragraph" w:styleId="TOC9">
    <w:name w:val="toc 9"/>
    <w:basedOn w:val="Normal"/>
    <w:next w:val="Normal"/>
    <w:autoRedefine/>
    <w:uiPriority w:val="39"/>
    <w:semiHidden/>
    <w:unhideWhenUsed/>
    <w:rsid w:val="00236FC2"/>
    <w:pPr>
      <w:ind w:left="1920"/>
    </w:pPr>
    <w:rPr>
      <w:rFonts w:cstheme="minorHAnsi"/>
      <w:sz w:val="20"/>
      <w:szCs w:val="20"/>
    </w:rPr>
  </w:style>
  <w:style w:type="paragraph" w:styleId="Caption">
    <w:name w:val="caption"/>
    <w:basedOn w:val="Normal"/>
    <w:next w:val="Normal"/>
    <w:uiPriority w:val="35"/>
    <w:unhideWhenUsed/>
    <w:qFormat/>
    <w:rsid w:val="00F34084"/>
    <w:pPr>
      <w:spacing w:after="200"/>
    </w:pPr>
    <w:rPr>
      <w:i/>
      <w:iCs/>
      <w:color w:val="44546A" w:themeColor="text2"/>
      <w:sz w:val="18"/>
      <w:szCs w:val="18"/>
    </w:rPr>
  </w:style>
  <w:style w:type="paragraph" w:styleId="TableofFigures">
    <w:name w:val="table of figures"/>
    <w:basedOn w:val="Normal"/>
    <w:next w:val="Normal"/>
    <w:uiPriority w:val="99"/>
    <w:unhideWhenUsed/>
    <w:rsid w:val="00F34084"/>
  </w:style>
  <w:style w:type="paragraph" w:styleId="BalloonText">
    <w:name w:val="Balloon Text"/>
    <w:basedOn w:val="Normal"/>
    <w:link w:val="BalloonTextChar"/>
    <w:uiPriority w:val="99"/>
    <w:semiHidden/>
    <w:unhideWhenUsed/>
    <w:rsid w:val="00626B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B8F"/>
    <w:rPr>
      <w:rFonts w:ascii="Segoe UI" w:hAnsi="Segoe UI" w:cs="Segoe UI"/>
      <w:sz w:val="18"/>
      <w:szCs w:val="18"/>
    </w:rPr>
  </w:style>
  <w:style w:type="character" w:styleId="CommentReference">
    <w:name w:val="annotation reference"/>
    <w:basedOn w:val="DefaultParagraphFont"/>
    <w:uiPriority w:val="99"/>
    <w:semiHidden/>
    <w:unhideWhenUsed/>
    <w:rsid w:val="00B231B3"/>
    <w:rPr>
      <w:sz w:val="16"/>
      <w:szCs w:val="16"/>
    </w:rPr>
  </w:style>
  <w:style w:type="paragraph" w:styleId="CommentText">
    <w:name w:val="annotation text"/>
    <w:basedOn w:val="Normal"/>
    <w:link w:val="CommentTextChar"/>
    <w:uiPriority w:val="99"/>
    <w:semiHidden/>
    <w:unhideWhenUsed/>
    <w:rsid w:val="00B231B3"/>
    <w:rPr>
      <w:sz w:val="20"/>
      <w:szCs w:val="20"/>
    </w:rPr>
  </w:style>
  <w:style w:type="character" w:customStyle="1" w:styleId="CommentTextChar">
    <w:name w:val="Comment Text Char"/>
    <w:basedOn w:val="DefaultParagraphFont"/>
    <w:link w:val="CommentText"/>
    <w:uiPriority w:val="99"/>
    <w:semiHidden/>
    <w:rsid w:val="00B231B3"/>
    <w:rPr>
      <w:sz w:val="20"/>
      <w:szCs w:val="20"/>
    </w:rPr>
  </w:style>
  <w:style w:type="paragraph" w:styleId="CommentSubject">
    <w:name w:val="annotation subject"/>
    <w:basedOn w:val="CommentText"/>
    <w:next w:val="CommentText"/>
    <w:link w:val="CommentSubjectChar"/>
    <w:uiPriority w:val="99"/>
    <w:semiHidden/>
    <w:unhideWhenUsed/>
    <w:rsid w:val="00B231B3"/>
    <w:rPr>
      <w:b/>
      <w:bCs/>
    </w:rPr>
  </w:style>
  <w:style w:type="character" w:customStyle="1" w:styleId="CommentSubjectChar">
    <w:name w:val="Comment Subject Char"/>
    <w:basedOn w:val="CommentTextChar"/>
    <w:link w:val="CommentSubject"/>
    <w:uiPriority w:val="99"/>
    <w:semiHidden/>
    <w:rsid w:val="00B231B3"/>
    <w:rPr>
      <w:b/>
      <w:bCs/>
      <w:sz w:val="20"/>
      <w:szCs w:val="20"/>
    </w:rPr>
  </w:style>
  <w:style w:type="paragraph" w:styleId="Revision">
    <w:name w:val="Revision"/>
    <w:hidden/>
    <w:uiPriority w:val="99"/>
    <w:semiHidden/>
    <w:rsid w:val="00685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9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9A488-E7CA-C340-AFB6-B66F66ACE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39</Pages>
  <Words>5418</Words>
  <Characters>30886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Danh Nam 20166477</dc:creator>
  <cp:keywords/>
  <dc:description/>
  <cp:lastModifiedBy>Nguyen Danh Nam 20166477</cp:lastModifiedBy>
  <cp:revision>100</cp:revision>
  <dcterms:created xsi:type="dcterms:W3CDTF">2020-02-02T06:49:00Z</dcterms:created>
  <dcterms:modified xsi:type="dcterms:W3CDTF">2020-02-15T10:48:00Z</dcterms:modified>
</cp:coreProperties>
</file>