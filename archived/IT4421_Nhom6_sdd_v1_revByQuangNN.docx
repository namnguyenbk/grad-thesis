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C7BA7" w14:textId="77777777" w:rsidR="00E517C6" w:rsidRDefault="00E517C6">
      <w:pPr>
        <w:pStyle w:val="Standarduser"/>
        <w:spacing w:line="276" w:lineRule="auto"/>
        <w:jc w:val="both"/>
        <w:rPr>
          <w:rFonts w:ascii="Times New Roman" w:hAnsi="Times New Roman" w:cs="Times New Roman"/>
          <w:sz w:val="22"/>
          <w:szCs w:val="22"/>
          <w:lang w:val="de-DE"/>
        </w:rPr>
      </w:pPr>
    </w:p>
    <w:p w14:paraId="3FB06D7D" w14:textId="77777777" w:rsidR="00E517C6" w:rsidRDefault="00086D60">
      <w:pPr>
        <w:pStyle w:val="Standarduser"/>
        <w:spacing w:line="276" w:lineRule="auto"/>
        <w:jc w:val="center"/>
      </w:pPr>
      <w:r>
        <w:rPr>
          <w:rFonts w:ascii="Times New Roman" w:hAnsi="Times New Roman" w:cs="Times New Roman"/>
          <w:b/>
          <w:sz w:val="30"/>
          <w:szCs w:val="30"/>
          <w:lang w:val="de-DE"/>
        </w:rPr>
        <w:t>BÁO CÁO THIẾT KẾ PHẦN MỀM</w:t>
      </w:r>
    </w:p>
    <w:p w14:paraId="6E653A9C" w14:textId="77777777" w:rsidR="00E517C6" w:rsidRDefault="00E517C6">
      <w:pPr>
        <w:pStyle w:val="Standarduser"/>
        <w:spacing w:line="276" w:lineRule="auto"/>
        <w:jc w:val="center"/>
        <w:rPr>
          <w:rFonts w:ascii="Times New Roman" w:hAnsi="Times New Roman" w:cs="Times New Roman"/>
          <w:b/>
          <w:sz w:val="30"/>
          <w:szCs w:val="30"/>
          <w:lang w:val="de-DE"/>
        </w:rPr>
      </w:pPr>
    </w:p>
    <w:p w14:paraId="3C86750C" w14:textId="77777777" w:rsidR="00E517C6" w:rsidRDefault="00E517C6">
      <w:pPr>
        <w:pStyle w:val="Standarduser"/>
        <w:spacing w:line="276" w:lineRule="auto"/>
        <w:jc w:val="center"/>
        <w:rPr>
          <w:rFonts w:ascii="Times New Roman" w:hAnsi="Times New Roman" w:cs="Times New Roman"/>
          <w:b/>
          <w:sz w:val="30"/>
          <w:szCs w:val="30"/>
          <w:lang w:val="de-DE"/>
        </w:rPr>
      </w:pPr>
    </w:p>
    <w:p w14:paraId="0D45294D" w14:textId="77777777" w:rsidR="00E517C6" w:rsidRDefault="00E517C6">
      <w:pPr>
        <w:pStyle w:val="Standarduser"/>
        <w:spacing w:line="276" w:lineRule="auto"/>
        <w:jc w:val="center"/>
        <w:rPr>
          <w:rFonts w:ascii="Times New Roman" w:hAnsi="Times New Roman" w:cs="Times New Roman"/>
          <w:b/>
          <w:sz w:val="30"/>
          <w:szCs w:val="30"/>
          <w:lang w:val="de-DE"/>
        </w:rPr>
      </w:pPr>
    </w:p>
    <w:p w14:paraId="314E1D94" w14:textId="77777777" w:rsidR="00E517C6" w:rsidRDefault="00E517C6">
      <w:pPr>
        <w:pStyle w:val="Standarduser"/>
        <w:spacing w:line="276" w:lineRule="auto"/>
        <w:jc w:val="center"/>
        <w:rPr>
          <w:rFonts w:ascii="Times New Roman" w:hAnsi="Times New Roman" w:cs="Times New Roman"/>
          <w:b/>
          <w:sz w:val="30"/>
          <w:szCs w:val="30"/>
          <w:lang w:val="de-DE"/>
        </w:rPr>
      </w:pPr>
    </w:p>
    <w:p w14:paraId="1CD18FDC" w14:textId="77777777" w:rsidR="00E517C6" w:rsidRDefault="00E517C6">
      <w:pPr>
        <w:pStyle w:val="Standarduser"/>
        <w:spacing w:line="276" w:lineRule="auto"/>
        <w:jc w:val="center"/>
        <w:rPr>
          <w:rFonts w:ascii="Times New Roman" w:hAnsi="Times New Roman" w:cs="Times New Roman"/>
          <w:b/>
          <w:sz w:val="30"/>
          <w:szCs w:val="30"/>
          <w:lang w:val="de-DE"/>
        </w:rPr>
      </w:pPr>
    </w:p>
    <w:p w14:paraId="2E889D46" w14:textId="77777777" w:rsidR="00E517C6" w:rsidRDefault="00E517C6">
      <w:pPr>
        <w:pStyle w:val="Standarduser"/>
        <w:spacing w:line="276" w:lineRule="auto"/>
        <w:jc w:val="center"/>
        <w:rPr>
          <w:rFonts w:ascii="Times New Roman" w:hAnsi="Times New Roman" w:cs="Times New Roman"/>
          <w:b/>
          <w:sz w:val="34"/>
          <w:szCs w:val="34"/>
          <w:lang w:val="de-DE"/>
        </w:rPr>
      </w:pPr>
    </w:p>
    <w:p w14:paraId="4A0662AB" w14:textId="77777777" w:rsidR="00E517C6" w:rsidRDefault="00086D60">
      <w:pPr>
        <w:pStyle w:val="Standarduser"/>
        <w:spacing w:line="276" w:lineRule="auto"/>
        <w:jc w:val="center"/>
        <w:rPr>
          <w:rFonts w:ascii="Times New Roman" w:hAnsi="Times New Roman" w:cs="Times New Roman"/>
          <w:b/>
          <w:sz w:val="34"/>
          <w:szCs w:val="34"/>
          <w:lang w:val="de-DE"/>
        </w:rPr>
      </w:pPr>
      <w:r>
        <w:rPr>
          <w:rFonts w:ascii="Times New Roman" w:hAnsi="Times New Roman" w:cs="Times New Roman"/>
          <w:b/>
          <w:sz w:val="34"/>
          <w:szCs w:val="34"/>
          <w:lang w:val="de-DE"/>
        </w:rPr>
        <w:t>HỆ THỐNG HỖ TRỢ ĐẶT ĐỒ ĂN TRỰC TUYẾN</w:t>
      </w:r>
    </w:p>
    <w:p w14:paraId="72040499" w14:textId="77777777" w:rsidR="00E517C6" w:rsidRDefault="00E517C6">
      <w:pPr>
        <w:pStyle w:val="Standarduser"/>
        <w:spacing w:line="276" w:lineRule="auto"/>
        <w:jc w:val="center"/>
        <w:rPr>
          <w:rFonts w:ascii="Times New Roman" w:hAnsi="Times New Roman" w:cs="Times New Roman"/>
          <w:sz w:val="26"/>
          <w:szCs w:val="26"/>
          <w:lang w:val="de-DE"/>
        </w:rPr>
      </w:pPr>
    </w:p>
    <w:p w14:paraId="1F31508E" w14:textId="77777777" w:rsidR="00E517C6" w:rsidRDefault="00E517C6">
      <w:pPr>
        <w:pStyle w:val="Standarduser"/>
        <w:spacing w:line="276" w:lineRule="auto"/>
        <w:jc w:val="center"/>
        <w:rPr>
          <w:rFonts w:ascii="Times New Roman" w:hAnsi="Times New Roman" w:cs="Times New Roman"/>
          <w:sz w:val="26"/>
          <w:szCs w:val="26"/>
          <w:lang w:val="de-DE"/>
        </w:rPr>
      </w:pPr>
    </w:p>
    <w:p w14:paraId="41EC0B83" w14:textId="77777777" w:rsidR="00E517C6" w:rsidRDefault="00E517C6">
      <w:pPr>
        <w:pStyle w:val="Standarduser"/>
        <w:spacing w:line="276" w:lineRule="auto"/>
        <w:jc w:val="both"/>
        <w:rPr>
          <w:rFonts w:ascii="Times New Roman" w:hAnsi="Times New Roman" w:cs="Times New Roman"/>
          <w:sz w:val="26"/>
          <w:szCs w:val="26"/>
          <w:lang w:val="de-DE"/>
        </w:rPr>
      </w:pPr>
    </w:p>
    <w:p w14:paraId="178275B6" w14:textId="77777777" w:rsidR="00E517C6" w:rsidRDefault="00E517C6">
      <w:pPr>
        <w:pStyle w:val="Standarduser"/>
        <w:spacing w:line="276" w:lineRule="auto"/>
        <w:jc w:val="both"/>
        <w:rPr>
          <w:rFonts w:ascii="Times New Roman" w:hAnsi="Times New Roman" w:cs="Times New Roman"/>
          <w:sz w:val="26"/>
          <w:szCs w:val="26"/>
          <w:lang w:val="de-DE"/>
        </w:rPr>
      </w:pPr>
    </w:p>
    <w:p w14:paraId="02EA87C9" w14:textId="77777777" w:rsidR="00E517C6" w:rsidRDefault="00E517C6">
      <w:pPr>
        <w:pStyle w:val="Standarduser"/>
        <w:spacing w:line="276" w:lineRule="auto"/>
        <w:jc w:val="both"/>
        <w:rPr>
          <w:rFonts w:ascii="Times New Roman" w:hAnsi="Times New Roman" w:cs="Times New Roman"/>
          <w:sz w:val="26"/>
          <w:szCs w:val="26"/>
          <w:lang w:val="de-DE"/>
        </w:rPr>
      </w:pPr>
    </w:p>
    <w:p w14:paraId="7A67D420" w14:textId="77777777" w:rsidR="00E517C6" w:rsidRDefault="00E517C6">
      <w:pPr>
        <w:pStyle w:val="Standarduser"/>
        <w:spacing w:line="276" w:lineRule="auto"/>
        <w:jc w:val="both"/>
        <w:rPr>
          <w:rFonts w:ascii="Times New Roman" w:hAnsi="Times New Roman" w:cs="Times New Roman"/>
          <w:sz w:val="26"/>
          <w:szCs w:val="26"/>
          <w:lang w:val="de-DE"/>
        </w:rPr>
      </w:pPr>
    </w:p>
    <w:p w14:paraId="7C41D2F9" w14:textId="77777777" w:rsidR="00E517C6" w:rsidRDefault="00E517C6">
      <w:pPr>
        <w:pStyle w:val="Standarduser"/>
        <w:spacing w:line="276" w:lineRule="auto"/>
        <w:jc w:val="both"/>
        <w:rPr>
          <w:rFonts w:ascii="Times New Roman" w:hAnsi="Times New Roman" w:cs="Times New Roman"/>
          <w:sz w:val="26"/>
          <w:szCs w:val="26"/>
          <w:lang w:val="de-DE"/>
        </w:rPr>
      </w:pPr>
    </w:p>
    <w:p w14:paraId="04479B43" w14:textId="77777777" w:rsidR="00E517C6" w:rsidRDefault="00E517C6">
      <w:pPr>
        <w:pStyle w:val="Standarduser"/>
        <w:spacing w:line="276" w:lineRule="auto"/>
        <w:jc w:val="both"/>
        <w:rPr>
          <w:rFonts w:ascii="Times New Roman" w:hAnsi="Times New Roman" w:cs="Times New Roman"/>
          <w:sz w:val="26"/>
          <w:szCs w:val="26"/>
          <w:lang w:val="de-DE"/>
        </w:rPr>
      </w:pPr>
    </w:p>
    <w:p w14:paraId="4A1C161B" w14:textId="77777777" w:rsidR="00E517C6" w:rsidRDefault="00E517C6">
      <w:pPr>
        <w:pStyle w:val="Standarduser"/>
        <w:spacing w:line="276" w:lineRule="auto"/>
        <w:jc w:val="both"/>
        <w:rPr>
          <w:rFonts w:ascii="Times New Roman" w:hAnsi="Times New Roman" w:cs="Times New Roman"/>
          <w:sz w:val="26"/>
          <w:szCs w:val="26"/>
          <w:lang w:val="de-DE"/>
        </w:rPr>
      </w:pPr>
    </w:p>
    <w:p w14:paraId="3288EF90" w14:textId="77777777" w:rsidR="00E517C6" w:rsidRDefault="00E517C6">
      <w:pPr>
        <w:pStyle w:val="Standarduser"/>
        <w:spacing w:line="276" w:lineRule="auto"/>
        <w:jc w:val="both"/>
        <w:rPr>
          <w:rFonts w:ascii="Times New Roman" w:hAnsi="Times New Roman" w:cs="Times New Roman"/>
          <w:sz w:val="26"/>
          <w:szCs w:val="26"/>
          <w:lang w:val="de-DE"/>
        </w:rPr>
      </w:pPr>
    </w:p>
    <w:p w14:paraId="4A5B346A" w14:textId="77777777" w:rsidR="00E517C6" w:rsidRDefault="00086D60">
      <w:pPr>
        <w:pStyle w:val="Standarduser"/>
        <w:spacing w:line="276" w:lineRule="auto"/>
        <w:ind w:left="2127"/>
        <w:jc w:val="both"/>
        <w:rPr>
          <w:rFonts w:ascii="Times New Roman" w:hAnsi="Times New Roman" w:cs="Times New Roman"/>
          <w:b/>
          <w:sz w:val="26"/>
          <w:szCs w:val="26"/>
          <w:lang w:val="de-DE"/>
        </w:rPr>
      </w:pPr>
      <w:r>
        <w:rPr>
          <w:rFonts w:ascii="Times New Roman" w:hAnsi="Times New Roman" w:cs="Times New Roman"/>
          <w:b/>
          <w:sz w:val="26"/>
          <w:szCs w:val="26"/>
          <w:lang w:val="de-DE"/>
        </w:rPr>
        <w:t>Nhóm sinh viên:</w:t>
      </w:r>
    </w:p>
    <w:p w14:paraId="27F69CD4" w14:textId="77777777" w:rsidR="00E517C6" w:rsidRDefault="00E517C6">
      <w:pPr>
        <w:pStyle w:val="Standarduser"/>
        <w:spacing w:line="276" w:lineRule="auto"/>
        <w:ind w:left="2127"/>
        <w:jc w:val="both"/>
        <w:rPr>
          <w:rFonts w:ascii="Times New Roman" w:hAnsi="Times New Roman" w:cs="Times New Roman"/>
          <w:sz w:val="26"/>
          <w:szCs w:val="26"/>
          <w:lang w:val="de-DE"/>
        </w:rPr>
      </w:pPr>
    </w:p>
    <w:p w14:paraId="3AEB2E15" w14:textId="77777777" w:rsidR="00E517C6" w:rsidRDefault="00086D60">
      <w:pPr>
        <w:pStyle w:val="Standarduser"/>
        <w:numPr>
          <w:ilvl w:val="0"/>
          <w:numId w:val="3"/>
        </w:numPr>
        <w:spacing w:line="276" w:lineRule="auto"/>
        <w:ind w:left="2847"/>
        <w:jc w:val="both"/>
        <w:rPr>
          <w:rFonts w:ascii="Times New Roman" w:hAnsi="Times New Roman" w:cs="Times New Roman"/>
          <w:sz w:val="26"/>
          <w:szCs w:val="26"/>
        </w:rPr>
      </w:pPr>
      <w:r>
        <w:rPr>
          <w:rFonts w:ascii="Times New Roman" w:hAnsi="Times New Roman" w:cs="Times New Roman"/>
          <w:sz w:val="26"/>
          <w:szCs w:val="26"/>
        </w:rPr>
        <w:t>Bùi Bích Hồng</w:t>
      </w:r>
      <w:r>
        <w:rPr>
          <w:rFonts w:ascii="Times New Roman" w:hAnsi="Times New Roman" w:cs="Times New Roman"/>
          <w:sz w:val="26"/>
          <w:szCs w:val="26"/>
        </w:rPr>
        <w:tab/>
      </w:r>
      <w:r>
        <w:rPr>
          <w:rFonts w:ascii="Times New Roman" w:hAnsi="Times New Roman" w:cs="Times New Roman"/>
          <w:sz w:val="26"/>
          <w:szCs w:val="26"/>
        </w:rPr>
        <w:tab/>
        <w:t>20151610</w:t>
      </w:r>
    </w:p>
    <w:p w14:paraId="6B53B6E4" w14:textId="77777777" w:rsidR="00E517C6" w:rsidRDefault="00086D60">
      <w:pPr>
        <w:pStyle w:val="Standarduser"/>
        <w:numPr>
          <w:ilvl w:val="0"/>
          <w:numId w:val="2"/>
        </w:numPr>
        <w:spacing w:line="276" w:lineRule="auto"/>
        <w:ind w:left="2847"/>
        <w:jc w:val="both"/>
        <w:rPr>
          <w:rFonts w:ascii="Times New Roman" w:hAnsi="Times New Roman" w:cs="Times New Roman"/>
          <w:sz w:val="26"/>
          <w:szCs w:val="26"/>
        </w:rPr>
      </w:pPr>
      <w:r>
        <w:rPr>
          <w:rFonts w:ascii="Times New Roman" w:hAnsi="Times New Roman" w:cs="Times New Roman"/>
          <w:sz w:val="26"/>
          <w:szCs w:val="26"/>
        </w:rPr>
        <w:t>Phạm Minh Tú</w:t>
      </w:r>
      <w:r>
        <w:rPr>
          <w:rFonts w:ascii="Times New Roman" w:hAnsi="Times New Roman" w:cs="Times New Roman"/>
          <w:sz w:val="26"/>
          <w:szCs w:val="26"/>
        </w:rPr>
        <w:tab/>
      </w:r>
      <w:r>
        <w:rPr>
          <w:rFonts w:ascii="Times New Roman" w:hAnsi="Times New Roman" w:cs="Times New Roman"/>
          <w:sz w:val="26"/>
          <w:szCs w:val="26"/>
        </w:rPr>
        <w:tab/>
        <w:t>20154207</w:t>
      </w:r>
    </w:p>
    <w:p w14:paraId="059C2BD0" w14:textId="77777777" w:rsidR="00E517C6" w:rsidRDefault="00086D60">
      <w:pPr>
        <w:pStyle w:val="Standarduser"/>
        <w:numPr>
          <w:ilvl w:val="0"/>
          <w:numId w:val="2"/>
        </w:numPr>
        <w:spacing w:line="276" w:lineRule="auto"/>
        <w:ind w:left="2847"/>
        <w:jc w:val="both"/>
        <w:rPr>
          <w:rFonts w:ascii="Times New Roman" w:hAnsi="Times New Roman" w:cs="Times New Roman"/>
          <w:sz w:val="26"/>
          <w:szCs w:val="26"/>
        </w:rPr>
      </w:pPr>
      <w:r>
        <w:rPr>
          <w:rFonts w:ascii="Times New Roman" w:hAnsi="Times New Roman" w:cs="Times New Roman"/>
          <w:sz w:val="26"/>
          <w:szCs w:val="26"/>
        </w:rPr>
        <w:t>Trần Danh Hoàn</w:t>
      </w:r>
      <w:r>
        <w:rPr>
          <w:rFonts w:ascii="Times New Roman" w:hAnsi="Times New Roman" w:cs="Times New Roman"/>
          <w:sz w:val="26"/>
          <w:szCs w:val="26"/>
        </w:rPr>
        <w:tab/>
      </w:r>
      <w:r>
        <w:rPr>
          <w:rFonts w:ascii="Times New Roman" w:hAnsi="Times New Roman" w:cs="Times New Roman"/>
          <w:sz w:val="26"/>
          <w:szCs w:val="26"/>
        </w:rPr>
        <w:tab/>
        <w:t>20131562</w:t>
      </w:r>
    </w:p>
    <w:p w14:paraId="53497C17" w14:textId="77777777" w:rsidR="00E517C6" w:rsidRDefault="00086D60">
      <w:pPr>
        <w:pStyle w:val="Standarduser"/>
        <w:numPr>
          <w:ilvl w:val="0"/>
          <w:numId w:val="2"/>
        </w:numPr>
        <w:spacing w:line="276" w:lineRule="auto"/>
        <w:ind w:left="2847"/>
        <w:jc w:val="both"/>
        <w:rPr>
          <w:rFonts w:ascii="Times New Roman" w:hAnsi="Times New Roman" w:cs="Times New Roman"/>
          <w:sz w:val="26"/>
          <w:szCs w:val="26"/>
        </w:rPr>
      </w:pPr>
      <w:r>
        <w:rPr>
          <w:rFonts w:ascii="Times New Roman" w:hAnsi="Times New Roman" w:cs="Times New Roman"/>
          <w:sz w:val="26"/>
          <w:szCs w:val="26"/>
        </w:rPr>
        <w:t>Phạm Thị Duyên</w:t>
      </w:r>
      <w:r>
        <w:rPr>
          <w:rFonts w:ascii="Times New Roman" w:hAnsi="Times New Roman" w:cs="Times New Roman"/>
          <w:sz w:val="26"/>
          <w:szCs w:val="26"/>
        </w:rPr>
        <w:tab/>
      </w:r>
      <w:r>
        <w:rPr>
          <w:rFonts w:ascii="Times New Roman" w:hAnsi="Times New Roman" w:cs="Times New Roman"/>
          <w:sz w:val="26"/>
          <w:szCs w:val="26"/>
        </w:rPr>
        <w:tab/>
        <w:t>20150649</w:t>
      </w:r>
    </w:p>
    <w:p w14:paraId="452A5AAB" w14:textId="77777777" w:rsidR="00E517C6" w:rsidRDefault="00E517C6">
      <w:pPr>
        <w:pStyle w:val="Standarduser"/>
        <w:spacing w:line="276" w:lineRule="auto"/>
        <w:ind w:left="2127"/>
        <w:jc w:val="both"/>
        <w:rPr>
          <w:rFonts w:ascii="Times New Roman" w:hAnsi="Times New Roman" w:cs="Times New Roman"/>
          <w:sz w:val="26"/>
          <w:szCs w:val="26"/>
        </w:rPr>
      </w:pPr>
    </w:p>
    <w:p w14:paraId="04E52392" w14:textId="77777777" w:rsidR="00E517C6" w:rsidRDefault="00E517C6">
      <w:pPr>
        <w:pStyle w:val="Standarduser"/>
        <w:spacing w:line="276" w:lineRule="auto"/>
        <w:ind w:left="2127"/>
        <w:jc w:val="both"/>
        <w:rPr>
          <w:rFonts w:ascii="Times New Roman" w:hAnsi="Times New Roman" w:cs="Times New Roman"/>
          <w:b/>
          <w:sz w:val="26"/>
          <w:szCs w:val="26"/>
        </w:rPr>
      </w:pPr>
    </w:p>
    <w:p w14:paraId="65925C86" w14:textId="77777777" w:rsidR="00E517C6" w:rsidRDefault="00E517C6">
      <w:pPr>
        <w:pStyle w:val="Standarduser"/>
        <w:spacing w:line="276" w:lineRule="auto"/>
        <w:ind w:left="2127"/>
        <w:jc w:val="both"/>
        <w:rPr>
          <w:rFonts w:ascii="Times New Roman" w:hAnsi="Times New Roman" w:cs="Times New Roman"/>
          <w:b/>
          <w:sz w:val="26"/>
          <w:szCs w:val="26"/>
        </w:rPr>
      </w:pPr>
    </w:p>
    <w:p w14:paraId="3AF45B45" w14:textId="77777777" w:rsidR="00E517C6" w:rsidRDefault="00E517C6">
      <w:pPr>
        <w:pStyle w:val="Standarduser"/>
        <w:spacing w:line="276" w:lineRule="auto"/>
        <w:ind w:left="2127"/>
        <w:jc w:val="both"/>
        <w:rPr>
          <w:rFonts w:ascii="Times New Roman" w:hAnsi="Times New Roman" w:cs="Times New Roman"/>
          <w:b/>
          <w:sz w:val="26"/>
          <w:szCs w:val="26"/>
        </w:rPr>
      </w:pPr>
    </w:p>
    <w:p w14:paraId="4B5E30B2" w14:textId="77777777" w:rsidR="00E517C6" w:rsidRDefault="00086D60">
      <w:pPr>
        <w:pStyle w:val="Standarduser"/>
        <w:spacing w:line="276" w:lineRule="auto"/>
        <w:ind w:left="2127"/>
        <w:jc w:val="both"/>
      </w:pPr>
      <w:r>
        <w:rPr>
          <w:rFonts w:ascii="Times New Roman" w:hAnsi="Times New Roman" w:cs="Times New Roman"/>
          <w:b/>
          <w:sz w:val="26"/>
          <w:szCs w:val="26"/>
        </w:rPr>
        <w:t>Giảng viên hướng dẫn:</w:t>
      </w:r>
      <w:r>
        <w:rPr>
          <w:rFonts w:ascii="Times New Roman" w:hAnsi="Times New Roman" w:cs="Times New Roman"/>
          <w:sz w:val="26"/>
          <w:szCs w:val="26"/>
        </w:rPr>
        <w:t xml:space="preserve"> TS. Nguyễn Nhật Quang</w:t>
      </w:r>
    </w:p>
    <w:p w14:paraId="777EF334" w14:textId="77777777" w:rsidR="00E517C6" w:rsidRDefault="00E517C6">
      <w:pPr>
        <w:pStyle w:val="Standarduser"/>
        <w:spacing w:line="276" w:lineRule="auto"/>
        <w:jc w:val="both"/>
        <w:rPr>
          <w:rFonts w:ascii="Times New Roman" w:hAnsi="Times New Roman" w:cs="Times New Roman"/>
          <w:sz w:val="26"/>
          <w:szCs w:val="26"/>
        </w:rPr>
      </w:pPr>
    </w:p>
    <w:p w14:paraId="5C450A39" w14:textId="77777777" w:rsidR="00E517C6" w:rsidRDefault="00086D60">
      <w:pPr>
        <w:pStyle w:val="Standarduser"/>
        <w:pageBreakBefore/>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Thông tin liên hệ:</w:t>
      </w:r>
    </w:p>
    <w:p w14:paraId="5FA6221E" w14:textId="77777777" w:rsidR="00E517C6" w:rsidRDefault="00E517C6">
      <w:pPr>
        <w:pStyle w:val="Standarduser"/>
        <w:spacing w:line="276" w:lineRule="auto"/>
        <w:jc w:val="both"/>
        <w:rPr>
          <w:rFonts w:ascii="Times New Roman" w:hAnsi="Times New Roman" w:cs="Times New Roman"/>
          <w:sz w:val="26"/>
          <w:szCs w:val="26"/>
        </w:rPr>
      </w:pPr>
    </w:p>
    <w:p w14:paraId="0377CAF1" w14:textId="77777777" w:rsidR="00E517C6" w:rsidRDefault="00E517C6">
      <w:pPr>
        <w:pStyle w:val="Standarduser"/>
        <w:spacing w:line="276" w:lineRule="auto"/>
        <w:jc w:val="both"/>
        <w:rPr>
          <w:rFonts w:ascii="Times New Roman" w:hAnsi="Times New Roman" w:cs="Times New Roman"/>
          <w:sz w:val="26"/>
          <w:szCs w:val="26"/>
        </w:rPr>
      </w:pPr>
    </w:p>
    <w:tbl>
      <w:tblPr>
        <w:tblW w:w="9645" w:type="dxa"/>
        <w:tblLayout w:type="fixed"/>
        <w:tblCellMar>
          <w:left w:w="10" w:type="dxa"/>
          <w:right w:w="10" w:type="dxa"/>
        </w:tblCellMar>
        <w:tblLook w:val="0000" w:firstRow="0" w:lastRow="0" w:firstColumn="0" w:lastColumn="0" w:noHBand="0" w:noVBand="0"/>
      </w:tblPr>
      <w:tblGrid>
        <w:gridCol w:w="2123"/>
        <w:gridCol w:w="1275"/>
        <w:gridCol w:w="3829"/>
        <w:gridCol w:w="2418"/>
      </w:tblGrid>
      <w:tr w:rsidR="00E517C6" w14:paraId="4CEBA4C2"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25B14490"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Họ và tên</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1CA006F4"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MSSV</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423792C9"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6907022F"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E517C6" w14:paraId="186C0E15"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071C7E99"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Phạm Minh Tú</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6B315812"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20154207</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5F0C95FC"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phamminhtubkhn@gmail.com</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00E2D0AC"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01216466841</w:t>
            </w:r>
          </w:p>
        </w:tc>
      </w:tr>
      <w:tr w:rsidR="00E517C6" w14:paraId="54204CBA"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04650CEE"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Bùi Bích Hồng</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33ADC883"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20151610</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2CF214B5"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hongrainbow255@gmail.com</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5E112E0B" w14:textId="77777777" w:rsidR="00E517C6" w:rsidRDefault="00086D60">
            <w:pPr>
              <w:pStyle w:val="TableContents"/>
              <w:spacing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0974175477</w:t>
            </w:r>
          </w:p>
        </w:tc>
      </w:tr>
      <w:tr w:rsidR="00E517C6" w14:paraId="2BCAA19E"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762C4CF1"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Trần Danh Hoàn</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1C909D6F"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20131562</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72F463BE"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daicahoan1995@gmail.com</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24A3679C" w14:textId="77777777" w:rsidR="00E517C6" w:rsidRDefault="00086D60">
            <w:pPr>
              <w:pStyle w:val="TableContents"/>
              <w:spacing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0964531350</w:t>
            </w:r>
          </w:p>
        </w:tc>
      </w:tr>
      <w:tr w:rsidR="00E517C6" w14:paraId="46C7CC26"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17A6EAFD"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Phạm Thị Duyên</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7991B569"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20150649</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65E9849D"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duyenhust2015@gmail.com</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4A916475"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0974302650</w:t>
            </w:r>
          </w:p>
        </w:tc>
      </w:tr>
    </w:tbl>
    <w:p w14:paraId="79EF9A01" w14:textId="77777777" w:rsidR="00E517C6" w:rsidRDefault="00E517C6">
      <w:pPr>
        <w:pStyle w:val="Standarduser"/>
        <w:spacing w:line="276" w:lineRule="auto"/>
        <w:jc w:val="both"/>
        <w:rPr>
          <w:rFonts w:ascii="Times New Roman" w:hAnsi="Times New Roman" w:cs="Times New Roman"/>
          <w:sz w:val="26"/>
          <w:szCs w:val="26"/>
        </w:rPr>
      </w:pPr>
    </w:p>
    <w:p w14:paraId="77F40E26" w14:textId="77777777" w:rsidR="00E517C6" w:rsidRDefault="00E517C6">
      <w:pPr>
        <w:pStyle w:val="Standarduser"/>
        <w:spacing w:line="276" w:lineRule="auto"/>
        <w:jc w:val="both"/>
        <w:rPr>
          <w:rFonts w:ascii="Times New Roman" w:hAnsi="Times New Roman" w:cs="Times New Roman"/>
          <w:sz w:val="26"/>
          <w:szCs w:val="26"/>
        </w:rPr>
      </w:pPr>
    </w:p>
    <w:p w14:paraId="68CFB652" w14:textId="77777777" w:rsidR="00E517C6" w:rsidRDefault="00086D60">
      <w:pPr>
        <w:pStyle w:val="Standarduser"/>
        <w:spacing w:line="276" w:lineRule="auto"/>
        <w:jc w:val="both"/>
        <w:rPr>
          <w:rFonts w:ascii="Times New Roman" w:hAnsi="Times New Roman" w:cs="Times New Roman"/>
          <w:sz w:val="26"/>
          <w:szCs w:val="26"/>
        </w:rPr>
      </w:pPr>
      <w:r>
        <w:rPr>
          <w:rFonts w:ascii="Times New Roman" w:hAnsi="Times New Roman" w:cs="Times New Roman"/>
          <w:sz w:val="26"/>
          <w:szCs w:val="26"/>
        </w:rPr>
        <w:t>Nhóm trưởng: Phạm Minh Tú</w:t>
      </w:r>
    </w:p>
    <w:p w14:paraId="03926500" w14:textId="77777777" w:rsidR="00E517C6" w:rsidRDefault="00086D60">
      <w:pPr>
        <w:pStyle w:val="Heading1"/>
      </w:pPr>
      <w:commentRangeStart w:id="0"/>
      <w:r>
        <w:t>Giới thiệu</w:t>
      </w:r>
      <w:commentRangeEnd w:id="0"/>
      <w:r w:rsidR="00C70B7A">
        <w:rPr>
          <w:rStyle w:val="CommentReference"/>
          <w:rFonts w:eastAsia="Noto Sans CJK SC Regular" w:cs="Mangal"/>
          <w:b w:val="0"/>
          <w:bCs w:val="0"/>
          <w:i w:val="0"/>
        </w:rPr>
        <w:commentReference w:id="0"/>
      </w:r>
    </w:p>
    <w:p w14:paraId="2239521F" w14:textId="77777777" w:rsidR="00E517C6" w:rsidRDefault="00086D60">
      <w:pPr>
        <w:pStyle w:val="Heading2"/>
      </w:pPr>
      <w:r>
        <w:t>Mục đích của tài liệu</w:t>
      </w:r>
    </w:p>
    <w:p w14:paraId="0C102DAE" w14:textId="77777777" w:rsidR="00E517C6" w:rsidRDefault="00086D60">
      <w:pPr>
        <w:pStyle w:val="Textbody"/>
        <w:jc w:val="both"/>
      </w:pPr>
      <w:r>
        <w:t xml:space="preserve">Đây là tài liệu mô tả thiết kế phần mềm cho hệ thống đặt đồ ăn trực tuyến. Tài liệu này bao gồm thông tin </w:t>
      </w:r>
      <w:ins w:id="1" w:author="quangnn" w:date="2018-10-18T16:35:00Z">
        <w:r w:rsidR="00220456">
          <w:t xml:space="preserve">thiết kế kiến trúc tổng thể hệ thống, </w:t>
        </w:r>
      </w:ins>
      <w:r>
        <w:t xml:space="preserve">phân tích lớp tham gia ca sử dụng cùng mô tả </w:t>
      </w:r>
      <w:ins w:id="2" w:author="quangnn" w:date="2018-10-18T16:35:00Z">
        <w:r w:rsidR="00220456">
          <w:t>thiết k</w:t>
        </w:r>
      </w:ins>
      <w:ins w:id="3" w:author="quangnn" w:date="2018-10-18T16:36:00Z">
        <w:r w:rsidR="00220456">
          <w:t xml:space="preserve">ế </w:t>
        </w:r>
      </w:ins>
      <w:r>
        <w:t xml:space="preserve">chi tiết các lớp, </w:t>
      </w:r>
      <w:del w:id="4" w:author="quangnn" w:date="2018-10-18T16:35:00Z">
        <w:r w:rsidDel="00220456">
          <w:delText xml:space="preserve">các </w:delText>
        </w:r>
      </w:del>
      <w:r>
        <w:t>bản thiết kế giao diện người dùng cho hệ thống và bản thiết kế cơ sở dữ liệu. Những nội dung này được phát triển qua các thao tác phát hiện lớp, phân tích cấu trúc, hành vi và thiết kế chi tiết cho các lớp tham gia từng ca sử dụng dựa trên bản đặc tả các ca sử dụng trong tài liệu phân tích yêu cầu phần mềm. Bên cạnh đó, bản thiết kế giao diện người dùng đem đến một cái nhìn tổng quát về cách các chức năng được hiển thị đối với người dùng trong từng ca sử dụng cũng như cách thức mà người sử dụng tương tác với hệ thống. Cuối cùng, bản thiết kế cơ sở dữ liệu mô tả chi tiết cách thức hệ thống lưu trữ dữ liệu thông qua các bảng và mỗi liên hệ giữa chúng.</w:t>
      </w:r>
    </w:p>
    <w:p w14:paraId="63B52B73" w14:textId="77777777" w:rsidR="00E517C6" w:rsidRDefault="00086D60">
      <w:pPr>
        <w:pStyle w:val="Heading2"/>
      </w:pPr>
      <w:r>
        <w:t>Cấu trúc tài liệu</w:t>
      </w:r>
    </w:p>
    <w:p w14:paraId="3850C04E" w14:textId="77777777" w:rsidR="00E517C6" w:rsidRDefault="00086D60">
      <w:pPr>
        <w:pStyle w:val="Textbody"/>
        <w:jc w:val="both"/>
      </w:pPr>
      <w:r>
        <w:t>Phần 2 của tài liệu mô tả kiến trúc tổng quan của hệ thống.</w:t>
      </w:r>
    </w:p>
    <w:p w14:paraId="0CEE4EE6" w14:textId="77777777" w:rsidR="00E517C6" w:rsidRDefault="00086D60">
      <w:pPr>
        <w:pStyle w:val="Textbody"/>
        <w:jc w:val="both"/>
      </w:pPr>
      <w:r>
        <w:t>Phần 3 chứa các bản phân tích cấu trúc của hành vi tham gia từng ca sử dụng.</w:t>
      </w:r>
    </w:p>
    <w:p w14:paraId="2D5589E0" w14:textId="77777777" w:rsidR="00E517C6" w:rsidRDefault="00086D60">
      <w:pPr>
        <w:pStyle w:val="Textbody"/>
        <w:jc w:val="both"/>
      </w:pPr>
      <w:r>
        <w:t>Phần 4 chứa các bản thiết kế của hệ thống, theo thứ tự là thiết kế sơ đồ lớp, thiết kế chi tiết lớp, thiết kế giao diện người dùng và thiết kế cơ sở dữ liệu.</w:t>
      </w:r>
    </w:p>
    <w:p w14:paraId="45971251" w14:textId="77777777" w:rsidR="00E517C6" w:rsidRDefault="00086D60">
      <w:pPr>
        <w:pStyle w:val="Heading1"/>
      </w:pPr>
      <w:commentRangeStart w:id="5"/>
      <w:r>
        <w:t>Kiến trúc tổng thể hệ thống</w:t>
      </w:r>
      <w:commentRangeEnd w:id="5"/>
      <w:r w:rsidR="00C70B7A">
        <w:rPr>
          <w:rStyle w:val="CommentReference"/>
          <w:rFonts w:eastAsia="Noto Sans CJK SC Regular" w:cs="Mangal"/>
          <w:b w:val="0"/>
          <w:bCs w:val="0"/>
          <w:i w:val="0"/>
        </w:rPr>
        <w:commentReference w:id="5"/>
      </w:r>
    </w:p>
    <w:p w14:paraId="4FA69341" w14:textId="77777777" w:rsidR="00E517C6" w:rsidRDefault="00086D60">
      <w:pPr>
        <w:pStyle w:val="Heading2"/>
      </w:pPr>
      <w:del w:id="6" w:author="quangnn" w:date="2018-10-18T16:36:00Z">
        <w:r w:rsidDel="00A94917">
          <w:delText>Mô hình k</w:delText>
        </w:r>
      </w:del>
      <w:ins w:id="7" w:author="quangnn" w:date="2018-10-18T16:36:00Z">
        <w:r w:rsidR="00A94917">
          <w:t>K</w:t>
        </w:r>
      </w:ins>
      <w:r>
        <w:t>iến trúc</w:t>
      </w:r>
      <w:ins w:id="8" w:author="quangnn" w:date="2018-10-18T16:36:00Z">
        <w:r w:rsidR="00A94917">
          <w:t xml:space="preserve"> hoạt động</w:t>
        </w:r>
      </w:ins>
      <w:r>
        <w:t xml:space="preserve"> hệ thống</w:t>
      </w:r>
    </w:p>
    <w:p w14:paraId="446BF8AF" w14:textId="77777777" w:rsidR="00E517C6" w:rsidRDefault="00086D60">
      <w:pPr>
        <w:pStyle w:val="Textbody"/>
      </w:pPr>
      <w:r>
        <w:t xml:space="preserve">Hệ thống </w:t>
      </w:r>
      <w:del w:id="9" w:author="quangnn" w:date="2018-10-18T16:37:00Z">
        <w:r w:rsidDel="00B325AD">
          <w:delText>được triển khai</w:delText>
        </w:r>
      </w:del>
      <w:ins w:id="10" w:author="quangnn" w:date="2018-10-18T16:37:00Z">
        <w:r w:rsidR="00B325AD">
          <w:t>hoạt động</w:t>
        </w:r>
      </w:ins>
      <w:r>
        <w:t xml:space="preserve"> trên nền tảng web với mô hình như sau</w:t>
      </w:r>
      <w:ins w:id="11" w:author="quangnn" w:date="2018-10-18T16:37:00Z">
        <w:r w:rsidR="007D1F14">
          <w:t>.</w:t>
        </w:r>
      </w:ins>
    </w:p>
    <w:p w14:paraId="7D3023C4" w14:textId="77777777" w:rsidR="00E517C6" w:rsidRDefault="00086D60">
      <w:pPr>
        <w:pStyle w:val="Textbody"/>
      </w:pPr>
      <w:r>
        <w:rPr>
          <w:noProof/>
        </w:rPr>
        <w:lastRenderedPageBreak/>
        <mc:AlternateContent>
          <mc:Choice Requires="wps">
            <w:drawing>
              <wp:anchor distT="0" distB="0" distL="114300" distR="114300" simplePos="0" relativeHeight="160" behindDoc="0" locked="0" layoutInCell="1" allowOverlap="1" wp14:anchorId="676EE685" wp14:editId="248E69B7">
                <wp:simplePos x="0" y="0"/>
                <wp:positionH relativeFrom="column">
                  <wp:align>center</wp:align>
                </wp:positionH>
                <wp:positionV relativeFrom="paragraph">
                  <wp:align>top</wp:align>
                </wp:positionV>
                <wp:extent cx="4915082" cy="3790828"/>
                <wp:effectExtent l="0" t="0" r="0" b="0"/>
                <wp:wrapSquare wrapText="bothSides"/>
                <wp:docPr id="2" name="Frame82"/>
                <wp:cNvGraphicFramePr/>
                <a:graphic xmlns:a="http://schemas.openxmlformats.org/drawingml/2006/main">
                  <a:graphicData uri="http://schemas.microsoft.com/office/word/2010/wordprocessingShape">
                    <wps:wsp>
                      <wps:cNvSpPr txBox="1"/>
                      <wps:spPr>
                        <a:xfrm>
                          <a:off x="0" y="0"/>
                          <a:ext cx="4915082" cy="3790828"/>
                        </a:xfrm>
                        <a:prstGeom prst="rect">
                          <a:avLst/>
                        </a:prstGeom>
                        <a:ln>
                          <a:noFill/>
                          <a:prstDash/>
                        </a:ln>
                      </wps:spPr>
                      <wps:txbx>
                        <w:txbxContent>
                          <w:p w14:paraId="24FEDC5E" w14:textId="77777777" w:rsidR="009866A7" w:rsidRDefault="009866A7">
                            <w:pPr>
                              <w:pStyle w:val="Hnh"/>
                              <w:jc w:val="center"/>
                            </w:pPr>
                            <w:r>
                              <w:rPr>
                                <w:noProof/>
                              </w:rPr>
                              <w:drawing>
                                <wp:inline distT="0" distB="0" distL="0" distR="0" wp14:anchorId="3DFB63C3" wp14:editId="702EF991">
                                  <wp:extent cx="4915082" cy="3790828"/>
                                  <wp:effectExtent l="0" t="0" r="0" b="122"/>
                                  <wp:docPr id="1"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915082" cy="3790828"/>
                                          </a:xfrm>
                                          <a:prstGeom prst="rect">
                                            <a:avLst/>
                                          </a:prstGeom>
                                          <a:ln>
                                            <a:noFill/>
                                            <a:prstDash/>
                                          </a:ln>
                                        </pic:spPr>
                                      </pic:pic>
                                    </a:graphicData>
                                  </a:graphic>
                                </wp:inline>
                              </w:drawing>
                            </w:r>
                            <w:r>
                              <w:rPr>
                                <w:vanish/>
                              </w:rPr>
                              <w:br/>
                            </w:r>
                            <w:r>
                              <w:t xml:space="preserve">Hình 1: </w:t>
                            </w:r>
                            <w:del w:id="12" w:author="quangnn" w:date="2018-10-18T16:37:00Z">
                              <w:r w:rsidDel="008B48CB">
                                <w:delText>Mô hình k</w:delText>
                              </w:r>
                            </w:del>
                            <w:ins w:id="13" w:author="quangnn" w:date="2018-10-18T16:37:00Z">
                              <w:r>
                                <w:t>K</w:t>
                              </w:r>
                            </w:ins>
                            <w:r>
                              <w:t>iến trúc</w:t>
                            </w:r>
                            <w:ins w:id="14" w:author="quangnn" w:date="2018-10-18T16:37:00Z">
                              <w:r>
                                <w:t xml:space="preserve"> hoạt động của</w:t>
                              </w:r>
                            </w:ins>
                            <w:r>
                              <w:t xml:space="preserve"> hệ thống</w:t>
                            </w:r>
                          </w:p>
                        </w:txbxContent>
                      </wps:txbx>
                      <wps:bodyPr wrap="none" lIns="0" tIns="0" rIns="0" bIns="0" compatLnSpc="0">
                        <a:spAutoFit/>
                      </wps:bodyPr>
                    </wps:wsp>
                  </a:graphicData>
                </a:graphic>
              </wp:anchor>
            </w:drawing>
          </mc:Choice>
          <mc:Fallback>
            <w:pict>
              <v:shapetype w14:anchorId="676EE685" id="_x0000_t202" coordsize="21600,21600" o:spt="202" path="m,l,21600r21600,l21600,xe">
                <v:stroke joinstyle="miter"/>
                <v:path gradientshapeok="t" o:connecttype="rect"/>
              </v:shapetype>
              <v:shape id="Frame82" o:spid="_x0000_s1026" type="#_x0000_t202" style="position:absolute;margin-left:0;margin-top:0;width:387pt;height:298.5pt;z-index:16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" filled="f" stroked="f">
                <v:textbox style="mso-fit-shape-to-text:t" inset="0,0,0,0">
                  <w:txbxContent>
                    <w:p w14:paraId="24FEDC5E" w14:textId="77777777" w:rsidR="009866A7" w:rsidRDefault="009866A7">
                      <w:pPr>
                        <w:pStyle w:val="Hnh"/>
                        <w:jc w:val="center"/>
                      </w:pPr>
                      <w:r>
                        <w:rPr>
                          <w:noProof/>
                        </w:rPr>
                        <w:drawing>
                          <wp:inline distT="0" distB="0" distL="0" distR="0" wp14:anchorId="3DFB63C3" wp14:editId="702EF991">
                            <wp:extent cx="4915082" cy="3790828"/>
                            <wp:effectExtent l="0" t="0" r="0" b="122"/>
                            <wp:docPr id="1"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915082" cy="3790828"/>
                                    </a:xfrm>
                                    <a:prstGeom prst="rect">
                                      <a:avLst/>
                                    </a:prstGeom>
                                    <a:ln>
                                      <a:noFill/>
                                      <a:prstDash/>
                                    </a:ln>
                                  </pic:spPr>
                                </pic:pic>
                              </a:graphicData>
                            </a:graphic>
                          </wp:inline>
                        </w:drawing>
                      </w:r>
                      <w:r>
                        <w:rPr>
                          <w:vanish/>
                        </w:rPr>
                        <w:br/>
                      </w:r>
                      <w:r>
                        <w:t xml:space="preserve">Hình 1: </w:t>
                      </w:r>
                      <w:del w:id="15" w:author="quangnn" w:date="2018-10-18T16:37:00Z">
                        <w:r w:rsidDel="008B48CB">
                          <w:delText>Mô hình k</w:delText>
                        </w:r>
                      </w:del>
                      <w:ins w:id="16" w:author="quangnn" w:date="2018-10-18T16:37:00Z">
                        <w:r>
                          <w:t>K</w:t>
                        </w:r>
                      </w:ins>
                      <w:r>
                        <w:t>iến trúc</w:t>
                      </w:r>
                      <w:ins w:id="17" w:author="quangnn" w:date="2018-10-18T16:37:00Z">
                        <w:r>
                          <w:t xml:space="preserve"> hoạt động của</w:t>
                        </w:r>
                      </w:ins>
                      <w:r>
                        <w:t xml:space="preserve"> hệ thống</w:t>
                      </w:r>
                    </w:p>
                  </w:txbxContent>
                </v:textbox>
                <w10:wrap type="square"/>
              </v:shape>
            </w:pict>
          </mc:Fallback>
        </mc:AlternateContent>
      </w:r>
      <w:r>
        <w:t>Mô tả:</w:t>
      </w:r>
    </w:p>
    <w:p w14:paraId="3AD9205F" w14:textId="77777777" w:rsidR="00E517C6" w:rsidRDefault="00086D60">
      <w:pPr>
        <w:pStyle w:val="Textbody"/>
      </w:pPr>
      <w:r>
        <w:t>(1) Người dùng yêu cầu tới một trang thông qua địa chỉ URL</w:t>
      </w:r>
    </w:p>
    <w:p w14:paraId="36BBB441" w14:textId="77777777" w:rsidR="00E517C6" w:rsidRDefault="00086D60">
      <w:pPr>
        <w:pStyle w:val="Textbody"/>
      </w:pPr>
      <w:r>
        <w:t xml:space="preserve">(2) </w:t>
      </w:r>
      <w:commentRangeStart w:id="18"/>
      <w:r>
        <w:t xml:space="preserve">Router </w:t>
      </w:r>
      <w:commentRangeEnd w:id="18"/>
      <w:r w:rsidR="008C2680">
        <w:rPr>
          <w:rStyle w:val="CommentReference"/>
          <w:rFonts w:cs="Mangal"/>
        </w:rPr>
        <w:commentReference w:id="18"/>
      </w:r>
      <w:r>
        <w:t>gọi đến phương thức tương ứng trong Contoller đối với địa chỉ này</w:t>
      </w:r>
    </w:p>
    <w:p w14:paraId="59FEEFFD" w14:textId="77777777" w:rsidR="00E517C6" w:rsidRDefault="00086D60">
      <w:pPr>
        <w:pStyle w:val="Textbody"/>
      </w:pPr>
      <w:r>
        <w:t>(3) Controller yêu cầu lấy dữ liệu từ Model</w:t>
      </w:r>
    </w:p>
    <w:p w14:paraId="2449969A" w14:textId="77777777" w:rsidR="00E517C6" w:rsidRDefault="00086D60">
      <w:pPr>
        <w:pStyle w:val="Textbody"/>
      </w:pPr>
      <w:r>
        <w:t>(4) Model thực hiện truy vấn cơ sở dữ liệu để lấy về dữ liệu mà Controller yêu cầu</w:t>
      </w:r>
    </w:p>
    <w:p w14:paraId="362355AE" w14:textId="77777777" w:rsidR="00E517C6" w:rsidRDefault="00086D60">
      <w:pPr>
        <w:pStyle w:val="Textbody"/>
      </w:pPr>
      <w:r>
        <w:t>(5) Controller truyền dữ liệu dưới dạng tham số vào view tương ứng</w:t>
      </w:r>
    </w:p>
    <w:p w14:paraId="049AD5D9" w14:textId="77777777" w:rsidR="00E517C6" w:rsidRDefault="00086D60">
      <w:pPr>
        <w:pStyle w:val="Textbody"/>
      </w:pPr>
      <w:r>
        <w:t>(6) View thực hiện render tham số, thu được trang kết quả và chuyển nó đến cửa sổ trình duyệt của người dùng</w:t>
      </w:r>
    </w:p>
    <w:p w14:paraId="430A8CF2" w14:textId="77777777" w:rsidR="00E517C6" w:rsidRDefault="00086D60">
      <w:pPr>
        <w:pStyle w:val="Heading2"/>
      </w:pPr>
      <w:r>
        <w:t>Sơ đồ triển khai hệ thống</w:t>
      </w:r>
    </w:p>
    <w:p w14:paraId="06CDF2B7" w14:textId="77777777" w:rsidR="00E517C6" w:rsidRDefault="00E517C6">
      <w:pPr>
        <w:pStyle w:val="Textbody"/>
      </w:pPr>
    </w:p>
    <w:p w14:paraId="25E4FEF2" w14:textId="77777777" w:rsidR="00E517C6" w:rsidRDefault="00086D60">
      <w:pPr>
        <w:pStyle w:val="Textbody"/>
      </w:pPr>
      <w:r>
        <w:rPr>
          <w:noProof/>
        </w:rPr>
        <w:lastRenderedPageBreak/>
        <mc:AlternateContent>
          <mc:Choice Requires="wps">
            <w:drawing>
              <wp:anchor distT="0" distB="0" distL="114300" distR="114300" simplePos="0" relativeHeight="159" behindDoc="0" locked="0" layoutInCell="1" allowOverlap="1" wp14:anchorId="067A4C74" wp14:editId="1CD3AFBF">
                <wp:simplePos x="0" y="0"/>
                <wp:positionH relativeFrom="column">
                  <wp:align>center</wp:align>
                </wp:positionH>
                <wp:positionV relativeFrom="paragraph">
                  <wp:align>top</wp:align>
                </wp:positionV>
                <wp:extent cx="6119987" cy="3017520"/>
                <wp:effectExtent l="0" t="0" r="0" b="0"/>
                <wp:wrapSquare wrapText="bothSides"/>
                <wp:docPr id="4" name="Frame81"/>
                <wp:cNvGraphicFramePr/>
                <a:graphic xmlns:a="http://schemas.openxmlformats.org/drawingml/2006/main">
                  <a:graphicData uri="http://schemas.microsoft.com/office/word/2010/wordprocessingShape">
                    <wps:wsp>
                      <wps:cNvSpPr txBox="1"/>
                      <wps:spPr>
                        <a:xfrm>
                          <a:off x="0" y="0"/>
                          <a:ext cx="6119987" cy="3017520"/>
                        </a:xfrm>
                        <a:prstGeom prst="rect">
                          <a:avLst/>
                        </a:prstGeom>
                        <a:ln>
                          <a:noFill/>
                          <a:prstDash/>
                        </a:ln>
                      </wps:spPr>
                      <wps:txbx>
                        <w:txbxContent>
                          <w:p w14:paraId="4A24DFCB" w14:textId="77777777" w:rsidR="009866A7" w:rsidRDefault="009866A7">
                            <w:pPr>
                              <w:pStyle w:val="Hnh"/>
                              <w:jc w:val="center"/>
                            </w:pPr>
                            <w:r>
                              <w:rPr>
                                <w:noProof/>
                              </w:rPr>
                              <w:drawing>
                                <wp:inline distT="0" distB="0" distL="0" distR="0" wp14:anchorId="552925B0" wp14:editId="2697AE13">
                                  <wp:extent cx="6119987" cy="3017520"/>
                                  <wp:effectExtent l="0" t="0" r="0" b="0"/>
                                  <wp:docPr id="3" name="Image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987" cy="3017520"/>
                                          </a:xfrm>
                                          <a:prstGeom prst="rect">
                                            <a:avLst/>
                                          </a:prstGeom>
                                          <a:ln>
                                            <a:noFill/>
                                            <a:prstDash/>
                                          </a:ln>
                                        </pic:spPr>
                                      </pic:pic>
                                    </a:graphicData>
                                  </a:graphic>
                                </wp:inline>
                              </w:drawing>
                            </w:r>
                            <w:r>
                              <w:rPr>
                                <w:vanish/>
                              </w:rPr>
                              <w:br/>
                            </w:r>
                            <w:r>
                              <w:t>Hình 2: Sơ đồ triển khai hệ thống</w:t>
                            </w:r>
                          </w:p>
                        </w:txbxContent>
                      </wps:txbx>
                      <wps:bodyPr wrap="none" lIns="0" tIns="0" rIns="0" bIns="0" compatLnSpc="0">
                        <a:spAutoFit/>
                      </wps:bodyPr>
                    </wps:wsp>
                  </a:graphicData>
                </a:graphic>
              </wp:anchor>
            </w:drawing>
          </mc:Choice>
          <mc:Fallback>
            <w:pict>
              <v:shape w14:anchorId="067A4C74" id="Frame81" o:spid="_x0000_s1027" type="#_x0000_t202" style="position:absolute;margin-left:0;margin-top:0;width:481.9pt;height:237.6pt;z-index:15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" filled="f" stroked="f">
                <v:textbox style="mso-fit-shape-to-text:t" inset="0,0,0,0">
                  <w:txbxContent>
                    <w:p w14:paraId="4A24DFCB" w14:textId="77777777" w:rsidR="009866A7" w:rsidRDefault="009866A7">
                      <w:pPr>
                        <w:pStyle w:val="Hnh"/>
                        <w:jc w:val="center"/>
                      </w:pPr>
                      <w:r>
                        <w:rPr>
                          <w:noProof/>
                        </w:rPr>
                        <w:drawing>
                          <wp:inline distT="0" distB="0" distL="0" distR="0" wp14:anchorId="552925B0" wp14:editId="2697AE13">
                            <wp:extent cx="6119987" cy="3017520"/>
                            <wp:effectExtent l="0" t="0" r="0" b="0"/>
                            <wp:docPr id="3" name="Image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987" cy="3017520"/>
                                    </a:xfrm>
                                    <a:prstGeom prst="rect">
                                      <a:avLst/>
                                    </a:prstGeom>
                                    <a:ln>
                                      <a:noFill/>
                                      <a:prstDash/>
                                    </a:ln>
                                  </pic:spPr>
                                </pic:pic>
                              </a:graphicData>
                            </a:graphic>
                          </wp:inline>
                        </w:drawing>
                      </w:r>
                      <w:r>
                        <w:rPr>
                          <w:vanish/>
                        </w:rPr>
                        <w:br/>
                      </w:r>
                      <w:r>
                        <w:t>Hình 2: Sơ đồ triển khai hệ thống</w:t>
                      </w:r>
                    </w:p>
                  </w:txbxContent>
                </v:textbox>
                <w10:wrap type="square"/>
              </v:shape>
            </w:pict>
          </mc:Fallback>
        </mc:AlternateContent>
      </w:r>
    </w:p>
    <w:p w14:paraId="5D1540AF" w14:textId="77777777" w:rsidR="00E517C6" w:rsidRDefault="00086D60">
      <w:pPr>
        <w:pStyle w:val="Textbody"/>
      </w:pPr>
      <w:commentRangeStart w:id="19"/>
      <w:r>
        <w:t>Mô tả:</w:t>
      </w:r>
    </w:p>
    <w:p w14:paraId="135F7150" w14:textId="77777777" w:rsidR="00E517C6" w:rsidRDefault="00086D60">
      <w:pPr>
        <w:pStyle w:val="Textbody"/>
      </w:pPr>
      <w:r>
        <w:t>- Người dùng truy cập tới website của hệ thống qua trình duyệt trên thiết bị của mình.</w:t>
      </w:r>
    </w:p>
    <w:p w14:paraId="4F8AC794" w14:textId="77777777" w:rsidR="00E517C6" w:rsidRDefault="00086D60">
      <w:pPr>
        <w:pStyle w:val="Textbody"/>
      </w:pPr>
      <w:r>
        <w:t>- Máy chủ web bao gồm hai thanh phần: Giao diện hệ thống (View) và Trình điều khiển (Controller)</w:t>
      </w:r>
    </w:p>
    <w:p w14:paraId="1A17577A" w14:textId="77777777" w:rsidR="00E517C6" w:rsidRDefault="00086D60">
      <w:pPr>
        <w:pStyle w:val="Textbody"/>
      </w:pPr>
      <w:r>
        <w:t>- Dữ liệu được lưu trữ trên một máy chủ dữ liệu (mySQL server), các thao tác truy vấn, thêm mới, cập nhật trên cơ sở dữ liệu được thực hiện bởi trình điều khiển trên web server.</w:t>
      </w:r>
      <w:commentRangeEnd w:id="19"/>
      <w:r w:rsidR="00C27015">
        <w:rPr>
          <w:rStyle w:val="CommentReference"/>
          <w:rFonts w:cs="Mangal"/>
        </w:rPr>
        <w:commentReference w:id="19"/>
      </w:r>
    </w:p>
    <w:p w14:paraId="0C83AD94" w14:textId="77777777" w:rsidR="00E517C6" w:rsidRDefault="00086D60">
      <w:pPr>
        <w:pStyle w:val="Heading1"/>
      </w:pPr>
      <w:commentRangeStart w:id="20"/>
      <w:r>
        <w:t>Phân tích cấu trúc và hành vi của các lớp tham gia ca sử dụng</w:t>
      </w:r>
      <w:commentRangeEnd w:id="20"/>
      <w:r w:rsidR="00832D03">
        <w:rPr>
          <w:rStyle w:val="CommentReference"/>
          <w:rFonts w:eastAsia="Noto Sans CJK SC Regular" w:cs="Mangal"/>
          <w:b w:val="0"/>
          <w:bCs w:val="0"/>
          <w:i w:val="0"/>
        </w:rPr>
        <w:commentReference w:id="20"/>
      </w:r>
    </w:p>
    <w:p w14:paraId="32A6BA78" w14:textId="4AEB981C" w:rsidR="00E517C6" w:rsidRDefault="00086D60">
      <w:pPr>
        <w:pStyle w:val="Textbody"/>
        <w:jc w:val="both"/>
        <w:rPr>
          <w:i/>
          <w:iCs/>
        </w:rPr>
      </w:pPr>
      <w:r>
        <w:t xml:space="preserve">Để tiện cho việc mô tả cho các ca sử dụng có sự tham gia của </w:t>
      </w:r>
      <w:del w:id="21" w:author="quangnn" w:date="2018-10-18T16:43:00Z">
        <w:r w:rsidDel="00442B73">
          <w:delText xml:space="preserve">các </w:delText>
        </w:r>
      </w:del>
      <w:ins w:id="22" w:author="quangnn" w:date="2018-10-18T16:43:00Z">
        <w:r w:rsidR="00442B73">
          <w:t xml:space="preserve">nhiều </w:t>
        </w:r>
      </w:ins>
      <w:r>
        <w:t>tác nhân khác nhau</w:t>
      </w:r>
      <w:del w:id="23" w:author="quangnn" w:date="2018-10-18T16:44:00Z">
        <w:r w:rsidDel="00442B73">
          <w:delText xml:space="preserve"> với  vai trò tương đồng</w:delText>
        </w:r>
      </w:del>
      <w:r>
        <w:t xml:space="preserve">, trong hệ thống biểu đồ dưới đây, </w:t>
      </w:r>
      <w:commentRangeStart w:id="24"/>
      <w:r>
        <w:t>các tác nhân được khái quát hóa như sau</w:t>
      </w:r>
      <w:commentRangeEnd w:id="24"/>
      <w:r w:rsidR="00916493">
        <w:rPr>
          <w:rStyle w:val="CommentReference"/>
          <w:rFonts w:cs="Mangal"/>
        </w:rPr>
        <w:commentReference w:id="24"/>
      </w:r>
      <w:r>
        <w:t>:</w:t>
      </w:r>
    </w:p>
    <w:p w14:paraId="414C4DCF" w14:textId="77777777" w:rsidR="00E517C6" w:rsidRDefault="00086D60">
      <w:pPr>
        <w:pStyle w:val="Textbody"/>
        <w:jc w:val="both"/>
      </w:pPr>
      <w:r>
        <w:rPr>
          <w:noProof/>
        </w:rPr>
        <w:lastRenderedPageBreak/>
        <mc:AlternateContent>
          <mc:Choice Requires="wps">
            <w:drawing>
              <wp:anchor distT="0" distB="0" distL="114300" distR="114300" simplePos="0" relativeHeight="251658240" behindDoc="0" locked="0" layoutInCell="1" allowOverlap="1" wp14:anchorId="0009EF4F" wp14:editId="182E50AA">
                <wp:simplePos x="0" y="0"/>
                <wp:positionH relativeFrom="column">
                  <wp:align>center</wp:align>
                </wp:positionH>
                <wp:positionV relativeFrom="paragraph">
                  <wp:align>top</wp:align>
                </wp:positionV>
                <wp:extent cx="6119987" cy="3198571"/>
                <wp:effectExtent l="0" t="0" r="0" b="0"/>
                <wp:wrapSquare wrapText="bothSides"/>
                <wp:docPr id="6" name="Frame1"/>
                <wp:cNvGraphicFramePr/>
                <a:graphic xmlns:a="http://schemas.openxmlformats.org/drawingml/2006/main">
                  <a:graphicData uri="http://schemas.microsoft.com/office/word/2010/wordprocessingShape">
                    <wps:wsp>
                      <wps:cNvSpPr txBox="1"/>
                      <wps:spPr>
                        <a:xfrm>
                          <a:off x="0" y="0"/>
                          <a:ext cx="6119987" cy="3198571"/>
                        </a:xfrm>
                        <a:prstGeom prst="rect">
                          <a:avLst/>
                        </a:prstGeom>
                        <a:ln>
                          <a:noFill/>
                          <a:prstDash/>
                        </a:ln>
                      </wps:spPr>
                      <wps:txbx>
                        <w:txbxContent>
                          <w:p w14:paraId="346ACE4A" w14:textId="77777777" w:rsidR="009866A7" w:rsidRDefault="009866A7">
                            <w:pPr>
                              <w:pStyle w:val="Hnh"/>
                              <w:jc w:val="center"/>
                            </w:pPr>
                            <w:r>
                              <w:rPr>
                                <w:noProof/>
                              </w:rPr>
                              <w:drawing>
                                <wp:inline distT="0" distB="0" distL="0" distR="0" wp14:anchorId="23FDE047" wp14:editId="5D91C14F">
                                  <wp:extent cx="6119987" cy="3198571"/>
                                  <wp:effectExtent l="0" t="0" r="0" b="1829"/>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87" cy="3198571"/>
                                          </a:xfrm>
                                          <a:prstGeom prst="rect">
                                            <a:avLst/>
                                          </a:prstGeom>
                                          <a:ln>
                                            <a:noFill/>
                                            <a:prstDash/>
                                          </a:ln>
                                        </pic:spPr>
                                      </pic:pic>
                                    </a:graphicData>
                                  </a:graphic>
                                </wp:inline>
                              </w:drawing>
                            </w:r>
                            <w:r>
                              <w:rPr>
                                <w:vanish/>
                              </w:rPr>
                              <w:br/>
                            </w:r>
                            <w:r>
                              <w:t>Hình 3: Sơ đồ khái quát hóa tác nhân</w:t>
                            </w:r>
                          </w:p>
                        </w:txbxContent>
                      </wps:txbx>
                      <wps:bodyPr wrap="none" lIns="0" tIns="0" rIns="0" bIns="0" compatLnSpc="0">
                        <a:spAutoFit/>
                      </wps:bodyPr>
                    </wps:wsp>
                  </a:graphicData>
                </a:graphic>
              </wp:anchor>
            </w:drawing>
          </mc:Choice>
          <mc:Fallback>
            <w:pict>
              <v:shape w14:anchorId="0009EF4F" id="Frame1" o:spid="_x0000_s1028" type="#_x0000_t202" style="position:absolute;left:0;text-align:left;margin-left:0;margin-top:0;width:481.9pt;height:251.85pt;z-index:25165824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" filled="f" stroked="f">
                <v:textbox style="mso-fit-shape-to-text:t" inset="0,0,0,0">
                  <w:txbxContent>
                    <w:p w14:paraId="346ACE4A" w14:textId="77777777" w:rsidR="009866A7" w:rsidRDefault="009866A7">
                      <w:pPr>
                        <w:pStyle w:val="Hnh"/>
                        <w:jc w:val="center"/>
                      </w:pPr>
                      <w:r>
                        <w:rPr>
                          <w:noProof/>
                        </w:rPr>
                        <w:drawing>
                          <wp:inline distT="0" distB="0" distL="0" distR="0" wp14:anchorId="23FDE047" wp14:editId="5D91C14F">
                            <wp:extent cx="6119987" cy="3198571"/>
                            <wp:effectExtent l="0" t="0" r="0" b="1829"/>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87" cy="3198571"/>
                                    </a:xfrm>
                                    <a:prstGeom prst="rect">
                                      <a:avLst/>
                                    </a:prstGeom>
                                    <a:ln>
                                      <a:noFill/>
                                      <a:prstDash/>
                                    </a:ln>
                                  </pic:spPr>
                                </pic:pic>
                              </a:graphicData>
                            </a:graphic>
                          </wp:inline>
                        </w:drawing>
                      </w:r>
                      <w:r>
                        <w:rPr>
                          <w:vanish/>
                        </w:rPr>
                        <w:br/>
                      </w:r>
                      <w:r>
                        <w:t>Hình 3: Sơ đồ khái quát hóa tác nhân</w:t>
                      </w:r>
                    </w:p>
                  </w:txbxContent>
                </v:textbox>
                <w10:wrap type="square"/>
              </v:shape>
            </w:pict>
          </mc:Fallback>
        </mc:AlternateContent>
      </w:r>
    </w:p>
    <w:p w14:paraId="2751CB3A" w14:textId="77777777" w:rsidR="00E517C6" w:rsidRDefault="00086D60">
      <w:pPr>
        <w:pStyle w:val="Textbody"/>
        <w:jc w:val="both"/>
      </w:pPr>
      <w:r>
        <w:t>Dưới đây là danh sách biểu đồ lớp và biểu đồ trình tự cho từng ca sử dụng của hệ thống.</w:t>
      </w:r>
    </w:p>
    <w:p w14:paraId="07EE3F6C" w14:textId="77777777" w:rsidR="00E517C6" w:rsidRDefault="00086D60">
      <w:pPr>
        <w:pStyle w:val="Heading2"/>
      </w:pPr>
      <w:r>
        <w:t>Cập nhật thông tin cá nhân</w:t>
      </w:r>
    </w:p>
    <w:p w14:paraId="5A03D36C" w14:textId="77777777" w:rsidR="00E517C6" w:rsidRDefault="00E517C6">
      <w:pPr>
        <w:pStyle w:val="Textbody"/>
        <w:jc w:val="both"/>
      </w:pPr>
    </w:p>
    <w:p w14:paraId="5FD2B11F" w14:textId="77777777" w:rsidR="00E517C6" w:rsidRDefault="00086D60">
      <w:pPr>
        <w:pStyle w:val="Textbody"/>
        <w:jc w:val="both"/>
      </w:pPr>
      <w:r>
        <w:rPr>
          <w:noProof/>
        </w:rPr>
        <mc:AlternateContent>
          <mc:Choice Requires="wps">
            <w:drawing>
              <wp:anchor distT="0" distB="0" distL="114300" distR="114300" simplePos="0" relativeHeight="2" behindDoc="0" locked="0" layoutInCell="1" allowOverlap="1" wp14:anchorId="43D94E9E" wp14:editId="02A9E820">
                <wp:simplePos x="0" y="0"/>
                <wp:positionH relativeFrom="column">
                  <wp:align>center</wp:align>
                </wp:positionH>
                <wp:positionV relativeFrom="paragraph">
                  <wp:align>top</wp:align>
                </wp:positionV>
                <wp:extent cx="6119987" cy="2550993"/>
                <wp:effectExtent l="0" t="0" r="0" b="0"/>
                <wp:wrapSquare wrapText="bothSides"/>
                <wp:docPr id="8" name="Frame2"/>
                <wp:cNvGraphicFramePr/>
                <a:graphic xmlns:a="http://schemas.openxmlformats.org/drawingml/2006/main">
                  <a:graphicData uri="http://schemas.microsoft.com/office/word/2010/wordprocessingShape">
                    <wps:wsp>
                      <wps:cNvSpPr txBox="1"/>
                      <wps:spPr>
                        <a:xfrm>
                          <a:off x="0" y="0"/>
                          <a:ext cx="6119987" cy="2550993"/>
                        </a:xfrm>
                        <a:prstGeom prst="rect">
                          <a:avLst/>
                        </a:prstGeom>
                        <a:ln>
                          <a:noFill/>
                          <a:prstDash/>
                        </a:ln>
                      </wps:spPr>
                      <wps:txbx>
                        <w:txbxContent>
                          <w:p w14:paraId="32A08D92" w14:textId="77777777" w:rsidR="009866A7" w:rsidRDefault="009866A7">
                            <w:pPr>
                              <w:pStyle w:val="Hnh"/>
                              <w:jc w:val="center"/>
                            </w:pPr>
                            <w:r>
                              <w:rPr>
                                <w:noProof/>
                              </w:rPr>
                              <w:drawing>
                                <wp:inline distT="0" distB="0" distL="0" distR="0" wp14:anchorId="3BB1D269" wp14:editId="2FE1D066">
                                  <wp:extent cx="6119987" cy="2550993"/>
                                  <wp:effectExtent l="0" t="0" r="0" b="1707"/>
                                  <wp:docPr id="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987" cy="2550993"/>
                                          </a:xfrm>
                                          <a:prstGeom prst="rect">
                                            <a:avLst/>
                                          </a:prstGeom>
                                          <a:ln>
                                            <a:noFill/>
                                            <a:prstDash/>
                                          </a:ln>
                                        </pic:spPr>
                                      </pic:pic>
                                    </a:graphicData>
                                  </a:graphic>
                                </wp:inline>
                              </w:drawing>
                            </w:r>
                            <w:r>
                              <w:rPr>
                                <w:vanish/>
                              </w:rPr>
                              <w:br/>
                            </w:r>
                            <w:r>
                              <w:t>Hình 4: Biểu đồ lớp tham gia ca sử dụng "Cập nhật thông tin cá nhân"</w:t>
                            </w:r>
                          </w:p>
                        </w:txbxContent>
                      </wps:txbx>
                      <wps:bodyPr wrap="none" lIns="0" tIns="0" rIns="0" bIns="0" compatLnSpc="0">
                        <a:spAutoFit/>
                      </wps:bodyPr>
                    </wps:wsp>
                  </a:graphicData>
                </a:graphic>
              </wp:anchor>
            </w:drawing>
          </mc:Choice>
          <mc:Fallback>
            <w:pict>
              <v:shape w14:anchorId="43D94E9E" id="Frame2" o:spid="_x0000_s1029" type="#_x0000_t202" style="position:absolute;left:0;text-align:left;margin-left:0;margin-top:0;width:481.9pt;height:200.85pt;z-index: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" filled="f" stroked="f">
                <v:textbox style="mso-fit-shape-to-text:t" inset="0,0,0,0">
                  <w:txbxContent>
                    <w:p w14:paraId="32A08D92" w14:textId="77777777" w:rsidR="009866A7" w:rsidRDefault="009866A7">
                      <w:pPr>
                        <w:pStyle w:val="Hnh"/>
                        <w:jc w:val="center"/>
                      </w:pPr>
                      <w:r>
                        <w:rPr>
                          <w:noProof/>
                        </w:rPr>
                        <w:drawing>
                          <wp:inline distT="0" distB="0" distL="0" distR="0" wp14:anchorId="3BB1D269" wp14:editId="2FE1D066">
                            <wp:extent cx="6119987" cy="2550993"/>
                            <wp:effectExtent l="0" t="0" r="0" b="1707"/>
                            <wp:docPr id="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987" cy="2550993"/>
                                    </a:xfrm>
                                    <a:prstGeom prst="rect">
                                      <a:avLst/>
                                    </a:prstGeom>
                                    <a:ln>
                                      <a:noFill/>
                                      <a:prstDash/>
                                    </a:ln>
                                  </pic:spPr>
                                </pic:pic>
                              </a:graphicData>
                            </a:graphic>
                          </wp:inline>
                        </w:drawing>
                      </w:r>
                      <w:r>
                        <w:rPr>
                          <w:vanish/>
                        </w:rPr>
                        <w:br/>
                      </w:r>
                      <w:r>
                        <w:t>Hình 4: Biểu đồ lớp tham gia ca sử dụng "Cập nhật thông tin cá nhân"</w:t>
                      </w:r>
                    </w:p>
                  </w:txbxContent>
                </v:textbox>
                <w10:wrap type="square"/>
              </v:shape>
            </w:pict>
          </mc:Fallback>
        </mc:AlternateContent>
      </w:r>
    </w:p>
    <w:p w14:paraId="30E1D8C4" w14:textId="77777777" w:rsidR="00E517C6" w:rsidRDefault="00E517C6">
      <w:pPr>
        <w:pStyle w:val="Textbody"/>
        <w:jc w:val="both"/>
      </w:pPr>
    </w:p>
    <w:p w14:paraId="63459D42" w14:textId="77777777" w:rsidR="00E517C6" w:rsidRDefault="00086D60">
      <w:pPr>
        <w:pStyle w:val="Textbody"/>
        <w:jc w:val="both"/>
      </w:pPr>
      <w:r>
        <w:rPr>
          <w:noProof/>
        </w:rPr>
        <w:lastRenderedPageBreak/>
        <mc:AlternateContent>
          <mc:Choice Requires="wps">
            <w:drawing>
              <wp:anchor distT="0" distB="0" distL="114300" distR="114300" simplePos="0" relativeHeight="4" behindDoc="0" locked="0" layoutInCell="1" allowOverlap="1" wp14:anchorId="4B3AC407" wp14:editId="287F276C">
                <wp:simplePos x="0" y="0"/>
                <wp:positionH relativeFrom="column">
                  <wp:align>center</wp:align>
                </wp:positionH>
                <wp:positionV relativeFrom="paragraph">
                  <wp:align>top</wp:align>
                </wp:positionV>
                <wp:extent cx="6119987" cy="3418210"/>
                <wp:effectExtent l="0" t="0" r="0" b="0"/>
                <wp:wrapSquare wrapText="bothSides"/>
                <wp:docPr id="10" name="Frame3"/>
                <wp:cNvGraphicFramePr/>
                <a:graphic xmlns:a="http://schemas.openxmlformats.org/drawingml/2006/main">
                  <a:graphicData uri="http://schemas.microsoft.com/office/word/2010/wordprocessingShape">
                    <wps:wsp>
                      <wps:cNvSpPr txBox="1"/>
                      <wps:spPr>
                        <a:xfrm>
                          <a:off x="0" y="0"/>
                          <a:ext cx="6119987" cy="3418210"/>
                        </a:xfrm>
                        <a:prstGeom prst="rect">
                          <a:avLst/>
                        </a:prstGeom>
                        <a:ln>
                          <a:noFill/>
                          <a:prstDash/>
                        </a:ln>
                      </wps:spPr>
                      <wps:txbx>
                        <w:txbxContent>
                          <w:p w14:paraId="1A929046" w14:textId="77777777" w:rsidR="009866A7" w:rsidRDefault="009866A7">
                            <w:pPr>
                              <w:pStyle w:val="Hnh"/>
                              <w:jc w:val="center"/>
                            </w:pPr>
                            <w:r>
                              <w:rPr>
                                <w:noProof/>
                              </w:rPr>
                              <w:drawing>
                                <wp:inline distT="0" distB="0" distL="0" distR="0" wp14:anchorId="0504B31F" wp14:editId="20586C7A">
                                  <wp:extent cx="6119987" cy="3418210"/>
                                  <wp:effectExtent l="0" t="0" r="0" b="0"/>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19987" cy="3418210"/>
                                          </a:xfrm>
                                          <a:prstGeom prst="rect">
                                            <a:avLst/>
                                          </a:prstGeom>
                                          <a:ln>
                                            <a:noFill/>
                                            <a:prstDash/>
                                          </a:ln>
                                        </pic:spPr>
                                      </pic:pic>
                                    </a:graphicData>
                                  </a:graphic>
                                </wp:inline>
                              </w:drawing>
                            </w:r>
                            <w:r>
                              <w:rPr>
                                <w:vanish/>
                              </w:rPr>
                              <w:br/>
                            </w:r>
                            <w:r>
                              <w:t>Hình 5: Biểu đồ trình tự ca sử dụng "Cập nhật thông tin cá nhân"</w:t>
                            </w:r>
                          </w:p>
                        </w:txbxContent>
                      </wps:txbx>
                      <wps:bodyPr wrap="none" lIns="0" tIns="0" rIns="0" bIns="0" compatLnSpc="0">
                        <a:spAutoFit/>
                      </wps:bodyPr>
                    </wps:wsp>
                  </a:graphicData>
                </a:graphic>
              </wp:anchor>
            </w:drawing>
          </mc:Choice>
          <mc:Fallback>
            <w:pict>
              <v:shape w14:anchorId="4B3AC407" id="Frame3" o:spid="_x0000_s1030" type="#_x0000_t202" style="position:absolute;left:0;text-align:left;margin-left:0;margin-top:0;width:481.9pt;height:269.15pt;z-index: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" filled="f" stroked="f">
                <v:textbox style="mso-fit-shape-to-text:t" inset="0,0,0,0">
                  <w:txbxContent>
                    <w:p w14:paraId="1A929046" w14:textId="77777777" w:rsidR="009866A7" w:rsidRDefault="009866A7">
                      <w:pPr>
                        <w:pStyle w:val="Hnh"/>
                        <w:jc w:val="center"/>
                      </w:pPr>
                      <w:r>
                        <w:rPr>
                          <w:noProof/>
                        </w:rPr>
                        <w:drawing>
                          <wp:inline distT="0" distB="0" distL="0" distR="0" wp14:anchorId="0504B31F" wp14:editId="20586C7A">
                            <wp:extent cx="6119987" cy="3418210"/>
                            <wp:effectExtent l="0" t="0" r="0" b="0"/>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19987" cy="3418210"/>
                                    </a:xfrm>
                                    <a:prstGeom prst="rect">
                                      <a:avLst/>
                                    </a:prstGeom>
                                    <a:ln>
                                      <a:noFill/>
                                      <a:prstDash/>
                                    </a:ln>
                                  </pic:spPr>
                                </pic:pic>
                              </a:graphicData>
                            </a:graphic>
                          </wp:inline>
                        </w:drawing>
                      </w:r>
                      <w:r>
                        <w:rPr>
                          <w:vanish/>
                        </w:rPr>
                        <w:br/>
                      </w:r>
                      <w:r>
                        <w:t>Hình 5: Biểu đồ trình tự ca sử dụng "Cập nhật thông tin cá nhân"</w:t>
                      </w:r>
                    </w:p>
                  </w:txbxContent>
                </v:textbox>
                <w10:wrap type="square"/>
              </v:shape>
            </w:pict>
          </mc:Fallback>
        </mc:AlternateContent>
      </w:r>
    </w:p>
    <w:p w14:paraId="00AEE6D0" w14:textId="77777777" w:rsidR="00E517C6" w:rsidRDefault="00086D60">
      <w:pPr>
        <w:pStyle w:val="Heading2"/>
      </w:pPr>
      <w:r>
        <w:t>Đổi mật khẩu</w:t>
      </w:r>
    </w:p>
    <w:p w14:paraId="50D97A60" w14:textId="77777777" w:rsidR="00E517C6" w:rsidRDefault="00086D60">
      <w:pPr>
        <w:pStyle w:val="Textbody"/>
        <w:jc w:val="both"/>
      </w:pPr>
      <w:r>
        <w:rPr>
          <w:noProof/>
        </w:rPr>
        <mc:AlternateContent>
          <mc:Choice Requires="wps">
            <w:drawing>
              <wp:anchor distT="0" distB="0" distL="114300" distR="114300" simplePos="0" relativeHeight="6" behindDoc="0" locked="0" layoutInCell="1" allowOverlap="1" wp14:anchorId="311833C6" wp14:editId="08870F18">
                <wp:simplePos x="0" y="0"/>
                <wp:positionH relativeFrom="column">
                  <wp:align>center</wp:align>
                </wp:positionH>
                <wp:positionV relativeFrom="paragraph">
                  <wp:align>top</wp:align>
                </wp:positionV>
                <wp:extent cx="6119987" cy="2444008"/>
                <wp:effectExtent l="0" t="0" r="0" b="0"/>
                <wp:wrapSquare wrapText="bothSides"/>
                <wp:docPr id="12" name="Frame4"/>
                <wp:cNvGraphicFramePr/>
                <a:graphic xmlns:a="http://schemas.openxmlformats.org/drawingml/2006/main">
                  <a:graphicData uri="http://schemas.microsoft.com/office/word/2010/wordprocessingShape">
                    <wps:wsp>
                      <wps:cNvSpPr txBox="1"/>
                      <wps:spPr>
                        <a:xfrm>
                          <a:off x="0" y="0"/>
                          <a:ext cx="6119987" cy="2444008"/>
                        </a:xfrm>
                        <a:prstGeom prst="rect">
                          <a:avLst/>
                        </a:prstGeom>
                        <a:ln>
                          <a:noFill/>
                          <a:prstDash/>
                        </a:ln>
                      </wps:spPr>
                      <wps:txbx>
                        <w:txbxContent>
                          <w:p w14:paraId="69270786" w14:textId="77777777" w:rsidR="009866A7" w:rsidRDefault="009866A7">
                            <w:pPr>
                              <w:pStyle w:val="Hnh"/>
                              <w:jc w:val="center"/>
                            </w:pPr>
                            <w:r>
                              <w:rPr>
                                <w:noProof/>
                              </w:rPr>
                              <w:drawing>
                                <wp:inline distT="0" distB="0" distL="0" distR="0" wp14:anchorId="7B465158" wp14:editId="53AB92AE">
                                  <wp:extent cx="6119987" cy="2444008"/>
                                  <wp:effectExtent l="0" t="0" r="0" b="0"/>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987" cy="2444008"/>
                                          </a:xfrm>
                                          <a:prstGeom prst="rect">
                                            <a:avLst/>
                                          </a:prstGeom>
                                          <a:ln>
                                            <a:noFill/>
                                            <a:prstDash/>
                                          </a:ln>
                                        </pic:spPr>
                                      </pic:pic>
                                    </a:graphicData>
                                  </a:graphic>
                                </wp:inline>
                              </w:drawing>
                            </w:r>
                            <w:r>
                              <w:rPr>
                                <w:vanish/>
                              </w:rPr>
                              <w:br/>
                            </w:r>
                            <w:r>
                              <w:t>Hình 6: Biểu đồ lớp tham gia ca sử dụng "Đổi mật khẩu"</w:t>
                            </w:r>
                          </w:p>
                        </w:txbxContent>
                      </wps:txbx>
                      <wps:bodyPr wrap="none" lIns="0" tIns="0" rIns="0" bIns="0" compatLnSpc="0">
                        <a:spAutoFit/>
                      </wps:bodyPr>
                    </wps:wsp>
                  </a:graphicData>
                </a:graphic>
              </wp:anchor>
            </w:drawing>
          </mc:Choice>
          <mc:Fallback>
            <w:pict>
              <v:shape w14:anchorId="311833C6" id="Frame4" o:spid="_x0000_s1031" type="#_x0000_t202" style="position:absolute;left:0;text-align:left;margin-left:0;margin-top:0;width:481.9pt;height:192.45pt;z-index: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" filled="f" stroked="f">
                <v:textbox style="mso-fit-shape-to-text:t" inset="0,0,0,0">
                  <w:txbxContent>
                    <w:p w14:paraId="69270786" w14:textId="77777777" w:rsidR="009866A7" w:rsidRDefault="009866A7">
                      <w:pPr>
                        <w:pStyle w:val="Hnh"/>
                        <w:jc w:val="center"/>
                      </w:pPr>
                      <w:r>
                        <w:rPr>
                          <w:noProof/>
                        </w:rPr>
                        <w:drawing>
                          <wp:inline distT="0" distB="0" distL="0" distR="0" wp14:anchorId="7B465158" wp14:editId="53AB92AE">
                            <wp:extent cx="6119987" cy="2444008"/>
                            <wp:effectExtent l="0" t="0" r="0" b="0"/>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987" cy="2444008"/>
                                    </a:xfrm>
                                    <a:prstGeom prst="rect">
                                      <a:avLst/>
                                    </a:prstGeom>
                                    <a:ln>
                                      <a:noFill/>
                                      <a:prstDash/>
                                    </a:ln>
                                  </pic:spPr>
                                </pic:pic>
                              </a:graphicData>
                            </a:graphic>
                          </wp:inline>
                        </w:drawing>
                      </w:r>
                      <w:r>
                        <w:rPr>
                          <w:vanish/>
                        </w:rPr>
                        <w:br/>
                      </w:r>
                      <w:r>
                        <w:t>Hình 6: Biểu đồ lớp tham gia ca sử dụng "Đổi mật khẩu"</w:t>
                      </w:r>
                    </w:p>
                  </w:txbxContent>
                </v:textbox>
                <w10:wrap type="square"/>
              </v:shape>
            </w:pict>
          </mc:Fallback>
        </mc:AlternateContent>
      </w:r>
    </w:p>
    <w:p w14:paraId="42389349" w14:textId="77777777" w:rsidR="00E517C6" w:rsidRDefault="00086D60">
      <w:pPr>
        <w:pStyle w:val="Textbody"/>
        <w:jc w:val="both"/>
      </w:pPr>
      <w:r>
        <w:rPr>
          <w:noProof/>
        </w:rPr>
        <w:lastRenderedPageBreak/>
        <mc:AlternateContent>
          <mc:Choice Requires="wps">
            <w:drawing>
              <wp:anchor distT="0" distB="0" distL="114300" distR="114300" simplePos="0" relativeHeight="8" behindDoc="0" locked="0" layoutInCell="1" allowOverlap="1" wp14:anchorId="405ACF3B" wp14:editId="76CCD728">
                <wp:simplePos x="0" y="0"/>
                <wp:positionH relativeFrom="column">
                  <wp:align>center</wp:align>
                </wp:positionH>
                <wp:positionV relativeFrom="paragraph">
                  <wp:align>top</wp:align>
                </wp:positionV>
                <wp:extent cx="6119987" cy="3544580"/>
                <wp:effectExtent l="0" t="0" r="0" b="0"/>
                <wp:wrapSquare wrapText="bothSides"/>
                <wp:docPr id="14" name="Frame5"/>
                <wp:cNvGraphicFramePr/>
                <a:graphic xmlns:a="http://schemas.openxmlformats.org/drawingml/2006/main">
                  <a:graphicData uri="http://schemas.microsoft.com/office/word/2010/wordprocessingShape">
                    <wps:wsp>
                      <wps:cNvSpPr txBox="1"/>
                      <wps:spPr>
                        <a:xfrm>
                          <a:off x="0" y="0"/>
                          <a:ext cx="6119987" cy="3544580"/>
                        </a:xfrm>
                        <a:prstGeom prst="rect">
                          <a:avLst/>
                        </a:prstGeom>
                        <a:ln>
                          <a:noFill/>
                          <a:prstDash/>
                        </a:ln>
                      </wps:spPr>
                      <wps:txbx>
                        <w:txbxContent>
                          <w:p w14:paraId="74AA78EC" w14:textId="77777777" w:rsidR="009866A7" w:rsidRDefault="009866A7">
                            <w:pPr>
                              <w:pStyle w:val="Hnh"/>
                              <w:jc w:val="center"/>
                            </w:pPr>
                            <w:r>
                              <w:rPr>
                                <w:noProof/>
                              </w:rPr>
                              <w:drawing>
                                <wp:inline distT="0" distB="0" distL="0" distR="0" wp14:anchorId="782704D5" wp14:editId="0BF1679A">
                                  <wp:extent cx="6119987" cy="3544580"/>
                                  <wp:effectExtent l="0" t="0" r="0" b="0"/>
                                  <wp:docPr id="1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87" cy="3544580"/>
                                          </a:xfrm>
                                          <a:prstGeom prst="rect">
                                            <a:avLst/>
                                          </a:prstGeom>
                                          <a:ln>
                                            <a:noFill/>
                                            <a:prstDash/>
                                          </a:ln>
                                        </pic:spPr>
                                      </pic:pic>
                                    </a:graphicData>
                                  </a:graphic>
                                </wp:inline>
                              </w:drawing>
                            </w:r>
                            <w:r>
                              <w:rPr>
                                <w:vanish/>
                              </w:rPr>
                              <w:br/>
                            </w:r>
                            <w:r>
                              <w:t>Hình 7: Biểu đồ trình tự ca sử dụng "Đổi mật khẩu"</w:t>
                            </w:r>
                          </w:p>
                        </w:txbxContent>
                      </wps:txbx>
                      <wps:bodyPr wrap="none" lIns="0" tIns="0" rIns="0" bIns="0" compatLnSpc="0">
                        <a:spAutoFit/>
                      </wps:bodyPr>
                    </wps:wsp>
                  </a:graphicData>
                </a:graphic>
              </wp:anchor>
            </w:drawing>
          </mc:Choice>
          <mc:Fallback>
            <w:pict>
              <v:shape w14:anchorId="405ACF3B" id="Frame5" o:spid="_x0000_s1032" type="#_x0000_t202" style="position:absolute;left:0;text-align:left;margin-left:0;margin-top:0;width:481.9pt;height:279.1pt;z-index: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" filled="f" stroked="f">
                <v:textbox style="mso-fit-shape-to-text:t" inset="0,0,0,0">
                  <w:txbxContent>
                    <w:p w14:paraId="74AA78EC" w14:textId="77777777" w:rsidR="009866A7" w:rsidRDefault="009866A7">
                      <w:pPr>
                        <w:pStyle w:val="Hnh"/>
                        <w:jc w:val="center"/>
                      </w:pPr>
                      <w:r>
                        <w:rPr>
                          <w:noProof/>
                        </w:rPr>
                        <w:drawing>
                          <wp:inline distT="0" distB="0" distL="0" distR="0" wp14:anchorId="782704D5" wp14:editId="0BF1679A">
                            <wp:extent cx="6119987" cy="3544580"/>
                            <wp:effectExtent l="0" t="0" r="0" b="0"/>
                            <wp:docPr id="1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87" cy="3544580"/>
                                    </a:xfrm>
                                    <a:prstGeom prst="rect">
                                      <a:avLst/>
                                    </a:prstGeom>
                                    <a:ln>
                                      <a:noFill/>
                                      <a:prstDash/>
                                    </a:ln>
                                  </pic:spPr>
                                </pic:pic>
                              </a:graphicData>
                            </a:graphic>
                          </wp:inline>
                        </w:drawing>
                      </w:r>
                      <w:r>
                        <w:rPr>
                          <w:vanish/>
                        </w:rPr>
                        <w:br/>
                      </w:r>
                      <w:r>
                        <w:t>Hình 7: Biểu đồ trình tự ca sử dụng "Đổi mật khẩu"</w:t>
                      </w:r>
                    </w:p>
                  </w:txbxContent>
                </v:textbox>
                <w10:wrap type="square"/>
              </v:shape>
            </w:pict>
          </mc:Fallback>
        </mc:AlternateContent>
      </w:r>
    </w:p>
    <w:p w14:paraId="0F7737BB" w14:textId="77777777" w:rsidR="00E517C6" w:rsidRDefault="00086D60">
      <w:pPr>
        <w:pStyle w:val="Heading2"/>
      </w:pPr>
      <w:r>
        <w:lastRenderedPageBreak/>
        <w:t>Đăng xuất</w:t>
      </w:r>
    </w:p>
    <w:p w14:paraId="6BA1BD19" w14:textId="77777777" w:rsidR="00E517C6" w:rsidRDefault="00086D60">
      <w:pPr>
        <w:pStyle w:val="Heading2"/>
        <w:numPr>
          <w:ilvl w:val="0"/>
          <w:numId w:val="0"/>
        </w:numPr>
        <w:jc w:val="both"/>
      </w:pPr>
      <w:r>
        <w:rPr>
          <w:noProof/>
        </w:rPr>
        <mc:AlternateContent>
          <mc:Choice Requires="wps">
            <w:drawing>
              <wp:anchor distT="0" distB="0" distL="114300" distR="114300" simplePos="0" relativeHeight="10" behindDoc="0" locked="0" layoutInCell="1" allowOverlap="1" wp14:anchorId="2B6719BC" wp14:editId="2D53130C">
                <wp:simplePos x="0" y="0"/>
                <wp:positionH relativeFrom="column">
                  <wp:align>center</wp:align>
                </wp:positionH>
                <wp:positionV relativeFrom="paragraph">
                  <wp:align>top</wp:align>
                </wp:positionV>
                <wp:extent cx="6119987" cy="1405067"/>
                <wp:effectExtent l="0" t="0" r="0" b="0"/>
                <wp:wrapSquare wrapText="bothSides"/>
                <wp:docPr id="16" name="Frame6"/>
                <wp:cNvGraphicFramePr/>
                <a:graphic xmlns:a="http://schemas.openxmlformats.org/drawingml/2006/main">
                  <a:graphicData uri="http://schemas.microsoft.com/office/word/2010/wordprocessingShape">
                    <wps:wsp>
                      <wps:cNvSpPr txBox="1"/>
                      <wps:spPr>
                        <a:xfrm>
                          <a:off x="0" y="0"/>
                          <a:ext cx="6119987" cy="1405067"/>
                        </a:xfrm>
                        <a:prstGeom prst="rect">
                          <a:avLst/>
                        </a:prstGeom>
                        <a:ln>
                          <a:noFill/>
                          <a:prstDash/>
                        </a:ln>
                      </wps:spPr>
                      <wps:txbx>
                        <w:txbxContent>
                          <w:p w14:paraId="24267F5A" w14:textId="77777777" w:rsidR="009866A7" w:rsidRDefault="009866A7">
                            <w:pPr>
                              <w:pStyle w:val="Hnh"/>
                              <w:jc w:val="center"/>
                            </w:pPr>
                            <w:r>
                              <w:rPr>
                                <w:noProof/>
                              </w:rPr>
                              <w:drawing>
                                <wp:inline distT="0" distB="0" distL="0" distR="0" wp14:anchorId="47203B1D" wp14:editId="3A889BE8">
                                  <wp:extent cx="6119987" cy="1405067"/>
                                  <wp:effectExtent l="0" t="0" r="0" b="4633"/>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987" cy="1405067"/>
                                          </a:xfrm>
                                          <a:prstGeom prst="rect">
                                            <a:avLst/>
                                          </a:prstGeom>
                                          <a:ln>
                                            <a:noFill/>
                                            <a:prstDash/>
                                          </a:ln>
                                        </pic:spPr>
                                      </pic:pic>
                                    </a:graphicData>
                                  </a:graphic>
                                </wp:inline>
                              </w:drawing>
                            </w:r>
                            <w:r>
                              <w:rPr>
                                <w:vanish/>
                              </w:rPr>
                              <w:br/>
                            </w:r>
                            <w:r>
                              <w:t>Hình 8: Biểu đồ lớp tham gia ca sử dụng "Đăng xuất"</w:t>
                            </w:r>
                          </w:p>
                        </w:txbxContent>
                      </wps:txbx>
                      <wps:bodyPr wrap="none" lIns="0" tIns="0" rIns="0" bIns="0" compatLnSpc="0">
                        <a:spAutoFit/>
                      </wps:bodyPr>
                    </wps:wsp>
                  </a:graphicData>
                </a:graphic>
              </wp:anchor>
            </w:drawing>
          </mc:Choice>
          <mc:Fallback>
            <w:pict>
              <v:shape w14:anchorId="2B6719BC" id="Frame6" o:spid="_x0000_s1033" type="#_x0000_t202" style="position:absolute;left:0;text-align:left;margin-left:0;margin-top:0;width:481.9pt;height:110.65pt;z-index:1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" filled="f" stroked="f">
                <v:textbox style="mso-fit-shape-to-text:t" inset="0,0,0,0">
                  <w:txbxContent>
                    <w:p w14:paraId="24267F5A" w14:textId="77777777" w:rsidR="009866A7" w:rsidRDefault="009866A7">
                      <w:pPr>
                        <w:pStyle w:val="Hnh"/>
                        <w:jc w:val="center"/>
                      </w:pPr>
                      <w:r>
                        <w:rPr>
                          <w:noProof/>
                        </w:rPr>
                        <w:drawing>
                          <wp:inline distT="0" distB="0" distL="0" distR="0" wp14:anchorId="47203B1D" wp14:editId="3A889BE8">
                            <wp:extent cx="6119987" cy="1405067"/>
                            <wp:effectExtent l="0" t="0" r="0" b="4633"/>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987" cy="1405067"/>
                                    </a:xfrm>
                                    <a:prstGeom prst="rect">
                                      <a:avLst/>
                                    </a:prstGeom>
                                    <a:ln>
                                      <a:noFill/>
                                      <a:prstDash/>
                                    </a:ln>
                                  </pic:spPr>
                                </pic:pic>
                              </a:graphicData>
                            </a:graphic>
                          </wp:inline>
                        </w:drawing>
                      </w:r>
                      <w:r>
                        <w:rPr>
                          <w:vanish/>
                        </w:rPr>
                        <w:br/>
                      </w:r>
                      <w:r>
                        <w:t>Hình 8: Biểu đồ lớp tham gia ca sử dụng "Đăng xuất"</w:t>
                      </w:r>
                    </w:p>
                  </w:txbxContent>
                </v:textbox>
                <w10:wrap type="square"/>
              </v:shape>
            </w:pict>
          </mc:Fallback>
        </mc:AlternateContent>
      </w:r>
    </w:p>
    <w:p w14:paraId="36E062D1" w14:textId="77777777" w:rsidR="00E517C6" w:rsidRDefault="00086D60">
      <w:pPr>
        <w:pStyle w:val="Textbody"/>
        <w:jc w:val="both"/>
      </w:pPr>
      <w:r>
        <w:rPr>
          <w:noProof/>
        </w:rPr>
        <mc:AlternateContent>
          <mc:Choice Requires="wps">
            <w:drawing>
              <wp:anchor distT="0" distB="0" distL="114300" distR="114300" simplePos="0" relativeHeight="12" behindDoc="0" locked="0" layoutInCell="1" allowOverlap="1" wp14:anchorId="670E6D5A" wp14:editId="2F86062A">
                <wp:simplePos x="0" y="0"/>
                <wp:positionH relativeFrom="column">
                  <wp:align>center</wp:align>
                </wp:positionH>
                <wp:positionV relativeFrom="paragraph">
                  <wp:align>top</wp:align>
                </wp:positionV>
                <wp:extent cx="6119987" cy="4242633"/>
                <wp:effectExtent l="0" t="0" r="0" b="0"/>
                <wp:wrapSquare wrapText="bothSides"/>
                <wp:docPr id="18" name="Frame7"/>
                <wp:cNvGraphicFramePr/>
                <a:graphic xmlns:a="http://schemas.openxmlformats.org/drawingml/2006/main">
                  <a:graphicData uri="http://schemas.microsoft.com/office/word/2010/wordprocessingShape">
                    <wps:wsp>
                      <wps:cNvSpPr txBox="1"/>
                      <wps:spPr>
                        <a:xfrm>
                          <a:off x="0" y="0"/>
                          <a:ext cx="6119987" cy="4242633"/>
                        </a:xfrm>
                        <a:prstGeom prst="rect">
                          <a:avLst/>
                        </a:prstGeom>
                        <a:ln>
                          <a:noFill/>
                          <a:prstDash/>
                        </a:ln>
                      </wps:spPr>
                      <wps:txbx>
                        <w:txbxContent>
                          <w:p w14:paraId="6623AB9C" w14:textId="77777777" w:rsidR="009866A7" w:rsidRDefault="009866A7">
                            <w:pPr>
                              <w:pStyle w:val="Hnh"/>
                              <w:jc w:val="center"/>
                            </w:pPr>
                            <w:r>
                              <w:rPr>
                                <w:noProof/>
                              </w:rPr>
                              <w:drawing>
                                <wp:inline distT="0" distB="0" distL="0" distR="0" wp14:anchorId="25D1DAFD" wp14:editId="7ECAEF3A">
                                  <wp:extent cx="6119987" cy="4242633"/>
                                  <wp:effectExtent l="0" t="0" r="0" b="5517"/>
                                  <wp:docPr id="1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987" cy="4242633"/>
                                          </a:xfrm>
                                          <a:prstGeom prst="rect">
                                            <a:avLst/>
                                          </a:prstGeom>
                                          <a:ln>
                                            <a:noFill/>
                                            <a:prstDash/>
                                          </a:ln>
                                        </pic:spPr>
                                      </pic:pic>
                                    </a:graphicData>
                                  </a:graphic>
                                </wp:inline>
                              </w:drawing>
                            </w:r>
                            <w:r>
                              <w:rPr>
                                <w:vanish/>
                              </w:rPr>
                              <w:br/>
                            </w:r>
                            <w:r>
                              <w:t>Hình 9: Biểu đồ trình tự ca sử dụng "Đăng xuất"</w:t>
                            </w:r>
                          </w:p>
                        </w:txbxContent>
                      </wps:txbx>
                      <wps:bodyPr wrap="none" lIns="0" tIns="0" rIns="0" bIns="0" compatLnSpc="0">
                        <a:spAutoFit/>
                      </wps:bodyPr>
                    </wps:wsp>
                  </a:graphicData>
                </a:graphic>
              </wp:anchor>
            </w:drawing>
          </mc:Choice>
          <mc:Fallback>
            <w:pict>
              <v:shape w14:anchorId="670E6D5A" id="Frame7" o:spid="_x0000_s1034" type="#_x0000_t202" style="position:absolute;left:0;text-align:left;margin-left:0;margin-top:0;width:481.9pt;height:334.05pt;z-index:1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" filled="f" stroked="f">
                <v:textbox style="mso-fit-shape-to-text:t" inset="0,0,0,0">
                  <w:txbxContent>
                    <w:p w14:paraId="6623AB9C" w14:textId="77777777" w:rsidR="009866A7" w:rsidRDefault="009866A7">
                      <w:pPr>
                        <w:pStyle w:val="Hnh"/>
                        <w:jc w:val="center"/>
                      </w:pPr>
                      <w:r>
                        <w:rPr>
                          <w:noProof/>
                        </w:rPr>
                        <w:drawing>
                          <wp:inline distT="0" distB="0" distL="0" distR="0" wp14:anchorId="25D1DAFD" wp14:editId="7ECAEF3A">
                            <wp:extent cx="6119987" cy="4242633"/>
                            <wp:effectExtent l="0" t="0" r="0" b="5517"/>
                            <wp:docPr id="1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987" cy="4242633"/>
                                    </a:xfrm>
                                    <a:prstGeom prst="rect">
                                      <a:avLst/>
                                    </a:prstGeom>
                                    <a:ln>
                                      <a:noFill/>
                                      <a:prstDash/>
                                    </a:ln>
                                  </pic:spPr>
                                </pic:pic>
                              </a:graphicData>
                            </a:graphic>
                          </wp:inline>
                        </w:drawing>
                      </w:r>
                      <w:r>
                        <w:rPr>
                          <w:vanish/>
                        </w:rPr>
                        <w:br/>
                      </w:r>
                      <w:r>
                        <w:t>Hình 9: Biểu đồ trình tự ca sử dụng "Đăng xuất"</w:t>
                      </w:r>
                    </w:p>
                  </w:txbxContent>
                </v:textbox>
                <w10:wrap type="square"/>
              </v:shape>
            </w:pict>
          </mc:Fallback>
        </mc:AlternateContent>
      </w:r>
    </w:p>
    <w:p w14:paraId="593BB3C8" w14:textId="77777777" w:rsidR="00E517C6" w:rsidRDefault="00086D60">
      <w:pPr>
        <w:pStyle w:val="Heading2"/>
      </w:pPr>
      <w:r>
        <w:lastRenderedPageBreak/>
        <w:t>Thay đổi yêu cầu cho món ăn</w:t>
      </w:r>
      <w:bookmarkStart w:id="25" w:name="_GoBack"/>
      <w:bookmarkEnd w:id="25"/>
    </w:p>
    <w:p w14:paraId="626CE0E9" w14:textId="77777777" w:rsidR="00E517C6" w:rsidRDefault="00086D60">
      <w:pPr>
        <w:pStyle w:val="Textbody"/>
        <w:jc w:val="both"/>
      </w:pPr>
      <w:r>
        <w:rPr>
          <w:noProof/>
        </w:rPr>
        <mc:AlternateContent>
          <mc:Choice Requires="wps">
            <w:drawing>
              <wp:anchor distT="0" distB="0" distL="114300" distR="114300" simplePos="0" relativeHeight="14" behindDoc="0" locked="0" layoutInCell="1" allowOverlap="1" wp14:anchorId="43A74563" wp14:editId="031DAF6D">
                <wp:simplePos x="0" y="0"/>
                <wp:positionH relativeFrom="column">
                  <wp:align>center</wp:align>
                </wp:positionH>
                <wp:positionV relativeFrom="paragraph">
                  <wp:align>top</wp:align>
                </wp:positionV>
                <wp:extent cx="6119987" cy="2475372"/>
                <wp:effectExtent l="0" t="0" r="0" b="0"/>
                <wp:wrapSquare wrapText="bothSides"/>
                <wp:docPr id="20" name="Frame8"/>
                <wp:cNvGraphicFramePr/>
                <a:graphic xmlns:a="http://schemas.openxmlformats.org/drawingml/2006/main">
                  <a:graphicData uri="http://schemas.microsoft.com/office/word/2010/wordprocessingShape">
                    <wps:wsp>
                      <wps:cNvSpPr txBox="1"/>
                      <wps:spPr>
                        <a:xfrm>
                          <a:off x="0" y="0"/>
                          <a:ext cx="6119987" cy="2475372"/>
                        </a:xfrm>
                        <a:prstGeom prst="rect">
                          <a:avLst/>
                        </a:prstGeom>
                        <a:ln>
                          <a:noFill/>
                          <a:prstDash/>
                        </a:ln>
                      </wps:spPr>
                      <wps:txbx>
                        <w:txbxContent>
                          <w:p w14:paraId="78C0533C" w14:textId="77777777" w:rsidR="009866A7" w:rsidRDefault="009866A7">
                            <w:pPr>
                              <w:pStyle w:val="Hnh"/>
                              <w:jc w:val="center"/>
                            </w:pPr>
                            <w:r>
                              <w:rPr>
                                <w:noProof/>
                              </w:rPr>
                              <w:drawing>
                                <wp:inline distT="0" distB="0" distL="0" distR="0" wp14:anchorId="4A4883AC" wp14:editId="5AF04436">
                                  <wp:extent cx="6119987" cy="2475372"/>
                                  <wp:effectExtent l="0" t="0" r="0" b="1128"/>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87" cy="2475372"/>
                                          </a:xfrm>
                                          <a:prstGeom prst="rect">
                                            <a:avLst/>
                                          </a:prstGeom>
                                          <a:ln>
                                            <a:noFill/>
                                            <a:prstDash/>
                                          </a:ln>
                                        </pic:spPr>
                                      </pic:pic>
                                    </a:graphicData>
                                  </a:graphic>
                                </wp:inline>
                              </w:drawing>
                            </w:r>
                            <w:r>
                              <w:rPr>
                                <w:vanish/>
                              </w:rPr>
                              <w:br/>
                            </w:r>
                            <w:r>
                              <w:t>Hình 10: Biểu đồ lớp tham gia ca sử dụng "Thay đổi yêu cầu cho món ăn"</w:t>
                            </w:r>
                          </w:p>
                        </w:txbxContent>
                      </wps:txbx>
                      <wps:bodyPr wrap="none" lIns="0" tIns="0" rIns="0" bIns="0" compatLnSpc="0">
                        <a:spAutoFit/>
                      </wps:bodyPr>
                    </wps:wsp>
                  </a:graphicData>
                </a:graphic>
              </wp:anchor>
            </w:drawing>
          </mc:Choice>
          <mc:Fallback>
            <w:pict>
              <v:shape w14:anchorId="43A74563" id="Frame8" o:spid="_x0000_s1035" type="#_x0000_t202" style="position:absolute;left:0;text-align:left;margin-left:0;margin-top:0;width:481.9pt;height:194.9pt;z-index:1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" filled="f" stroked="f">
                <v:textbox style="mso-fit-shape-to-text:t" inset="0,0,0,0">
                  <w:txbxContent>
                    <w:p w14:paraId="78C0533C" w14:textId="77777777" w:rsidR="009866A7" w:rsidRDefault="009866A7">
                      <w:pPr>
                        <w:pStyle w:val="Hnh"/>
                        <w:jc w:val="center"/>
                      </w:pPr>
                      <w:r>
                        <w:rPr>
                          <w:noProof/>
                        </w:rPr>
                        <w:drawing>
                          <wp:inline distT="0" distB="0" distL="0" distR="0" wp14:anchorId="4A4883AC" wp14:editId="5AF04436">
                            <wp:extent cx="6119987" cy="2475372"/>
                            <wp:effectExtent l="0" t="0" r="0" b="1128"/>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87" cy="2475372"/>
                                    </a:xfrm>
                                    <a:prstGeom prst="rect">
                                      <a:avLst/>
                                    </a:prstGeom>
                                    <a:ln>
                                      <a:noFill/>
                                      <a:prstDash/>
                                    </a:ln>
                                  </pic:spPr>
                                </pic:pic>
                              </a:graphicData>
                            </a:graphic>
                          </wp:inline>
                        </w:drawing>
                      </w:r>
                      <w:r>
                        <w:rPr>
                          <w:vanish/>
                        </w:rPr>
                        <w:br/>
                      </w:r>
                      <w:r>
                        <w:t>Hình 10: Biểu đồ lớp tham gia ca sử dụng "Thay đổi yêu cầu cho món ăn"</w:t>
                      </w:r>
                    </w:p>
                  </w:txbxContent>
                </v:textbox>
                <w10:wrap type="square"/>
              </v:shape>
            </w:pict>
          </mc:Fallback>
        </mc:AlternateContent>
      </w:r>
    </w:p>
    <w:p w14:paraId="05FD4202" w14:textId="77777777" w:rsidR="00E517C6" w:rsidRDefault="00086D60">
      <w:pPr>
        <w:pStyle w:val="Textbody"/>
        <w:jc w:val="both"/>
      </w:pPr>
      <w:r>
        <w:rPr>
          <w:noProof/>
        </w:rPr>
        <mc:AlternateContent>
          <mc:Choice Requires="wps">
            <w:drawing>
              <wp:anchor distT="0" distB="0" distL="114300" distR="114300" simplePos="0" relativeHeight="16" behindDoc="0" locked="0" layoutInCell="1" allowOverlap="1" wp14:anchorId="24DF8E83" wp14:editId="2F6B0DFC">
                <wp:simplePos x="0" y="0"/>
                <wp:positionH relativeFrom="column">
                  <wp:align>center</wp:align>
                </wp:positionH>
                <wp:positionV relativeFrom="paragraph">
                  <wp:align>top</wp:align>
                </wp:positionV>
                <wp:extent cx="6119987" cy="2770540"/>
                <wp:effectExtent l="0" t="0" r="0" b="0"/>
                <wp:wrapSquare wrapText="bothSides"/>
                <wp:docPr id="22" name="Frame9"/>
                <wp:cNvGraphicFramePr/>
                <a:graphic xmlns:a="http://schemas.openxmlformats.org/drawingml/2006/main">
                  <a:graphicData uri="http://schemas.microsoft.com/office/word/2010/wordprocessingShape">
                    <wps:wsp>
                      <wps:cNvSpPr txBox="1"/>
                      <wps:spPr>
                        <a:xfrm>
                          <a:off x="0" y="0"/>
                          <a:ext cx="6119987" cy="2770540"/>
                        </a:xfrm>
                        <a:prstGeom prst="rect">
                          <a:avLst/>
                        </a:prstGeom>
                        <a:ln>
                          <a:noFill/>
                          <a:prstDash/>
                        </a:ln>
                      </wps:spPr>
                      <wps:txbx>
                        <w:txbxContent>
                          <w:p w14:paraId="6EB5D1E8" w14:textId="77777777" w:rsidR="009866A7" w:rsidRDefault="009866A7">
                            <w:pPr>
                              <w:pStyle w:val="Hnh"/>
                              <w:jc w:val="center"/>
                            </w:pPr>
                            <w:r>
                              <w:rPr>
                                <w:noProof/>
                              </w:rPr>
                              <w:drawing>
                                <wp:inline distT="0" distB="0" distL="0" distR="0" wp14:anchorId="4E75A694" wp14:editId="1284693D">
                                  <wp:extent cx="6119987" cy="2770540"/>
                                  <wp:effectExtent l="0" t="0" r="0" b="0"/>
                                  <wp:docPr id="2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19987" cy="2770540"/>
                                          </a:xfrm>
                                          <a:prstGeom prst="rect">
                                            <a:avLst/>
                                          </a:prstGeom>
                                          <a:ln>
                                            <a:noFill/>
                                            <a:prstDash/>
                                          </a:ln>
                                        </pic:spPr>
                                      </pic:pic>
                                    </a:graphicData>
                                  </a:graphic>
                                </wp:inline>
                              </w:drawing>
                            </w:r>
                            <w:r>
                              <w:rPr>
                                <w:vanish/>
                              </w:rPr>
                              <w:br/>
                            </w:r>
                            <w:r>
                              <w:t>Hình 11: Biểu đồ trình tự ca sử dụng "Thay đổi yêu cầu cho món ăn"</w:t>
                            </w:r>
                          </w:p>
                        </w:txbxContent>
                      </wps:txbx>
                      <wps:bodyPr wrap="none" lIns="0" tIns="0" rIns="0" bIns="0" compatLnSpc="0">
                        <a:spAutoFit/>
                      </wps:bodyPr>
                    </wps:wsp>
                  </a:graphicData>
                </a:graphic>
              </wp:anchor>
            </w:drawing>
          </mc:Choice>
          <mc:Fallback>
            <w:pict>
              <v:shape w14:anchorId="24DF8E83" id="Frame9" o:spid="_x0000_s1036" type="#_x0000_t202" style="position:absolute;left:0;text-align:left;margin-left:0;margin-top:0;width:481.9pt;height:218.15pt;z-index: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" filled="f" stroked="f">
                <v:textbox style="mso-fit-shape-to-text:t" inset="0,0,0,0">
                  <w:txbxContent>
                    <w:p w14:paraId="6EB5D1E8" w14:textId="77777777" w:rsidR="009866A7" w:rsidRDefault="009866A7">
                      <w:pPr>
                        <w:pStyle w:val="Hnh"/>
                        <w:jc w:val="center"/>
                      </w:pPr>
                      <w:r>
                        <w:rPr>
                          <w:noProof/>
                        </w:rPr>
                        <w:drawing>
                          <wp:inline distT="0" distB="0" distL="0" distR="0" wp14:anchorId="4E75A694" wp14:editId="1284693D">
                            <wp:extent cx="6119987" cy="2770540"/>
                            <wp:effectExtent l="0" t="0" r="0" b="0"/>
                            <wp:docPr id="2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19987" cy="2770540"/>
                                    </a:xfrm>
                                    <a:prstGeom prst="rect">
                                      <a:avLst/>
                                    </a:prstGeom>
                                    <a:ln>
                                      <a:noFill/>
                                      <a:prstDash/>
                                    </a:ln>
                                  </pic:spPr>
                                </pic:pic>
                              </a:graphicData>
                            </a:graphic>
                          </wp:inline>
                        </w:drawing>
                      </w:r>
                      <w:r>
                        <w:rPr>
                          <w:vanish/>
                        </w:rPr>
                        <w:br/>
                      </w:r>
                      <w:r>
                        <w:t>Hình 11: Biểu đồ trình tự ca sử dụng "Thay đổi yêu cầu cho món ăn"</w:t>
                      </w:r>
                    </w:p>
                  </w:txbxContent>
                </v:textbox>
                <w10:wrap type="square"/>
              </v:shape>
            </w:pict>
          </mc:Fallback>
        </mc:AlternateContent>
      </w:r>
    </w:p>
    <w:p w14:paraId="5FDA07C3" w14:textId="77777777" w:rsidR="00E517C6" w:rsidRDefault="00086D60">
      <w:pPr>
        <w:pStyle w:val="Heading2"/>
      </w:pPr>
      <w:r>
        <w:t>Loại món ăn khỏi giỏ hàng</w:t>
      </w:r>
    </w:p>
    <w:p w14:paraId="4A68B727" w14:textId="77777777" w:rsidR="00E517C6" w:rsidRDefault="00086D60">
      <w:pPr>
        <w:pStyle w:val="Textbody"/>
        <w:jc w:val="both"/>
      </w:pPr>
      <w:r>
        <w:rPr>
          <w:noProof/>
        </w:rPr>
        <mc:AlternateContent>
          <mc:Choice Requires="wps">
            <w:drawing>
              <wp:anchor distT="0" distB="0" distL="114300" distR="114300" simplePos="0" relativeHeight="18" behindDoc="0" locked="0" layoutInCell="1" allowOverlap="1" wp14:anchorId="39045796" wp14:editId="76A0E391">
                <wp:simplePos x="0" y="0"/>
                <wp:positionH relativeFrom="column">
                  <wp:align>center</wp:align>
                </wp:positionH>
                <wp:positionV relativeFrom="paragraph">
                  <wp:align>top</wp:align>
                </wp:positionV>
                <wp:extent cx="6119987" cy="1482150"/>
                <wp:effectExtent l="0" t="0" r="0" b="0"/>
                <wp:wrapSquare wrapText="bothSides"/>
                <wp:docPr id="24" name="Frame10"/>
                <wp:cNvGraphicFramePr/>
                <a:graphic xmlns:a="http://schemas.openxmlformats.org/drawingml/2006/main">
                  <a:graphicData uri="http://schemas.microsoft.com/office/word/2010/wordprocessingShape">
                    <wps:wsp>
                      <wps:cNvSpPr txBox="1"/>
                      <wps:spPr>
                        <a:xfrm>
                          <a:off x="0" y="0"/>
                          <a:ext cx="6119987" cy="1482150"/>
                        </a:xfrm>
                        <a:prstGeom prst="rect">
                          <a:avLst/>
                        </a:prstGeom>
                        <a:ln>
                          <a:noFill/>
                          <a:prstDash/>
                        </a:ln>
                      </wps:spPr>
                      <wps:txbx>
                        <w:txbxContent>
                          <w:p w14:paraId="24BD4BFA" w14:textId="77777777" w:rsidR="009866A7" w:rsidRDefault="009866A7">
                            <w:pPr>
                              <w:pStyle w:val="Hnh"/>
                              <w:jc w:val="center"/>
                            </w:pPr>
                            <w:r>
                              <w:rPr>
                                <w:noProof/>
                              </w:rPr>
                              <w:drawing>
                                <wp:inline distT="0" distB="0" distL="0" distR="0" wp14:anchorId="7CC60B18" wp14:editId="54A491ED">
                                  <wp:extent cx="6119987" cy="1482150"/>
                                  <wp:effectExtent l="0" t="0" r="0" b="3750"/>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19987" cy="1482150"/>
                                          </a:xfrm>
                                          <a:prstGeom prst="rect">
                                            <a:avLst/>
                                          </a:prstGeom>
                                          <a:ln>
                                            <a:noFill/>
                                            <a:prstDash/>
                                          </a:ln>
                                        </pic:spPr>
                                      </pic:pic>
                                    </a:graphicData>
                                  </a:graphic>
                                </wp:inline>
                              </w:drawing>
                            </w:r>
                            <w:r>
                              <w:rPr>
                                <w:vanish/>
                              </w:rPr>
                              <w:br/>
                            </w:r>
                            <w:r>
                              <w:t>Hình 12: Biểu đồ lớp tham gia ca sử dụng "Loại món ăn khỏi giỏ hàng"</w:t>
                            </w:r>
                          </w:p>
                        </w:txbxContent>
                      </wps:txbx>
                      <wps:bodyPr wrap="none" lIns="0" tIns="0" rIns="0" bIns="0" compatLnSpc="0">
                        <a:spAutoFit/>
                      </wps:bodyPr>
                    </wps:wsp>
                  </a:graphicData>
                </a:graphic>
              </wp:anchor>
            </w:drawing>
          </mc:Choice>
          <mc:Fallback>
            <w:pict>
              <v:shape w14:anchorId="39045796" id="Frame10" o:spid="_x0000_s1037" type="#_x0000_t202" style="position:absolute;left:0;text-align:left;margin-left:0;margin-top:0;width:481.9pt;height:116.7pt;z-index:1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" filled="f" stroked="f">
                <v:textbox style="mso-fit-shape-to-text:t" inset="0,0,0,0">
                  <w:txbxContent>
                    <w:p w14:paraId="24BD4BFA" w14:textId="77777777" w:rsidR="009866A7" w:rsidRDefault="009866A7">
                      <w:pPr>
                        <w:pStyle w:val="Hnh"/>
                        <w:jc w:val="center"/>
                      </w:pPr>
                      <w:r>
                        <w:rPr>
                          <w:noProof/>
                        </w:rPr>
                        <w:drawing>
                          <wp:inline distT="0" distB="0" distL="0" distR="0" wp14:anchorId="7CC60B18" wp14:editId="54A491ED">
                            <wp:extent cx="6119987" cy="1482150"/>
                            <wp:effectExtent l="0" t="0" r="0" b="3750"/>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19987" cy="1482150"/>
                                    </a:xfrm>
                                    <a:prstGeom prst="rect">
                                      <a:avLst/>
                                    </a:prstGeom>
                                    <a:ln>
                                      <a:noFill/>
                                      <a:prstDash/>
                                    </a:ln>
                                  </pic:spPr>
                                </pic:pic>
                              </a:graphicData>
                            </a:graphic>
                          </wp:inline>
                        </w:drawing>
                      </w:r>
                      <w:r>
                        <w:rPr>
                          <w:vanish/>
                        </w:rPr>
                        <w:br/>
                      </w:r>
                      <w:r>
                        <w:t>Hình 12: Biểu đồ lớp tham gia ca sử dụng "Loại món ăn khỏi giỏ hàng"</w:t>
                      </w:r>
                    </w:p>
                  </w:txbxContent>
                </v:textbox>
                <w10:wrap type="square"/>
              </v:shape>
            </w:pict>
          </mc:Fallback>
        </mc:AlternateContent>
      </w:r>
    </w:p>
    <w:p w14:paraId="2E4741EA" w14:textId="77777777" w:rsidR="00E517C6" w:rsidRDefault="00086D60">
      <w:pPr>
        <w:pStyle w:val="Textbody"/>
        <w:jc w:val="both"/>
      </w:pPr>
      <w:r>
        <w:rPr>
          <w:noProof/>
        </w:rPr>
        <w:lastRenderedPageBreak/>
        <mc:AlternateContent>
          <mc:Choice Requires="wps">
            <w:drawing>
              <wp:anchor distT="0" distB="0" distL="114300" distR="114300" simplePos="0" relativeHeight="20" behindDoc="0" locked="0" layoutInCell="1" allowOverlap="1" wp14:anchorId="154715DC" wp14:editId="631E46DA">
                <wp:simplePos x="0" y="0"/>
                <wp:positionH relativeFrom="column">
                  <wp:align>center</wp:align>
                </wp:positionH>
                <wp:positionV relativeFrom="paragraph">
                  <wp:align>top</wp:align>
                </wp:positionV>
                <wp:extent cx="6119987" cy="3544580"/>
                <wp:effectExtent l="0" t="0" r="0" b="0"/>
                <wp:wrapSquare wrapText="bothSides"/>
                <wp:docPr id="26" name="Frame11"/>
                <wp:cNvGraphicFramePr/>
                <a:graphic xmlns:a="http://schemas.openxmlformats.org/drawingml/2006/main">
                  <a:graphicData uri="http://schemas.microsoft.com/office/word/2010/wordprocessingShape">
                    <wps:wsp>
                      <wps:cNvSpPr txBox="1"/>
                      <wps:spPr>
                        <a:xfrm>
                          <a:off x="0" y="0"/>
                          <a:ext cx="6119987" cy="3544580"/>
                        </a:xfrm>
                        <a:prstGeom prst="rect">
                          <a:avLst/>
                        </a:prstGeom>
                        <a:ln>
                          <a:noFill/>
                          <a:prstDash/>
                        </a:ln>
                      </wps:spPr>
                      <wps:txbx>
                        <w:txbxContent>
                          <w:p w14:paraId="00AB4AD3" w14:textId="77777777" w:rsidR="009866A7" w:rsidRDefault="009866A7">
                            <w:pPr>
                              <w:pStyle w:val="Hnh"/>
                              <w:jc w:val="center"/>
                            </w:pPr>
                            <w:r>
                              <w:rPr>
                                <w:noProof/>
                              </w:rPr>
                              <w:drawing>
                                <wp:inline distT="0" distB="0" distL="0" distR="0" wp14:anchorId="487F14D4" wp14:editId="4E4ED9CA">
                                  <wp:extent cx="6119987" cy="3544580"/>
                                  <wp:effectExtent l="0" t="0" r="0" b="0"/>
                                  <wp:docPr id="2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87" cy="3544580"/>
                                          </a:xfrm>
                                          <a:prstGeom prst="rect">
                                            <a:avLst/>
                                          </a:prstGeom>
                                          <a:ln>
                                            <a:noFill/>
                                            <a:prstDash/>
                                          </a:ln>
                                        </pic:spPr>
                                      </pic:pic>
                                    </a:graphicData>
                                  </a:graphic>
                                </wp:inline>
                              </w:drawing>
                            </w:r>
                            <w:r>
                              <w:rPr>
                                <w:vanish/>
                              </w:rPr>
                              <w:br/>
                            </w:r>
                            <w:r>
                              <w:t>Hình 13: Biểu đồ trình tự ca sử dụng "Loại món ăn khỏi giỏ hàng"</w:t>
                            </w:r>
                          </w:p>
                        </w:txbxContent>
                      </wps:txbx>
                      <wps:bodyPr wrap="none" lIns="0" tIns="0" rIns="0" bIns="0" compatLnSpc="0">
                        <a:spAutoFit/>
                      </wps:bodyPr>
                    </wps:wsp>
                  </a:graphicData>
                </a:graphic>
              </wp:anchor>
            </w:drawing>
          </mc:Choice>
          <mc:Fallback>
            <w:pict>
              <v:shape w14:anchorId="154715DC" id="Frame11" o:spid="_x0000_s1038" type="#_x0000_t202" style="position:absolute;left:0;text-align:left;margin-left:0;margin-top:0;width:481.9pt;height:279.1pt;z-index:2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" filled="f" stroked="f">
                <v:textbox style="mso-fit-shape-to-text:t" inset="0,0,0,0">
                  <w:txbxContent>
                    <w:p w14:paraId="00AB4AD3" w14:textId="77777777" w:rsidR="009866A7" w:rsidRDefault="009866A7">
                      <w:pPr>
                        <w:pStyle w:val="Hnh"/>
                        <w:jc w:val="center"/>
                      </w:pPr>
                      <w:r>
                        <w:rPr>
                          <w:noProof/>
                        </w:rPr>
                        <w:drawing>
                          <wp:inline distT="0" distB="0" distL="0" distR="0" wp14:anchorId="487F14D4" wp14:editId="4E4ED9CA">
                            <wp:extent cx="6119987" cy="3544580"/>
                            <wp:effectExtent l="0" t="0" r="0" b="0"/>
                            <wp:docPr id="2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87" cy="3544580"/>
                                    </a:xfrm>
                                    <a:prstGeom prst="rect">
                                      <a:avLst/>
                                    </a:prstGeom>
                                    <a:ln>
                                      <a:noFill/>
                                      <a:prstDash/>
                                    </a:ln>
                                  </pic:spPr>
                                </pic:pic>
                              </a:graphicData>
                            </a:graphic>
                          </wp:inline>
                        </w:drawing>
                      </w:r>
                      <w:r>
                        <w:rPr>
                          <w:vanish/>
                        </w:rPr>
                        <w:br/>
                      </w:r>
                      <w:r>
                        <w:t>Hình 13: Biểu đồ trình tự ca sử dụng "Loại món ăn khỏi giỏ hàng"</w:t>
                      </w:r>
                    </w:p>
                  </w:txbxContent>
                </v:textbox>
                <w10:wrap type="square"/>
              </v:shape>
            </w:pict>
          </mc:Fallback>
        </mc:AlternateContent>
      </w:r>
    </w:p>
    <w:p w14:paraId="7EB87350" w14:textId="77777777" w:rsidR="00E517C6" w:rsidRDefault="00086D60">
      <w:pPr>
        <w:pStyle w:val="Heading2"/>
      </w:pPr>
      <w:r>
        <w:t>Đặt hàng</w:t>
      </w:r>
    </w:p>
    <w:p w14:paraId="052CC4F1" w14:textId="77777777" w:rsidR="00E517C6" w:rsidRDefault="00086D60">
      <w:pPr>
        <w:pStyle w:val="Textbody"/>
        <w:jc w:val="both"/>
      </w:pPr>
      <w:r>
        <w:rPr>
          <w:noProof/>
        </w:rPr>
        <mc:AlternateContent>
          <mc:Choice Requires="wps">
            <w:drawing>
              <wp:anchor distT="0" distB="0" distL="114300" distR="114300" simplePos="0" relativeHeight="22" behindDoc="0" locked="0" layoutInCell="1" allowOverlap="1" wp14:anchorId="1B91004D" wp14:editId="24C53B0D">
                <wp:simplePos x="0" y="0"/>
                <wp:positionH relativeFrom="column">
                  <wp:align>center</wp:align>
                </wp:positionH>
                <wp:positionV relativeFrom="paragraph">
                  <wp:align>top</wp:align>
                </wp:positionV>
                <wp:extent cx="6119987" cy="2659349"/>
                <wp:effectExtent l="0" t="0" r="0" b="0"/>
                <wp:wrapSquare wrapText="bothSides"/>
                <wp:docPr id="28" name="Frame12"/>
                <wp:cNvGraphicFramePr/>
                <a:graphic xmlns:a="http://schemas.openxmlformats.org/drawingml/2006/main">
                  <a:graphicData uri="http://schemas.microsoft.com/office/word/2010/wordprocessingShape">
                    <wps:wsp>
                      <wps:cNvSpPr txBox="1"/>
                      <wps:spPr>
                        <a:xfrm>
                          <a:off x="0" y="0"/>
                          <a:ext cx="6119987" cy="2659349"/>
                        </a:xfrm>
                        <a:prstGeom prst="rect">
                          <a:avLst/>
                        </a:prstGeom>
                        <a:ln>
                          <a:noFill/>
                          <a:prstDash/>
                        </a:ln>
                      </wps:spPr>
                      <wps:txbx>
                        <w:txbxContent>
                          <w:p w14:paraId="3DF5A480" w14:textId="77777777" w:rsidR="009866A7" w:rsidRDefault="009866A7">
                            <w:pPr>
                              <w:pStyle w:val="Hnh"/>
                              <w:jc w:val="center"/>
                            </w:pPr>
                            <w:r>
                              <w:rPr>
                                <w:noProof/>
                              </w:rPr>
                              <w:drawing>
                                <wp:inline distT="0" distB="0" distL="0" distR="0" wp14:anchorId="4205ECE1" wp14:editId="785D4D0D">
                                  <wp:extent cx="6119987" cy="2287463"/>
                                  <wp:effectExtent l="0" t="0" r="0" b="0"/>
                                  <wp:docPr id="2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19987" cy="2287463"/>
                                          </a:xfrm>
                                          <a:prstGeom prst="rect">
                                            <a:avLst/>
                                          </a:prstGeom>
                                        </pic:spPr>
                                      </pic:pic>
                                    </a:graphicData>
                                  </a:graphic>
                                </wp:inline>
                              </w:drawing>
                            </w:r>
                            <w:r>
                              <w:t>Hình 14: Biểu đồ lớp tham gia ca sử dụng "Đặt hàng"</w:t>
                            </w:r>
                          </w:p>
                        </w:txbxContent>
                      </wps:txbx>
                      <wps:bodyPr wrap="none" lIns="0" tIns="0" rIns="0" bIns="0" compatLnSpc="0">
                        <a:spAutoFit/>
                      </wps:bodyPr>
                    </wps:wsp>
                  </a:graphicData>
                </a:graphic>
              </wp:anchor>
            </w:drawing>
          </mc:Choice>
          <mc:Fallback>
            <w:pict>
              <v:shape w14:anchorId="1B91004D" id="Frame12" o:spid="_x0000_s1039" type="#_x0000_t202" style="position:absolute;left:0;text-align:left;margin-left:0;margin-top:0;width:481.9pt;height:209.4pt;z-index:2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" filled="f" stroked="f">
                <v:textbox style="mso-fit-shape-to-text:t" inset="0,0,0,0">
                  <w:txbxContent>
                    <w:p w14:paraId="3DF5A480" w14:textId="77777777" w:rsidR="009866A7" w:rsidRDefault="009866A7">
                      <w:pPr>
                        <w:pStyle w:val="Hnh"/>
                        <w:jc w:val="center"/>
                      </w:pPr>
                      <w:r>
                        <w:rPr>
                          <w:noProof/>
                        </w:rPr>
                        <w:drawing>
                          <wp:inline distT="0" distB="0" distL="0" distR="0" wp14:anchorId="4205ECE1" wp14:editId="785D4D0D">
                            <wp:extent cx="6119987" cy="2287463"/>
                            <wp:effectExtent l="0" t="0" r="0" b="0"/>
                            <wp:docPr id="2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19987" cy="2287463"/>
                                    </a:xfrm>
                                    <a:prstGeom prst="rect">
                                      <a:avLst/>
                                    </a:prstGeom>
                                  </pic:spPr>
                                </pic:pic>
                              </a:graphicData>
                            </a:graphic>
                          </wp:inline>
                        </w:drawing>
                      </w:r>
                      <w:r>
                        <w:t>Hình 14: Biểu đồ lớp tham gia ca sử dụng "Đặt hàng"</w:t>
                      </w:r>
                    </w:p>
                  </w:txbxContent>
                </v:textbox>
                <w10:wrap type="square"/>
              </v:shape>
            </w:pict>
          </mc:Fallback>
        </mc:AlternateContent>
      </w:r>
    </w:p>
    <w:p w14:paraId="218C1537" w14:textId="77777777" w:rsidR="00E517C6" w:rsidRDefault="00086D60">
      <w:pPr>
        <w:pStyle w:val="Textbody"/>
        <w:jc w:val="both"/>
      </w:pPr>
      <w:r>
        <w:rPr>
          <w:noProof/>
        </w:rPr>
        <w:lastRenderedPageBreak/>
        <mc:AlternateContent>
          <mc:Choice Requires="wps">
            <w:drawing>
              <wp:anchor distT="0" distB="0" distL="114300" distR="114300" simplePos="0" relativeHeight="23" behindDoc="0" locked="0" layoutInCell="1" allowOverlap="1" wp14:anchorId="3D773A97" wp14:editId="220F76AB">
                <wp:simplePos x="0" y="0"/>
                <wp:positionH relativeFrom="column">
                  <wp:align>center</wp:align>
                </wp:positionH>
                <wp:positionV relativeFrom="paragraph">
                  <wp:align>top</wp:align>
                </wp:positionV>
                <wp:extent cx="6119987" cy="2938332"/>
                <wp:effectExtent l="0" t="0" r="0" b="0"/>
                <wp:wrapSquare wrapText="bothSides"/>
                <wp:docPr id="30" name="Frame13"/>
                <wp:cNvGraphicFramePr/>
                <a:graphic xmlns:a="http://schemas.openxmlformats.org/drawingml/2006/main">
                  <a:graphicData uri="http://schemas.microsoft.com/office/word/2010/wordprocessingShape">
                    <wps:wsp>
                      <wps:cNvSpPr txBox="1"/>
                      <wps:spPr>
                        <a:xfrm>
                          <a:off x="0" y="0"/>
                          <a:ext cx="6119987" cy="2938332"/>
                        </a:xfrm>
                        <a:prstGeom prst="rect">
                          <a:avLst/>
                        </a:prstGeom>
                        <a:ln>
                          <a:noFill/>
                          <a:prstDash/>
                        </a:ln>
                      </wps:spPr>
                      <wps:txbx>
                        <w:txbxContent>
                          <w:p w14:paraId="1442F73E" w14:textId="77777777" w:rsidR="009866A7" w:rsidRDefault="009866A7">
                            <w:pPr>
                              <w:pStyle w:val="Hnh"/>
                              <w:jc w:val="center"/>
                            </w:pPr>
                            <w:r>
                              <w:rPr>
                                <w:noProof/>
                              </w:rPr>
                              <w:drawing>
                                <wp:inline distT="0" distB="0" distL="0" distR="0" wp14:anchorId="2E61D958" wp14:editId="7ADBD4EA">
                                  <wp:extent cx="6119987" cy="2904500"/>
                                  <wp:effectExtent l="0" t="0" r="0" b="0"/>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19987" cy="2904500"/>
                                          </a:xfrm>
                                          <a:prstGeom prst="rect">
                                            <a:avLst/>
                                          </a:prstGeom>
                                        </pic:spPr>
                                      </pic:pic>
                                    </a:graphicData>
                                  </a:graphic>
                                </wp:inline>
                              </w:drawing>
                            </w:r>
                            <w:r>
                              <w:rPr>
                                <w:vanish/>
                              </w:rPr>
                              <w:br/>
                            </w:r>
                            <w:r>
                              <w:t>Hình 15: Biểu đồ trình tự ca sử dụng "Đặt hàng"</w:t>
                            </w:r>
                          </w:p>
                        </w:txbxContent>
                      </wps:txbx>
                      <wps:bodyPr wrap="none" lIns="0" tIns="0" rIns="0" bIns="0" compatLnSpc="0">
                        <a:spAutoFit/>
                      </wps:bodyPr>
                    </wps:wsp>
                  </a:graphicData>
                </a:graphic>
              </wp:anchor>
            </w:drawing>
          </mc:Choice>
          <mc:Fallback>
            <w:pict>
              <v:shape w14:anchorId="3D773A97" id="Frame13" o:spid="_x0000_s1040" type="#_x0000_t202" style="position:absolute;left:0;text-align:left;margin-left:0;margin-top:0;width:481.9pt;height:231.35pt;z-index:2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" filled="f" stroked="f">
                <v:textbox style="mso-fit-shape-to-text:t" inset="0,0,0,0">
                  <w:txbxContent>
                    <w:p w14:paraId="1442F73E" w14:textId="77777777" w:rsidR="009866A7" w:rsidRDefault="009866A7">
                      <w:pPr>
                        <w:pStyle w:val="Hnh"/>
                        <w:jc w:val="center"/>
                      </w:pPr>
                      <w:r>
                        <w:rPr>
                          <w:noProof/>
                        </w:rPr>
                        <w:drawing>
                          <wp:inline distT="0" distB="0" distL="0" distR="0" wp14:anchorId="2E61D958" wp14:editId="7ADBD4EA">
                            <wp:extent cx="6119987" cy="2904500"/>
                            <wp:effectExtent l="0" t="0" r="0" b="0"/>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19987" cy="2904500"/>
                                    </a:xfrm>
                                    <a:prstGeom prst="rect">
                                      <a:avLst/>
                                    </a:prstGeom>
                                  </pic:spPr>
                                </pic:pic>
                              </a:graphicData>
                            </a:graphic>
                          </wp:inline>
                        </w:drawing>
                      </w:r>
                      <w:r>
                        <w:rPr>
                          <w:vanish/>
                        </w:rPr>
                        <w:br/>
                      </w:r>
                      <w:r>
                        <w:t>Hình 15: Biểu đồ trình tự ca sử dụng "Đặt hàng"</w:t>
                      </w:r>
                    </w:p>
                  </w:txbxContent>
                </v:textbox>
                <w10:wrap type="square"/>
              </v:shape>
            </w:pict>
          </mc:Fallback>
        </mc:AlternateContent>
      </w:r>
    </w:p>
    <w:p w14:paraId="16169349" w14:textId="77777777" w:rsidR="00E517C6" w:rsidRDefault="00086D60">
      <w:pPr>
        <w:pStyle w:val="Heading2"/>
      </w:pPr>
      <w:commentRangeStart w:id="26"/>
      <w:r>
        <w:t>Xem thực đơn</w:t>
      </w:r>
      <w:commentRangeEnd w:id="26"/>
      <w:r w:rsidR="0094607E">
        <w:rPr>
          <w:rStyle w:val="CommentReference"/>
          <w:rFonts w:eastAsia="Noto Sans CJK SC Regular" w:cs="Mangal"/>
          <w:b w:val="0"/>
          <w:bCs w:val="0"/>
          <w:i w:val="0"/>
        </w:rPr>
        <w:commentReference w:id="26"/>
      </w:r>
    </w:p>
    <w:p w14:paraId="7B1D02C0" w14:textId="77777777" w:rsidR="00E517C6" w:rsidRDefault="00086D60">
      <w:pPr>
        <w:pStyle w:val="Textbody"/>
        <w:jc w:val="both"/>
      </w:pPr>
      <w:r>
        <w:rPr>
          <w:noProof/>
        </w:rPr>
        <mc:AlternateContent>
          <mc:Choice Requires="wps">
            <w:drawing>
              <wp:anchor distT="0" distB="0" distL="114300" distR="114300" simplePos="0" relativeHeight="24" behindDoc="0" locked="0" layoutInCell="1" allowOverlap="1" wp14:anchorId="4648405C" wp14:editId="5CD9D2C6">
                <wp:simplePos x="0" y="0"/>
                <wp:positionH relativeFrom="column">
                  <wp:align>center</wp:align>
                </wp:positionH>
                <wp:positionV relativeFrom="paragraph">
                  <wp:align>top</wp:align>
                </wp:positionV>
                <wp:extent cx="6119987" cy="1200972"/>
                <wp:effectExtent l="0" t="0" r="0" b="0"/>
                <wp:wrapSquare wrapText="bothSides"/>
                <wp:docPr id="32" name="Frame14"/>
                <wp:cNvGraphicFramePr/>
                <a:graphic xmlns:a="http://schemas.openxmlformats.org/drawingml/2006/main">
                  <a:graphicData uri="http://schemas.microsoft.com/office/word/2010/wordprocessingShape">
                    <wps:wsp>
                      <wps:cNvSpPr txBox="1"/>
                      <wps:spPr>
                        <a:xfrm>
                          <a:off x="0" y="0"/>
                          <a:ext cx="6119987" cy="1200972"/>
                        </a:xfrm>
                        <a:prstGeom prst="rect">
                          <a:avLst/>
                        </a:prstGeom>
                        <a:ln>
                          <a:noFill/>
                          <a:prstDash/>
                        </a:ln>
                      </wps:spPr>
                      <wps:txbx>
                        <w:txbxContent>
                          <w:p w14:paraId="5B841A71" w14:textId="77777777" w:rsidR="009866A7" w:rsidRDefault="009866A7">
                            <w:pPr>
                              <w:pStyle w:val="Hnh"/>
                              <w:jc w:val="center"/>
                            </w:pPr>
                            <w:r>
                              <w:rPr>
                                <w:noProof/>
                              </w:rPr>
                              <w:drawing>
                                <wp:inline distT="0" distB="0" distL="0" distR="0" wp14:anchorId="5E840DF1" wp14:editId="0B17B6FD">
                                  <wp:extent cx="6119987" cy="1200972"/>
                                  <wp:effectExtent l="0" t="0" r="0" b="0"/>
                                  <wp:docPr id="3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19987" cy="1200972"/>
                                          </a:xfrm>
                                          <a:prstGeom prst="rect">
                                            <a:avLst/>
                                          </a:prstGeom>
                                          <a:ln>
                                            <a:noFill/>
                                            <a:prstDash/>
                                          </a:ln>
                                        </pic:spPr>
                                      </pic:pic>
                                    </a:graphicData>
                                  </a:graphic>
                                </wp:inline>
                              </w:drawing>
                            </w:r>
                            <w:r>
                              <w:rPr>
                                <w:vanish/>
                              </w:rPr>
                              <w:br/>
                            </w:r>
                            <w:r>
                              <w:t>Hình 16: Biểu đồ lớp tham gia ca sử dụng "Xem thực đơn"</w:t>
                            </w:r>
                          </w:p>
                        </w:txbxContent>
                      </wps:txbx>
                      <wps:bodyPr wrap="none" lIns="0" tIns="0" rIns="0" bIns="0" compatLnSpc="0">
                        <a:spAutoFit/>
                      </wps:bodyPr>
                    </wps:wsp>
                  </a:graphicData>
                </a:graphic>
              </wp:anchor>
            </w:drawing>
          </mc:Choice>
          <mc:Fallback>
            <w:pict>
              <v:shape w14:anchorId="4648405C" id="Frame14" o:spid="_x0000_s1041" type="#_x0000_t202" style="position:absolute;left:0;text-align:left;margin-left:0;margin-top:0;width:481.9pt;height:94.55pt;z-index:2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" filled="f" stroked="f">
                <v:textbox style="mso-fit-shape-to-text:t" inset="0,0,0,0">
                  <w:txbxContent>
                    <w:p w14:paraId="5B841A71" w14:textId="77777777" w:rsidR="009866A7" w:rsidRDefault="009866A7">
                      <w:pPr>
                        <w:pStyle w:val="Hnh"/>
                        <w:jc w:val="center"/>
                      </w:pPr>
                      <w:r>
                        <w:rPr>
                          <w:noProof/>
                        </w:rPr>
                        <w:drawing>
                          <wp:inline distT="0" distB="0" distL="0" distR="0" wp14:anchorId="5E840DF1" wp14:editId="0B17B6FD">
                            <wp:extent cx="6119987" cy="1200972"/>
                            <wp:effectExtent l="0" t="0" r="0" b="0"/>
                            <wp:docPr id="3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19987" cy="1200972"/>
                                    </a:xfrm>
                                    <a:prstGeom prst="rect">
                                      <a:avLst/>
                                    </a:prstGeom>
                                    <a:ln>
                                      <a:noFill/>
                                      <a:prstDash/>
                                    </a:ln>
                                  </pic:spPr>
                                </pic:pic>
                              </a:graphicData>
                            </a:graphic>
                          </wp:inline>
                        </w:drawing>
                      </w:r>
                      <w:r>
                        <w:rPr>
                          <w:vanish/>
                        </w:rPr>
                        <w:br/>
                      </w:r>
                      <w:r>
                        <w:t>Hình 16: Biểu đồ lớp tham gia ca sử dụng "Xem thực đơn"</w:t>
                      </w:r>
                    </w:p>
                  </w:txbxContent>
                </v:textbox>
                <w10:wrap type="square"/>
              </v:shape>
            </w:pict>
          </mc:Fallback>
        </mc:AlternateContent>
      </w:r>
    </w:p>
    <w:p w14:paraId="22FF7889" w14:textId="77777777" w:rsidR="00E517C6" w:rsidRDefault="00086D60">
      <w:pPr>
        <w:pStyle w:val="Textbody"/>
        <w:jc w:val="both"/>
      </w:pPr>
      <w:r>
        <w:rPr>
          <w:noProof/>
        </w:rPr>
        <mc:AlternateContent>
          <mc:Choice Requires="wps">
            <w:drawing>
              <wp:anchor distT="0" distB="0" distL="114300" distR="114300" simplePos="0" relativeHeight="26" behindDoc="0" locked="0" layoutInCell="1" allowOverlap="1" wp14:anchorId="2B77EF77" wp14:editId="332A7389">
                <wp:simplePos x="0" y="0"/>
                <wp:positionH relativeFrom="column">
                  <wp:align>center</wp:align>
                </wp:positionH>
                <wp:positionV relativeFrom="paragraph">
                  <wp:align>top</wp:align>
                </wp:positionV>
                <wp:extent cx="6119987" cy="3067171"/>
                <wp:effectExtent l="0" t="0" r="0" b="0"/>
                <wp:wrapSquare wrapText="bothSides"/>
                <wp:docPr id="34" name="Frame15"/>
                <wp:cNvGraphicFramePr/>
                <a:graphic xmlns:a="http://schemas.openxmlformats.org/drawingml/2006/main">
                  <a:graphicData uri="http://schemas.microsoft.com/office/word/2010/wordprocessingShape">
                    <wps:wsp>
                      <wps:cNvSpPr txBox="1"/>
                      <wps:spPr>
                        <a:xfrm>
                          <a:off x="0" y="0"/>
                          <a:ext cx="6119987" cy="3067171"/>
                        </a:xfrm>
                        <a:prstGeom prst="rect">
                          <a:avLst/>
                        </a:prstGeom>
                        <a:ln>
                          <a:noFill/>
                          <a:prstDash/>
                        </a:ln>
                      </wps:spPr>
                      <wps:txbx>
                        <w:txbxContent>
                          <w:p w14:paraId="2A0AFDF3" w14:textId="77777777" w:rsidR="009866A7" w:rsidRDefault="009866A7">
                            <w:pPr>
                              <w:pStyle w:val="Hnh"/>
                              <w:jc w:val="center"/>
                            </w:pPr>
                            <w:r>
                              <w:rPr>
                                <w:noProof/>
                              </w:rPr>
                              <w:drawing>
                                <wp:inline distT="0" distB="0" distL="0" distR="0" wp14:anchorId="27D3B29F" wp14:editId="7F7845C4">
                                  <wp:extent cx="6119987" cy="3067171"/>
                                  <wp:effectExtent l="0" t="0" r="0" b="0"/>
                                  <wp:docPr id="3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19987" cy="3067171"/>
                                          </a:xfrm>
                                          <a:prstGeom prst="rect">
                                            <a:avLst/>
                                          </a:prstGeom>
                                          <a:ln>
                                            <a:noFill/>
                                            <a:prstDash/>
                                          </a:ln>
                                        </pic:spPr>
                                      </pic:pic>
                                    </a:graphicData>
                                  </a:graphic>
                                </wp:inline>
                              </w:drawing>
                            </w:r>
                            <w:r>
                              <w:rPr>
                                <w:vanish/>
                              </w:rPr>
                              <w:br/>
                            </w:r>
                            <w:r>
                              <w:t>Hình 17: Biểu đồ trình tự ca sử dụng "Xem thực đơn"</w:t>
                            </w:r>
                          </w:p>
                        </w:txbxContent>
                      </wps:txbx>
                      <wps:bodyPr wrap="none" lIns="0" tIns="0" rIns="0" bIns="0" compatLnSpc="0">
                        <a:spAutoFit/>
                      </wps:bodyPr>
                    </wps:wsp>
                  </a:graphicData>
                </a:graphic>
              </wp:anchor>
            </w:drawing>
          </mc:Choice>
          <mc:Fallback>
            <w:pict>
              <v:shape w14:anchorId="2B77EF77" id="Frame15" o:spid="_x0000_s1042" type="#_x0000_t202" style="position:absolute;left:0;text-align:left;margin-left:0;margin-top:0;width:481.9pt;height:241.5pt;z-index:2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" filled="f" stroked="f">
                <v:textbox style="mso-fit-shape-to-text:t" inset="0,0,0,0">
                  <w:txbxContent>
                    <w:p w14:paraId="2A0AFDF3" w14:textId="77777777" w:rsidR="009866A7" w:rsidRDefault="009866A7">
                      <w:pPr>
                        <w:pStyle w:val="Hnh"/>
                        <w:jc w:val="center"/>
                      </w:pPr>
                      <w:r>
                        <w:rPr>
                          <w:noProof/>
                        </w:rPr>
                        <w:drawing>
                          <wp:inline distT="0" distB="0" distL="0" distR="0" wp14:anchorId="27D3B29F" wp14:editId="7F7845C4">
                            <wp:extent cx="6119987" cy="3067171"/>
                            <wp:effectExtent l="0" t="0" r="0" b="0"/>
                            <wp:docPr id="3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19987" cy="3067171"/>
                                    </a:xfrm>
                                    <a:prstGeom prst="rect">
                                      <a:avLst/>
                                    </a:prstGeom>
                                    <a:ln>
                                      <a:noFill/>
                                      <a:prstDash/>
                                    </a:ln>
                                  </pic:spPr>
                                </pic:pic>
                              </a:graphicData>
                            </a:graphic>
                          </wp:inline>
                        </w:drawing>
                      </w:r>
                      <w:r>
                        <w:rPr>
                          <w:vanish/>
                        </w:rPr>
                        <w:br/>
                      </w:r>
                      <w:r>
                        <w:t>Hình 17: Biểu đồ trình tự ca sử dụng "Xem thực đơn"</w:t>
                      </w:r>
                    </w:p>
                  </w:txbxContent>
                </v:textbox>
                <w10:wrap type="square"/>
              </v:shape>
            </w:pict>
          </mc:Fallback>
        </mc:AlternateContent>
      </w:r>
    </w:p>
    <w:p w14:paraId="3DBFF21E" w14:textId="77777777" w:rsidR="00E517C6" w:rsidRDefault="00086D60">
      <w:pPr>
        <w:pStyle w:val="Heading2"/>
      </w:pPr>
      <w:r>
        <w:lastRenderedPageBreak/>
        <w:t>Tìm kiếm sản phẩm</w:t>
      </w:r>
    </w:p>
    <w:p w14:paraId="07B83448" w14:textId="77777777" w:rsidR="00E517C6" w:rsidRDefault="00086D60">
      <w:pPr>
        <w:pStyle w:val="Textbody"/>
        <w:jc w:val="both"/>
      </w:pPr>
      <w:r>
        <w:rPr>
          <w:noProof/>
        </w:rPr>
        <mc:AlternateContent>
          <mc:Choice Requires="wps">
            <w:drawing>
              <wp:anchor distT="0" distB="0" distL="114300" distR="114300" simplePos="0" relativeHeight="28" behindDoc="0" locked="0" layoutInCell="1" allowOverlap="1" wp14:anchorId="7E9F174C" wp14:editId="384DB838">
                <wp:simplePos x="0" y="0"/>
                <wp:positionH relativeFrom="column">
                  <wp:align>center</wp:align>
                </wp:positionH>
                <wp:positionV relativeFrom="paragraph">
                  <wp:align>top</wp:align>
                </wp:positionV>
                <wp:extent cx="6119987" cy="1370868"/>
                <wp:effectExtent l="0" t="0" r="0" b="0"/>
                <wp:wrapSquare wrapText="bothSides"/>
                <wp:docPr id="36" name="Frame16"/>
                <wp:cNvGraphicFramePr/>
                <a:graphic xmlns:a="http://schemas.openxmlformats.org/drawingml/2006/main">
                  <a:graphicData uri="http://schemas.microsoft.com/office/word/2010/wordprocessingShape">
                    <wps:wsp>
                      <wps:cNvSpPr txBox="1"/>
                      <wps:spPr>
                        <a:xfrm>
                          <a:off x="0" y="0"/>
                          <a:ext cx="6119987" cy="1370868"/>
                        </a:xfrm>
                        <a:prstGeom prst="rect">
                          <a:avLst/>
                        </a:prstGeom>
                        <a:ln>
                          <a:noFill/>
                          <a:prstDash/>
                        </a:ln>
                      </wps:spPr>
                      <wps:txbx>
                        <w:txbxContent>
                          <w:p w14:paraId="2A1D5BC0" w14:textId="77777777" w:rsidR="009866A7" w:rsidRDefault="009866A7">
                            <w:pPr>
                              <w:pStyle w:val="Hnh"/>
                              <w:jc w:val="center"/>
                            </w:pPr>
                            <w:r>
                              <w:rPr>
                                <w:noProof/>
                              </w:rPr>
                              <w:drawing>
                                <wp:inline distT="0" distB="0" distL="0" distR="0" wp14:anchorId="44195F66" wp14:editId="1C6D94D0">
                                  <wp:extent cx="6119987" cy="1370868"/>
                                  <wp:effectExtent l="0" t="0" r="0" b="732"/>
                                  <wp:docPr id="3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19987" cy="1370868"/>
                                          </a:xfrm>
                                          <a:prstGeom prst="rect">
                                            <a:avLst/>
                                          </a:prstGeom>
                                          <a:ln>
                                            <a:noFill/>
                                            <a:prstDash/>
                                          </a:ln>
                                        </pic:spPr>
                                      </pic:pic>
                                    </a:graphicData>
                                  </a:graphic>
                                </wp:inline>
                              </w:drawing>
                            </w:r>
                            <w:r>
                              <w:rPr>
                                <w:vanish/>
                              </w:rPr>
                              <w:br/>
                            </w:r>
                            <w:r>
                              <w:t>Hình 18: Biểu đồ lớp tham gia ca sử dụng "Tìm kiếm sản phẩm"</w:t>
                            </w:r>
                          </w:p>
                        </w:txbxContent>
                      </wps:txbx>
                      <wps:bodyPr wrap="none" lIns="0" tIns="0" rIns="0" bIns="0" compatLnSpc="0">
                        <a:spAutoFit/>
                      </wps:bodyPr>
                    </wps:wsp>
                  </a:graphicData>
                </a:graphic>
              </wp:anchor>
            </w:drawing>
          </mc:Choice>
          <mc:Fallback>
            <w:pict>
              <v:shape w14:anchorId="7E9F174C" id="Frame16" o:spid="_x0000_s1043" type="#_x0000_t202" style="position:absolute;left:0;text-align:left;margin-left:0;margin-top:0;width:481.9pt;height:107.95pt;z-index:2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" filled="f" stroked="f">
                <v:textbox style="mso-fit-shape-to-text:t" inset="0,0,0,0">
                  <w:txbxContent>
                    <w:p w14:paraId="2A1D5BC0" w14:textId="77777777" w:rsidR="009866A7" w:rsidRDefault="009866A7">
                      <w:pPr>
                        <w:pStyle w:val="Hnh"/>
                        <w:jc w:val="center"/>
                      </w:pPr>
                      <w:r>
                        <w:rPr>
                          <w:noProof/>
                        </w:rPr>
                        <w:drawing>
                          <wp:inline distT="0" distB="0" distL="0" distR="0" wp14:anchorId="44195F66" wp14:editId="1C6D94D0">
                            <wp:extent cx="6119987" cy="1370868"/>
                            <wp:effectExtent l="0" t="0" r="0" b="732"/>
                            <wp:docPr id="3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19987" cy="1370868"/>
                                    </a:xfrm>
                                    <a:prstGeom prst="rect">
                                      <a:avLst/>
                                    </a:prstGeom>
                                    <a:ln>
                                      <a:noFill/>
                                      <a:prstDash/>
                                    </a:ln>
                                  </pic:spPr>
                                </pic:pic>
                              </a:graphicData>
                            </a:graphic>
                          </wp:inline>
                        </w:drawing>
                      </w:r>
                      <w:r>
                        <w:rPr>
                          <w:vanish/>
                        </w:rPr>
                        <w:br/>
                      </w:r>
                      <w:r>
                        <w:t>Hình 18: Biểu đồ lớp tham gia ca sử dụng "Tìm kiếm sản phẩm"</w:t>
                      </w:r>
                    </w:p>
                  </w:txbxContent>
                </v:textbox>
                <w10:wrap type="square"/>
              </v:shape>
            </w:pict>
          </mc:Fallback>
        </mc:AlternateContent>
      </w:r>
    </w:p>
    <w:p w14:paraId="40BA574B" w14:textId="77777777" w:rsidR="00E517C6" w:rsidRDefault="00086D60">
      <w:pPr>
        <w:pStyle w:val="Textbody"/>
        <w:jc w:val="both"/>
      </w:pPr>
      <w:r>
        <w:rPr>
          <w:noProof/>
        </w:rPr>
        <mc:AlternateContent>
          <mc:Choice Requires="wps">
            <w:drawing>
              <wp:anchor distT="0" distB="0" distL="114300" distR="114300" simplePos="0" relativeHeight="30" behindDoc="0" locked="0" layoutInCell="1" allowOverlap="1" wp14:anchorId="18A10EB1" wp14:editId="75BD67AD">
                <wp:simplePos x="0" y="0"/>
                <wp:positionH relativeFrom="column">
                  <wp:align>center</wp:align>
                </wp:positionH>
                <wp:positionV relativeFrom="paragraph">
                  <wp:align>top</wp:align>
                </wp:positionV>
                <wp:extent cx="6119987" cy="3827861"/>
                <wp:effectExtent l="0" t="0" r="0" b="0"/>
                <wp:wrapSquare wrapText="bothSides"/>
                <wp:docPr id="38" name="Frame17"/>
                <wp:cNvGraphicFramePr/>
                <a:graphic xmlns:a="http://schemas.openxmlformats.org/drawingml/2006/main">
                  <a:graphicData uri="http://schemas.microsoft.com/office/word/2010/wordprocessingShape">
                    <wps:wsp>
                      <wps:cNvSpPr txBox="1"/>
                      <wps:spPr>
                        <a:xfrm>
                          <a:off x="0" y="0"/>
                          <a:ext cx="6119987" cy="3827861"/>
                        </a:xfrm>
                        <a:prstGeom prst="rect">
                          <a:avLst/>
                        </a:prstGeom>
                        <a:ln>
                          <a:noFill/>
                          <a:prstDash/>
                        </a:ln>
                      </wps:spPr>
                      <wps:txbx>
                        <w:txbxContent>
                          <w:p w14:paraId="472F1584" w14:textId="77777777" w:rsidR="009866A7" w:rsidRDefault="009866A7">
                            <w:pPr>
                              <w:pStyle w:val="Hnh"/>
                              <w:jc w:val="center"/>
                            </w:pPr>
                            <w:r>
                              <w:rPr>
                                <w:noProof/>
                              </w:rPr>
                              <w:drawing>
                                <wp:inline distT="0" distB="0" distL="0" distR="0" wp14:anchorId="32F2B15A" wp14:editId="238A8F9B">
                                  <wp:extent cx="6119987" cy="3827861"/>
                                  <wp:effectExtent l="0" t="0" r="0" b="1189"/>
                                  <wp:docPr id="3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19987" cy="3827861"/>
                                          </a:xfrm>
                                          <a:prstGeom prst="rect">
                                            <a:avLst/>
                                          </a:prstGeom>
                                          <a:ln>
                                            <a:noFill/>
                                            <a:prstDash/>
                                          </a:ln>
                                        </pic:spPr>
                                      </pic:pic>
                                    </a:graphicData>
                                  </a:graphic>
                                </wp:inline>
                              </w:drawing>
                            </w:r>
                            <w:r>
                              <w:rPr>
                                <w:vanish/>
                              </w:rPr>
                              <w:br/>
                            </w:r>
                            <w:r>
                              <w:t>Hình 19: Biểu đồ trình tự ca sử dụng "Tìm kiếm sản phẩm"</w:t>
                            </w:r>
                          </w:p>
                        </w:txbxContent>
                      </wps:txbx>
                      <wps:bodyPr wrap="none" lIns="0" tIns="0" rIns="0" bIns="0" compatLnSpc="0">
                        <a:spAutoFit/>
                      </wps:bodyPr>
                    </wps:wsp>
                  </a:graphicData>
                </a:graphic>
              </wp:anchor>
            </w:drawing>
          </mc:Choice>
          <mc:Fallback>
            <w:pict>
              <v:shape w14:anchorId="18A10EB1" id="Frame17" o:spid="_x0000_s1044" type="#_x0000_t202" style="position:absolute;left:0;text-align:left;margin-left:0;margin-top:0;width:481.9pt;height:301.4pt;z-index:3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" filled="f" stroked="f">
                <v:textbox style="mso-fit-shape-to-text:t" inset="0,0,0,0">
                  <w:txbxContent>
                    <w:p w14:paraId="472F1584" w14:textId="77777777" w:rsidR="009866A7" w:rsidRDefault="009866A7">
                      <w:pPr>
                        <w:pStyle w:val="Hnh"/>
                        <w:jc w:val="center"/>
                      </w:pPr>
                      <w:r>
                        <w:rPr>
                          <w:noProof/>
                        </w:rPr>
                        <w:drawing>
                          <wp:inline distT="0" distB="0" distL="0" distR="0" wp14:anchorId="32F2B15A" wp14:editId="238A8F9B">
                            <wp:extent cx="6119987" cy="3827861"/>
                            <wp:effectExtent l="0" t="0" r="0" b="1189"/>
                            <wp:docPr id="3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19987" cy="3827861"/>
                                    </a:xfrm>
                                    <a:prstGeom prst="rect">
                                      <a:avLst/>
                                    </a:prstGeom>
                                    <a:ln>
                                      <a:noFill/>
                                      <a:prstDash/>
                                    </a:ln>
                                  </pic:spPr>
                                </pic:pic>
                              </a:graphicData>
                            </a:graphic>
                          </wp:inline>
                        </w:drawing>
                      </w:r>
                      <w:r>
                        <w:rPr>
                          <w:vanish/>
                        </w:rPr>
                        <w:br/>
                      </w:r>
                      <w:r>
                        <w:t>Hình 19: Biểu đồ trình tự ca sử dụng "Tìm kiếm sản phẩm"</w:t>
                      </w:r>
                    </w:p>
                  </w:txbxContent>
                </v:textbox>
                <w10:wrap type="square"/>
              </v:shape>
            </w:pict>
          </mc:Fallback>
        </mc:AlternateContent>
      </w:r>
    </w:p>
    <w:p w14:paraId="47B3A75F" w14:textId="77777777" w:rsidR="00E517C6" w:rsidRDefault="00E517C6">
      <w:pPr>
        <w:pStyle w:val="Textbody"/>
        <w:jc w:val="both"/>
      </w:pPr>
    </w:p>
    <w:p w14:paraId="5228BA28" w14:textId="77777777" w:rsidR="00E517C6" w:rsidRDefault="00086D60">
      <w:pPr>
        <w:pStyle w:val="Heading2"/>
      </w:pPr>
      <w:r>
        <w:lastRenderedPageBreak/>
        <w:t>Xem chi tiết sản phẩm</w:t>
      </w:r>
    </w:p>
    <w:p w14:paraId="7F7A77C7" w14:textId="77777777" w:rsidR="00E517C6" w:rsidRDefault="00086D60">
      <w:pPr>
        <w:pStyle w:val="Textbody"/>
        <w:jc w:val="both"/>
      </w:pPr>
      <w:r>
        <w:rPr>
          <w:noProof/>
        </w:rPr>
        <mc:AlternateContent>
          <mc:Choice Requires="wps">
            <w:drawing>
              <wp:anchor distT="0" distB="0" distL="114300" distR="114300" simplePos="0" relativeHeight="32" behindDoc="0" locked="0" layoutInCell="1" allowOverlap="1" wp14:anchorId="7E3F4DB5" wp14:editId="5D950E51">
                <wp:simplePos x="0" y="0"/>
                <wp:positionH relativeFrom="column">
                  <wp:align>center</wp:align>
                </wp:positionH>
                <wp:positionV relativeFrom="paragraph">
                  <wp:align>top</wp:align>
                </wp:positionV>
                <wp:extent cx="6119987" cy="2363358"/>
                <wp:effectExtent l="0" t="0" r="0" b="0"/>
                <wp:wrapSquare wrapText="bothSides"/>
                <wp:docPr id="40" name="Frame18"/>
                <wp:cNvGraphicFramePr/>
                <a:graphic xmlns:a="http://schemas.openxmlformats.org/drawingml/2006/main">
                  <a:graphicData uri="http://schemas.microsoft.com/office/word/2010/wordprocessingShape">
                    <wps:wsp>
                      <wps:cNvSpPr txBox="1"/>
                      <wps:spPr>
                        <a:xfrm>
                          <a:off x="0" y="0"/>
                          <a:ext cx="6119987" cy="2363358"/>
                        </a:xfrm>
                        <a:prstGeom prst="rect">
                          <a:avLst/>
                        </a:prstGeom>
                        <a:ln>
                          <a:noFill/>
                          <a:prstDash/>
                        </a:ln>
                      </wps:spPr>
                      <wps:txbx>
                        <w:txbxContent>
                          <w:p w14:paraId="1F785684" w14:textId="77777777" w:rsidR="009866A7" w:rsidRDefault="009866A7">
                            <w:pPr>
                              <w:pStyle w:val="Hnh"/>
                              <w:jc w:val="center"/>
                            </w:pPr>
                            <w:r>
                              <w:rPr>
                                <w:noProof/>
                              </w:rPr>
                              <w:drawing>
                                <wp:inline distT="0" distB="0" distL="0" distR="0" wp14:anchorId="15B3F2D8" wp14:editId="33781186">
                                  <wp:extent cx="6119987" cy="2363358"/>
                                  <wp:effectExtent l="0" t="0" r="0" b="0"/>
                                  <wp:docPr id="3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19987" cy="2363358"/>
                                          </a:xfrm>
                                          <a:prstGeom prst="rect">
                                            <a:avLst/>
                                          </a:prstGeom>
                                          <a:ln>
                                            <a:noFill/>
                                            <a:prstDash/>
                                          </a:ln>
                                        </pic:spPr>
                                      </pic:pic>
                                    </a:graphicData>
                                  </a:graphic>
                                </wp:inline>
                              </w:drawing>
                            </w:r>
                            <w:r>
                              <w:rPr>
                                <w:vanish/>
                              </w:rPr>
                              <w:br/>
                            </w:r>
                            <w:r>
                              <w:t>Hình 20: Biểu đồ lớp tham gia ca sử dụng "Xem chi tiết sản phẩm"</w:t>
                            </w:r>
                          </w:p>
                        </w:txbxContent>
                      </wps:txbx>
                      <wps:bodyPr wrap="none" lIns="0" tIns="0" rIns="0" bIns="0" compatLnSpc="0">
                        <a:spAutoFit/>
                      </wps:bodyPr>
                    </wps:wsp>
                  </a:graphicData>
                </a:graphic>
              </wp:anchor>
            </w:drawing>
          </mc:Choice>
          <mc:Fallback>
            <w:pict>
              <v:shape w14:anchorId="7E3F4DB5" id="Frame18" o:spid="_x0000_s1045" type="#_x0000_t202" style="position:absolute;left:0;text-align:left;margin-left:0;margin-top:0;width:481.9pt;height:186.1pt;z-index: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" filled="f" stroked="f">
                <v:textbox style="mso-fit-shape-to-text:t" inset="0,0,0,0">
                  <w:txbxContent>
                    <w:p w14:paraId="1F785684" w14:textId="77777777" w:rsidR="009866A7" w:rsidRDefault="009866A7">
                      <w:pPr>
                        <w:pStyle w:val="Hnh"/>
                        <w:jc w:val="center"/>
                      </w:pPr>
                      <w:r>
                        <w:rPr>
                          <w:noProof/>
                        </w:rPr>
                        <w:drawing>
                          <wp:inline distT="0" distB="0" distL="0" distR="0" wp14:anchorId="15B3F2D8" wp14:editId="33781186">
                            <wp:extent cx="6119987" cy="2363358"/>
                            <wp:effectExtent l="0" t="0" r="0" b="0"/>
                            <wp:docPr id="3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19987" cy="2363358"/>
                                    </a:xfrm>
                                    <a:prstGeom prst="rect">
                                      <a:avLst/>
                                    </a:prstGeom>
                                    <a:ln>
                                      <a:noFill/>
                                      <a:prstDash/>
                                    </a:ln>
                                  </pic:spPr>
                                </pic:pic>
                              </a:graphicData>
                            </a:graphic>
                          </wp:inline>
                        </w:drawing>
                      </w:r>
                      <w:r>
                        <w:rPr>
                          <w:vanish/>
                        </w:rPr>
                        <w:br/>
                      </w:r>
                      <w:r>
                        <w:t>Hình 20: Biểu đồ lớp tham gia ca sử dụng "Xem chi tiết sản phẩm"</w:t>
                      </w:r>
                    </w:p>
                  </w:txbxContent>
                </v:textbox>
                <w10:wrap type="square"/>
              </v:shape>
            </w:pict>
          </mc:Fallback>
        </mc:AlternateContent>
      </w:r>
    </w:p>
    <w:p w14:paraId="18521909" w14:textId="77777777" w:rsidR="00E517C6" w:rsidRDefault="00086D60">
      <w:pPr>
        <w:pStyle w:val="Textbody"/>
        <w:jc w:val="both"/>
      </w:pPr>
      <w:r>
        <w:rPr>
          <w:noProof/>
        </w:rPr>
        <mc:AlternateContent>
          <mc:Choice Requires="wps">
            <w:drawing>
              <wp:anchor distT="0" distB="0" distL="114300" distR="114300" simplePos="0" relativeHeight="34" behindDoc="0" locked="0" layoutInCell="1" allowOverlap="1" wp14:anchorId="3A53131E" wp14:editId="201129A3">
                <wp:simplePos x="0" y="0"/>
                <wp:positionH relativeFrom="column">
                  <wp:align>center</wp:align>
                </wp:positionH>
                <wp:positionV relativeFrom="paragraph">
                  <wp:align>top</wp:align>
                </wp:positionV>
                <wp:extent cx="6119987" cy="2990910"/>
                <wp:effectExtent l="0" t="0" r="0" b="0"/>
                <wp:wrapSquare wrapText="bothSides"/>
                <wp:docPr id="42" name="Frame19"/>
                <wp:cNvGraphicFramePr/>
                <a:graphic xmlns:a="http://schemas.openxmlformats.org/drawingml/2006/main">
                  <a:graphicData uri="http://schemas.microsoft.com/office/word/2010/wordprocessingShape">
                    <wps:wsp>
                      <wps:cNvSpPr txBox="1"/>
                      <wps:spPr>
                        <a:xfrm>
                          <a:off x="0" y="0"/>
                          <a:ext cx="6119987" cy="2990910"/>
                        </a:xfrm>
                        <a:prstGeom prst="rect">
                          <a:avLst/>
                        </a:prstGeom>
                        <a:ln>
                          <a:noFill/>
                          <a:prstDash/>
                        </a:ln>
                      </wps:spPr>
                      <wps:txbx>
                        <w:txbxContent>
                          <w:p w14:paraId="008432DC" w14:textId="77777777" w:rsidR="009866A7" w:rsidRDefault="009866A7">
                            <w:pPr>
                              <w:pStyle w:val="Hnh"/>
                              <w:jc w:val="center"/>
                            </w:pPr>
                            <w:r>
                              <w:rPr>
                                <w:noProof/>
                              </w:rPr>
                              <w:drawing>
                                <wp:inline distT="0" distB="0" distL="0" distR="0" wp14:anchorId="20451F58" wp14:editId="16D02865">
                                  <wp:extent cx="6119987" cy="2990910"/>
                                  <wp:effectExtent l="0" t="0" r="0" b="0"/>
                                  <wp:docPr id="41"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19987" cy="2990910"/>
                                          </a:xfrm>
                                          <a:prstGeom prst="rect">
                                            <a:avLst/>
                                          </a:prstGeom>
                                          <a:ln>
                                            <a:noFill/>
                                            <a:prstDash/>
                                          </a:ln>
                                        </pic:spPr>
                                      </pic:pic>
                                    </a:graphicData>
                                  </a:graphic>
                                </wp:inline>
                              </w:drawing>
                            </w:r>
                            <w:r>
                              <w:rPr>
                                <w:vanish/>
                              </w:rPr>
                              <w:br/>
                            </w:r>
                            <w:r>
                              <w:t>Hình 21: Biểu đồ trình tự ca sử dụng "Xem chi tiết sản phẩm"</w:t>
                            </w:r>
                          </w:p>
                        </w:txbxContent>
                      </wps:txbx>
                      <wps:bodyPr wrap="none" lIns="0" tIns="0" rIns="0" bIns="0" compatLnSpc="0">
                        <a:spAutoFit/>
                      </wps:bodyPr>
                    </wps:wsp>
                  </a:graphicData>
                </a:graphic>
              </wp:anchor>
            </w:drawing>
          </mc:Choice>
          <mc:Fallback>
            <w:pict>
              <v:shape w14:anchorId="3A53131E" id="Frame19" o:spid="_x0000_s1046" type="#_x0000_t202" style="position:absolute;left:0;text-align:left;margin-left:0;margin-top:0;width:481.9pt;height:235.5pt;z-index:3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" filled="f" stroked="f">
                <v:textbox style="mso-fit-shape-to-text:t" inset="0,0,0,0">
                  <w:txbxContent>
                    <w:p w14:paraId="008432DC" w14:textId="77777777" w:rsidR="009866A7" w:rsidRDefault="009866A7">
                      <w:pPr>
                        <w:pStyle w:val="Hnh"/>
                        <w:jc w:val="center"/>
                      </w:pPr>
                      <w:r>
                        <w:rPr>
                          <w:noProof/>
                        </w:rPr>
                        <w:drawing>
                          <wp:inline distT="0" distB="0" distL="0" distR="0" wp14:anchorId="20451F58" wp14:editId="16D02865">
                            <wp:extent cx="6119987" cy="2990910"/>
                            <wp:effectExtent l="0" t="0" r="0" b="0"/>
                            <wp:docPr id="41"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19987" cy="2990910"/>
                                    </a:xfrm>
                                    <a:prstGeom prst="rect">
                                      <a:avLst/>
                                    </a:prstGeom>
                                    <a:ln>
                                      <a:noFill/>
                                      <a:prstDash/>
                                    </a:ln>
                                  </pic:spPr>
                                </pic:pic>
                              </a:graphicData>
                            </a:graphic>
                          </wp:inline>
                        </w:drawing>
                      </w:r>
                      <w:r>
                        <w:rPr>
                          <w:vanish/>
                        </w:rPr>
                        <w:br/>
                      </w:r>
                      <w:r>
                        <w:t>Hình 21: Biểu đồ trình tự ca sử dụng "Xem chi tiết sản phẩm"</w:t>
                      </w:r>
                    </w:p>
                  </w:txbxContent>
                </v:textbox>
                <w10:wrap type="square"/>
              </v:shape>
            </w:pict>
          </mc:Fallback>
        </mc:AlternateContent>
      </w:r>
      <w:r>
        <w:tab/>
      </w:r>
    </w:p>
    <w:p w14:paraId="20973EF8" w14:textId="77777777" w:rsidR="00E517C6" w:rsidRDefault="00E517C6">
      <w:pPr>
        <w:pStyle w:val="Textbody"/>
        <w:jc w:val="both"/>
      </w:pPr>
    </w:p>
    <w:p w14:paraId="65577B9F" w14:textId="77777777" w:rsidR="00E517C6" w:rsidRDefault="00086D60">
      <w:pPr>
        <w:pStyle w:val="Heading2"/>
      </w:pPr>
      <w:r>
        <w:lastRenderedPageBreak/>
        <w:t>Thêm món ăn vào giỏ hàng</w:t>
      </w:r>
    </w:p>
    <w:p w14:paraId="682E6032" w14:textId="77777777" w:rsidR="00E517C6" w:rsidRDefault="00086D60">
      <w:pPr>
        <w:pStyle w:val="Textbody"/>
        <w:jc w:val="both"/>
      </w:pPr>
      <w:r>
        <w:rPr>
          <w:noProof/>
        </w:rPr>
        <mc:AlternateContent>
          <mc:Choice Requires="wps">
            <w:drawing>
              <wp:anchor distT="0" distB="0" distL="114300" distR="114300" simplePos="0" relativeHeight="36" behindDoc="0" locked="0" layoutInCell="1" allowOverlap="1" wp14:anchorId="4D770D7C" wp14:editId="6B4D1B85">
                <wp:simplePos x="0" y="0"/>
                <wp:positionH relativeFrom="column">
                  <wp:align>center</wp:align>
                </wp:positionH>
                <wp:positionV relativeFrom="paragraph">
                  <wp:align>top</wp:align>
                </wp:positionV>
                <wp:extent cx="6119987" cy="1423812"/>
                <wp:effectExtent l="0" t="0" r="0" b="0"/>
                <wp:wrapSquare wrapText="bothSides"/>
                <wp:docPr id="44" name="Frame20"/>
                <wp:cNvGraphicFramePr/>
                <a:graphic xmlns:a="http://schemas.openxmlformats.org/drawingml/2006/main">
                  <a:graphicData uri="http://schemas.microsoft.com/office/word/2010/wordprocessingShape">
                    <wps:wsp>
                      <wps:cNvSpPr txBox="1"/>
                      <wps:spPr>
                        <a:xfrm>
                          <a:off x="0" y="0"/>
                          <a:ext cx="6119987" cy="1423812"/>
                        </a:xfrm>
                        <a:prstGeom prst="rect">
                          <a:avLst/>
                        </a:prstGeom>
                        <a:ln>
                          <a:noFill/>
                          <a:prstDash/>
                        </a:ln>
                      </wps:spPr>
                      <wps:txbx>
                        <w:txbxContent>
                          <w:p w14:paraId="101E037E" w14:textId="77777777" w:rsidR="009866A7" w:rsidRDefault="009866A7">
                            <w:pPr>
                              <w:pStyle w:val="Hnh"/>
                              <w:jc w:val="center"/>
                            </w:pPr>
                            <w:r>
                              <w:rPr>
                                <w:noProof/>
                              </w:rPr>
                              <w:drawing>
                                <wp:inline distT="0" distB="0" distL="0" distR="0" wp14:anchorId="4AAA71B9" wp14:editId="07D9A78B">
                                  <wp:extent cx="6119987" cy="1423812"/>
                                  <wp:effectExtent l="0" t="0" r="0" b="4938"/>
                                  <wp:docPr id="4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19987" cy="1423812"/>
                                          </a:xfrm>
                                          <a:prstGeom prst="rect">
                                            <a:avLst/>
                                          </a:prstGeom>
                                          <a:ln>
                                            <a:noFill/>
                                            <a:prstDash/>
                                          </a:ln>
                                        </pic:spPr>
                                      </pic:pic>
                                    </a:graphicData>
                                  </a:graphic>
                                </wp:inline>
                              </w:drawing>
                            </w:r>
                            <w:r>
                              <w:rPr>
                                <w:vanish/>
                              </w:rPr>
                              <w:br/>
                            </w:r>
                            <w:r>
                              <w:t>Hình 22: Biểu đồ lớp tham gia ca sử dụng "Thêm món ăn vào giỏ hàng"</w:t>
                            </w:r>
                          </w:p>
                        </w:txbxContent>
                      </wps:txbx>
                      <wps:bodyPr wrap="none" lIns="0" tIns="0" rIns="0" bIns="0" compatLnSpc="0">
                        <a:spAutoFit/>
                      </wps:bodyPr>
                    </wps:wsp>
                  </a:graphicData>
                </a:graphic>
              </wp:anchor>
            </w:drawing>
          </mc:Choice>
          <mc:Fallback>
            <w:pict>
              <v:shape w14:anchorId="4D770D7C" id="Frame20" o:spid="_x0000_s1047" type="#_x0000_t202" style="position:absolute;left:0;text-align:left;margin-left:0;margin-top:0;width:481.9pt;height:112.1pt;z-index: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" filled="f" stroked="f">
                <v:textbox style="mso-fit-shape-to-text:t" inset="0,0,0,0">
                  <w:txbxContent>
                    <w:p w14:paraId="101E037E" w14:textId="77777777" w:rsidR="009866A7" w:rsidRDefault="009866A7">
                      <w:pPr>
                        <w:pStyle w:val="Hnh"/>
                        <w:jc w:val="center"/>
                      </w:pPr>
                      <w:r>
                        <w:rPr>
                          <w:noProof/>
                        </w:rPr>
                        <w:drawing>
                          <wp:inline distT="0" distB="0" distL="0" distR="0" wp14:anchorId="4AAA71B9" wp14:editId="07D9A78B">
                            <wp:extent cx="6119987" cy="1423812"/>
                            <wp:effectExtent l="0" t="0" r="0" b="4938"/>
                            <wp:docPr id="4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19987" cy="1423812"/>
                                    </a:xfrm>
                                    <a:prstGeom prst="rect">
                                      <a:avLst/>
                                    </a:prstGeom>
                                    <a:ln>
                                      <a:noFill/>
                                      <a:prstDash/>
                                    </a:ln>
                                  </pic:spPr>
                                </pic:pic>
                              </a:graphicData>
                            </a:graphic>
                          </wp:inline>
                        </w:drawing>
                      </w:r>
                      <w:r>
                        <w:rPr>
                          <w:vanish/>
                        </w:rPr>
                        <w:br/>
                      </w:r>
                      <w:r>
                        <w:t>Hình 22: Biểu đồ lớp tham gia ca sử dụng "Thêm món ăn vào giỏ hàng"</w:t>
                      </w:r>
                    </w:p>
                  </w:txbxContent>
                </v:textbox>
                <w10:wrap type="square"/>
              </v:shape>
            </w:pict>
          </mc:Fallback>
        </mc:AlternateContent>
      </w:r>
    </w:p>
    <w:p w14:paraId="562D4B69" w14:textId="77777777" w:rsidR="00E517C6" w:rsidRDefault="00086D60">
      <w:pPr>
        <w:pStyle w:val="Textbody"/>
        <w:jc w:val="both"/>
      </w:pPr>
      <w:r>
        <w:rPr>
          <w:noProof/>
        </w:rPr>
        <mc:AlternateContent>
          <mc:Choice Requires="wps">
            <w:drawing>
              <wp:anchor distT="0" distB="0" distL="114300" distR="114300" simplePos="0" relativeHeight="38" behindDoc="0" locked="0" layoutInCell="1" allowOverlap="1" wp14:anchorId="0825B67B" wp14:editId="29D63539">
                <wp:simplePos x="0" y="0"/>
                <wp:positionH relativeFrom="column">
                  <wp:align>center</wp:align>
                </wp:positionH>
                <wp:positionV relativeFrom="paragraph">
                  <wp:align>top</wp:align>
                </wp:positionV>
                <wp:extent cx="6119987" cy="3446647"/>
                <wp:effectExtent l="0" t="0" r="0" b="0"/>
                <wp:wrapSquare wrapText="bothSides"/>
                <wp:docPr id="46" name="Frame21"/>
                <wp:cNvGraphicFramePr/>
                <a:graphic xmlns:a="http://schemas.openxmlformats.org/drawingml/2006/main">
                  <a:graphicData uri="http://schemas.microsoft.com/office/word/2010/wordprocessingShape">
                    <wps:wsp>
                      <wps:cNvSpPr txBox="1"/>
                      <wps:spPr>
                        <a:xfrm>
                          <a:off x="0" y="0"/>
                          <a:ext cx="6119987" cy="3446647"/>
                        </a:xfrm>
                        <a:prstGeom prst="rect">
                          <a:avLst/>
                        </a:prstGeom>
                        <a:ln>
                          <a:noFill/>
                          <a:prstDash/>
                        </a:ln>
                      </wps:spPr>
                      <wps:txbx>
                        <w:txbxContent>
                          <w:p w14:paraId="30EB16A4" w14:textId="77777777" w:rsidR="009866A7" w:rsidRDefault="009866A7">
                            <w:pPr>
                              <w:pStyle w:val="Hnh"/>
                              <w:jc w:val="center"/>
                            </w:pPr>
                            <w:r>
                              <w:rPr>
                                <w:noProof/>
                              </w:rPr>
                              <w:drawing>
                                <wp:inline distT="0" distB="0" distL="0" distR="0" wp14:anchorId="43FD3119" wp14:editId="63516F5C">
                                  <wp:extent cx="6119987" cy="3446647"/>
                                  <wp:effectExtent l="0" t="0" r="0" b="1403"/>
                                  <wp:docPr id="45"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987" cy="3446647"/>
                                          </a:xfrm>
                                          <a:prstGeom prst="rect">
                                            <a:avLst/>
                                          </a:prstGeom>
                                          <a:ln>
                                            <a:noFill/>
                                            <a:prstDash/>
                                          </a:ln>
                                        </pic:spPr>
                                      </pic:pic>
                                    </a:graphicData>
                                  </a:graphic>
                                </wp:inline>
                              </w:drawing>
                            </w:r>
                            <w:r>
                              <w:rPr>
                                <w:vanish/>
                              </w:rPr>
                              <w:br/>
                            </w:r>
                            <w:r>
                              <w:t>Hình 23: Biểu đồ trình tự ca sử dụng "Thêm món ăn vào giỏ hàng"</w:t>
                            </w:r>
                          </w:p>
                        </w:txbxContent>
                      </wps:txbx>
                      <wps:bodyPr wrap="none" lIns="0" tIns="0" rIns="0" bIns="0" compatLnSpc="0">
                        <a:spAutoFit/>
                      </wps:bodyPr>
                    </wps:wsp>
                  </a:graphicData>
                </a:graphic>
              </wp:anchor>
            </w:drawing>
          </mc:Choice>
          <mc:Fallback>
            <w:pict>
              <v:shape w14:anchorId="0825B67B" id="Frame21" o:spid="_x0000_s1048" type="#_x0000_t202" style="position:absolute;left:0;text-align:left;margin-left:0;margin-top:0;width:481.9pt;height:271.4pt;z-index:3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" filled="f" stroked="f">
                <v:textbox style="mso-fit-shape-to-text:t" inset="0,0,0,0">
                  <w:txbxContent>
                    <w:p w14:paraId="30EB16A4" w14:textId="77777777" w:rsidR="009866A7" w:rsidRDefault="009866A7">
                      <w:pPr>
                        <w:pStyle w:val="Hnh"/>
                        <w:jc w:val="center"/>
                      </w:pPr>
                      <w:r>
                        <w:rPr>
                          <w:noProof/>
                        </w:rPr>
                        <w:drawing>
                          <wp:inline distT="0" distB="0" distL="0" distR="0" wp14:anchorId="43FD3119" wp14:editId="63516F5C">
                            <wp:extent cx="6119987" cy="3446647"/>
                            <wp:effectExtent l="0" t="0" r="0" b="1403"/>
                            <wp:docPr id="45"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987" cy="3446647"/>
                                    </a:xfrm>
                                    <a:prstGeom prst="rect">
                                      <a:avLst/>
                                    </a:prstGeom>
                                    <a:ln>
                                      <a:noFill/>
                                      <a:prstDash/>
                                    </a:ln>
                                  </pic:spPr>
                                </pic:pic>
                              </a:graphicData>
                            </a:graphic>
                          </wp:inline>
                        </w:drawing>
                      </w:r>
                      <w:r>
                        <w:rPr>
                          <w:vanish/>
                        </w:rPr>
                        <w:br/>
                      </w:r>
                      <w:r>
                        <w:t>Hình 23: Biểu đồ trình tự ca sử dụng "Thêm món ăn vào giỏ hàng"</w:t>
                      </w:r>
                    </w:p>
                  </w:txbxContent>
                </v:textbox>
                <w10:wrap type="square"/>
              </v:shape>
            </w:pict>
          </mc:Fallback>
        </mc:AlternateContent>
      </w:r>
    </w:p>
    <w:p w14:paraId="22B2CE8B" w14:textId="77777777" w:rsidR="00E517C6" w:rsidRDefault="00086D60">
      <w:pPr>
        <w:pStyle w:val="Heading2"/>
      </w:pPr>
      <w:commentRangeStart w:id="27"/>
      <w:r>
        <w:t>Đăng nhập</w:t>
      </w:r>
      <w:commentRangeEnd w:id="27"/>
      <w:r w:rsidR="009D589A">
        <w:rPr>
          <w:rStyle w:val="CommentReference"/>
          <w:rFonts w:eastAsia="Noto Sans CJK SC Regular" w:cs="Mangal"/>
          <w:b w:val="0"/>
          <w:bCs w:val="0"/>
          <w:i w:val="0"/>
        </w:rPr>
        <w:commentReference w:id="27"/>
      </w:r>
    </w:p>
    <w:p w14:paraId="40AA6457" w14:textId="77777777" w:rsidR="00E517C6" w:rsidRDefault="00086D60">
      <w:pPr>
        <w:pStyle w:val="Textbody"/>
        <w:jc w:val="both"/>
      </w:pPr>
      <w:r>
        <w:rPr>
          <w:noProof/>
        </w:rPr>
        <mc:AlternateContent>
          <mc:Choice Requires="wps">
            <w:drawing>
              <wp:anchor distT="0" distB="0" distL="114300" distR="114300" simplePos="0" relativeHeight="40" behindDoc="0" locked="0" layoutInCell="1" allowOverlap="1" wp14:anchorId="19C48973" wp14:editId="23D9CE08">
                <wp:simplePos x="0" y="0"/>
                <wp:positionH relativeFrom="column">
                  <wp:align>center</wp:align>
                </wp:positionH>
                <wp:positionV relativeFrom="paragraph">
                  <wp:align>top</wp:align>
                </wp:positionV>
                <wp:extent cx="6119987" cy="1983242"/>
                <wp:effectExtent l="0" t="0" r="0" b="0"/>
                <wp:wrapSquare wrapText="bothSides"/>
                <wp:docPr id="48" name="Frame22"/>
                <wp:cNvGraphicFramePr/>
                <a:graphic xmlns:a="http://schemas.openxmlformats.org/drawingml/2006/main">
                  <a:graphicData uri="http://schemas.microsoft.com/office/word/2010/wordprocessingShape">
                    <wps:wsp>
                      <wps:cNvSpPr txBox="1"/>
                      <wps:spPr>
                        <a:xfrm>
                          <a:off x="0" y="0"/>
                          <a:ext cx="6119987" cy="1983242"/>
                        </a:xfrm>
                        <a:prstGeom prst="rect">
                          <a:avLst/>
                        </a:prstGeom>
                        <a:ln>
                          <a:noFill/>
                          <a:prstDash/>
                        </a:ln>
                      </wps:spPr>
                      <wps:txbx>
                        <w:txbxContent>
                          <w:p w14:paraId="6603AD12" w14:textId="77777777" w:rsidR="009866A7" w:rsidRDefault="009866A7">
                            <w:pPr>
                              <w:pStyle w:val="Hnh"/>
                              <w:jc w:val="center"/>
                            </w:pPr>
                            <w:r>
                              <w:rPr>
                                <w:noProof/>
                              </w:rPr>
                              <w:drawing>
                                <wp:inline distT="0" distB="0" distL="0" distR="0" wp14:anchorId="462A101C" wp14:editId="56B8ED65">
                                  <wp:extent cx="6119987" cy="1983242"/>
                                  <wp:effectExtent l="0" t="0" r="0" b="0"/>
                                  <wp:docPr id="47"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987" cy="1983242"/>
                                          </a:xfrm>
                                          <a:prstGeom prst="rect">
                                            <a:avLst/>
                                          </a:prstGeom>
                                          <a:ln>
                                            <a:noFill/>
                                            <a:prstDash/>
                                          </a:ln>
                                        </pic:spPr>
                                      </pic:pic>
                                    </a:graphicData>
                                  </a:graphic>
                                </wp:inline>
                              </w:drawing>
                            </w:r>
                            <w:r>
                              <w:rPr>
                                <w:vanish/>
                              </w:rPr>
                              <w:br/>
                            </w:r>
                            <w:r>
                              <w:t>Hình 24: Biểu đồ lớp tham gia ca sử dụng "Đăng nhập"</w:t>
                            </w:r>
                          </w:p>
                        </w:txbxContent>
                      </wps:txbx>
                      <wps:bodyPr wrap="none" lIns="0" tIns="0" rIns="0" bIns="0" compatLnSpc="0">
                        <a:spAutoFit/>
                      </wps:bodyPr>
                    </wps:wsp>
                  </a:graphicData>
                </a:graphic>
              </wp:anchor>
            </w:drawing>
          </mc:Choice>
          <mc:Fallback>
            <w:pict>
              <v:shape w14:anchorId="19C48973" id="Frame22" o:spid="_x0000_s1049" type="#_x0000_t202" style="position:absolute;left:0;text-align:left;margin-left:0;margin-top:0;width:481.9pt;height:156.15pt;z-index:4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" filled="f" stroked="f">
                <v:textbox style="mso-fit-shape-to-text:t" inset="0,0,0,0">
                  <w:txbxContent>
                    <w:p w14:paraId="6603AD12" w14:textId="77777777" w:rsidR="009866A7" w:rsidRDefault="009866A7">
                      <w:pPr>
                        <w:pStyle w:val="Hnh"/>
                        <w:jc w:val="center"/>
                      </w:pPr>
                      <w:r>
                        <w:rPr>
                          <w:noProof/>
                        </w:rPr>
                        <w:drawing>
                          <wp:inline distT="0" distB="0" distL="0" distR="0" wp14:anchorId="462A101C" wp14:editId="56B8ED65">
                            <wp:extent cx="6119987" cy="1983242"/>
                            <wp:effectExtent l="0" t="0" r="0" b="0"/>
                            <wp:docPr id="47"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987" cy="1983242"/>
                                    </a:xfrm>
                                    <a:prstGeom prst="rect">
                                      <a:avLst/>
                                    </a:prstGeom>
                                    <a:ln>
                                      <a:noFill/>
                                      <a:prstDash/>
                                    </a:ln>
                                  </pic:spPr>
                                </pic:pic>
                              </a:graphicData>
                            </a:graphic>
                          </wp:inline>
                        </w:drawing>
                      </w:r>
                      <w:r>
                        <w:rPr>
                          <w:vanish/>
                        </w:rPr>
                        <w:br/>
                      </w:r>
                      <w:r>
                        <w:t>Hình 24: Biểu đồ lớp tham gia ca sử dụng "Đăng nhập"</w:t>
                      </w:r>
                    </w:p>
                  </w:txbxContent>
                </v:textbox>
                <w10:wrap type="square"/>
              </v:shape>
            </w:pict>
          </mc:Fallback>
        </mc:AlternateContent>
      </w:r>
    </w:p>
    <w:p w14:paraId="63D84022" w14:textId="77777777" w:rsidR="00E517C6" w:rsidRDefault="00086D60">
      <w:pPr>
        <w:pStyle w:val="Textbody"/>
        <w:jc w:val="both"/>
      </w:pPr>
      <w:r>
        <w:rPr>
          <w:noProof/>
        </w:rPr>
        <w:lastRenderedPageBreak/>
        <mc:AlternateContent>
          <mc:Choice Requires="wps">
            <w:drawing>
              <wp:anchor distT="0" distB="0" distL="114300" distR="114300" simplePos="0" relativeHeight="42" behindDoc="0" locked="0" layoutInCell="1" allowOverlap="1" wp14:anchorId="75C1C6CB" wp14:editId="25F45B4D">
                <wp:simplePos x="0" y="0"/>
                <wp:positionH relativeFrom="column">
                  <wp:align>center</wp:align>
                </wp:positionH>
                <wp:positionV relativeFrom="paragraph">
                  <wp:align>top</wp:align>
                </wp:positionV>
                <wp:extent cx="6119987" cy="3324941"/>
                <wp:effectExtent l="0" t="0" r="0" b="0"/>
                <wp:wrapSquare wrapText="bothSides"/>
                <wp:docPr id="50" name="Frame23"/>
                <wp:cNvGraphicFramePr/>
                <a:graphic xmlns:a="http://schemas.openxmlformats.org/drawingml/2006/main">
                  <a:graphicData uri="http://schemas.microsoft.com/office/word/2010/wordprocessingShape">
                    <wps:wsp>
                      <wps:cNvSpPr txBox="1"/>
                      <wps:spPr>
                        <a:xfrm>
                          <a:off x="0" y="0"/>
                          <a:ext cx="6119987" cy="3324941"/>
                        </a:xfrm>
                        <a:prstGeom prst="rect">
                          <a:avLst/>
                        </a:prstGeom>
                        <a:ln>
                          <a:noFill/>
                          <a:prstDash/>
                        </a:ln>
                      </wps:spPr>
                      <wps:txbx>
                        <w:txbxContent>
                          <w:p w14:paraId="22589E13" w14:textId="77777777" w:rsidR="009866A7" w:rsidRDefault="009866A7">
                            <w:pPr>
                              <w:pStyle w:val="Hnh"/>
                              <w:jc w:val="center"/>
                            </w:pPr>
                            <w:r>
                              <w:rPr>
                                <w:noProof/>
                              </w:rPr>
                              <w:drawing>
                                <wp:inline distT="0" distB="0" distL="0" distR="0" wp14:anchorId="0F7812C3" wp14:editId="0C7478DE">
                                  <wp:extent cx="6119987" cy="3324941"/>
                                  <wp:effectExtent l="0" t="0" r="0" b="8809"/>
                                  <wp:docPr id="49"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19987" cy="3324941"/>
                                          </a:xfrm>
                                          <a:prstGeom prst="rect">
                                            <a:avLst/>
                                          </a:prstGeom>
                                          <a:ln>
                                            <a:noFill/>
                                            <a:prstDash/>
                                          </a:ln>
                                        </pic:spPr>
                                      </pic:pic>
                                    </a:graphicData>
                                  </a:graphic>
                                </wp:inline>
                              </w:drawing>
                            </w:r>
                            <w:r>
                              <w:rPr>
                                <w:vanish/>
                              </w:rPr>
                              <w:br/>
                            </w:r>
                            <w:r>
                              <w:t>Hình 25: Biểu đồ trình tự ca sử dụng "Đăng nhập"</w:t>
                            </w:r>
                          </w:p>
                        </w:txbxContent>
                      </wps:txbx>
                      <wps:bodyPr wrap="none" lIns="0" tIns="0" rIns="0" bIns="0" compatLnSpc="0">
                        <a:spAutoFit/>
                      </wps:bodyPr>
                    </wps:wsp>
                  </a:graphicData>
                </a:graphic>
              </wp:anchor>
            </w:drawing>
          </mc:Choice>
          <mc:Fallback>
            <w:pict>
              <v:shape w14:anchorId="75C1C6CB" id="Frame23" o:spid="_x0000_s1050" type="#_x0000_t202" style="position:absolute;left:0;text-align:left;margin-left:0;margin-top:0;width:481.9pt;height:261.8pt;z-index:4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" filled="f" stroked="f">
                <v:textbox style="mso-fit-shape-to-text:t" inset="0,0,0,0">
                  <w:txbxContent>
                    <w:p w14:paraId="22589E13" w14:textId="77777777" w:rsidR="009866A7" w:rsidRDefault="009866A7">
                      <w:pPr>
                        <w:pStyle w:val="Hnh"/>
                        <w:jc w:val="center"/>
                      </w:pPr>
                      <w:r>
                        <w:rPr>
                          <w:noProof/>
                        </w:rPr>
                        <w:drawing>
                          <wp:inline distT="0" distB="0" distL="0" distR="0" wp14:anchorId="0F7812C3" wp14:editId="0C7478DE">
                            <wp:extent cx="6119987" cy="3324941"/>
                            <wp:effectExtent l="0" t="0" r="0" b="8809"/>
                            <wp:docPr id="49"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19987" cy="3324941"/>
                                    </a:xfrm>
                                    <a:prstGeom prst="rect">
                                      <a:avLst/>
                                    </a:prstGeom>
                                    <a:ln>
                                      <a:noFill/>
                                      <a:prstDash/>
                                    </a:ln>
                                  </pic:spPr>
                                </pic:pic>
                              </a:graphicData>
                            </a:graphic>
                          </wp:inline>
                        </w:drawing>
                      </w:r>
                      <w:r>
                        <w:rPr>
                          <w:vanish/>
                        </w:rPr>
                        <w:br/>
                      </w:r>
                      <w:r>
                        <w:t>Hình 25: Biểu đồ trình tự ca sử dụng "Đăng nhập"</w:t>
                      </w:r>
                    </w:p>
                  </w:txbxContent>
                </v:textbox>
                <w10:wrap type="square"/>
              </v:shape>
            </w:pict>
          </mc:Fallback>
        </mc:AlternateContent>
      </w:r>
    </w:p>
    <w:p w14:paraId="7A215315" w14:textId="77777777" w:rsidR="00E517C6" w:rsidRDefault="00E517C6">
      <w:pPr>
        <w:pStyle w:val="Textbody"/>
        <w:jc w:val="both"/>
      </w:pPr>
    </w:p>
    <w:p w14:paraId="6B7D3AB2" w14:textId="77777777" w:rsidR="00E517C6" w:rsidRDefault="00086D60">
      <w:pPr>
        <w:pStyle w:val="Heading2"/>
      </w:pPr>
      <w:r>
        <w:t>Đăng ký tài khoản</w:t>
      </w:r>
    </w:p>
    <w:p w14:paraId="3E41B86C" w14:textId="77777777" w:rsidR="00E517C6" w:rsidRDefault="00086D60">
      <w:pPr>
        <w:pStyle w:val="Textbody"/>
        <w:jc w:val="both"/>
      </w:pPr>
      <w:r>
        <w:rPr>
          <w:noProof/>
        </w:rPr>
        <mc:AlternateContent>
          <mc:Choice Requires="wps">
            <w:drawing>
              <wp:anchor distT="0" distB="0" distL="114300" distR="114300" simplePos="0" relativeHeight="44" behindDoc="0" locked="0" layoutInCell="1" allowOverlap="1" wp14:anchorId="2A5F4EB3" wp14:editId="255AE592">
                <wp:simplePos x="0" y="0"/>
                <wp:positionH relativeFrom="column">
                  <wp:align>center</wp:align>
                </wp:positionH>
                <wp:positionV relativeFrom="paragraph">
                  <wp:align>top</wp:align>
                </wp:positionV>
                <wp:extent cx="6119987" cy="2018172"/>
                <wp:effectExtent l="0" t="0" r="0" b="0"/>
                <wp:wrapSquare wrapText="bothSides"/>
                <wp:docPr id="52" name="Frame24"/>
                <wp:cNvGraphicFramePr/>
                <a:graphic xmlns:a="http://schemas.openxmlformats.org/drawingml/2006/main">
                  <a:graphicData uri="http://schemas.microsoft.com/office/word/2010/wordprocessingShape">
                    <wps:wsp>
                      <wps:cNvSpPr txBox="1"/>
                      <wps:spPr>
                        <a:xfrm>
                          <a:off x="0" y="0"/>
                          <a:ext cx="6119987" cy="2018172"/>
                        </a:xfrm>
                        <a:prstGeom prst="rect">
                          <a:avLst/>
                        </a:prstGeom>
                        <a:ln>
                          <a:noFill/>
                          <a:prstDash/>
                        </a:ln>
                      </wps:spPr>
                      <wps:txbx>
                        <w:txbxContent>
                          <w:p w14:paraId="079A8432" w14:textId="77777777" w:rsidR="009866A7" w:rsidRDefault="009866A7">
                            <w:pPr>
                              <w:pStyle w:val="Hnh"/>
                              <w:jc w:val="center"/>
                            </w:pPr>
                            <w:r>
                              <w:rPr>
                                <w:noProof/>
                              </w:rPr>
                              <w:drawing>
                                <wp:inline distT="0" distB="0" distL="0" distR="0" wp14:anchorId="6B4D8EB3" wp14:editId="19684FC2">
                                  <wp:extent cx="6119987" cy="2018172"/>
                                  <wp:effectExtent l="0" t="0" r="0" b="1128"/>
                                  <wp:docPr id="51"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19987" cy="2018172"/>
                                          </a:xfrm>
                                          <a:prstGeom prst="rect">
                                            <a:avLst/>
                                          </a:prstGeom>
                                          <a:ln>
                                            <a:noFill/>
                                            <a:prstDash/>
                                          </a:ln>
                                        </pic:spPr>
                                      </pic:pic>
                                    </a:graphicData>
                                  </a:graphic>
                                </wp:inline>
                              </w:drawing>
                            </w:r>
                            <w:r>
                              <w:rPr>
                                <w:vanish/>
                              </w:rPr>
                              <w:br/>
                            </w:r>
                            <w:r>
                              <w:t>Hình 26: Biểu đồ lớp tham gia ca sử dụng "Đăng ký tài khoản"</w:t>
                            </w:r>
                          </w:p>
                        </w:txbxContent>
                      </wps:txbx>
                      <wps:bodyPr wrap="none" lIns="0" tIns="0" rIns="0" bIns="0" compatLnSpc="0">
                        <a:spAutoFit/>
                      </wps:bodyPr>
                    </wps:wsp>
                  </a:graphicData>
                </a:graphic>
              </wp:anchor>
            </w:drawing>
          </mc:Choice>
          <mc:Fallback>
            <w:pict>
              <v:shape w14:anchorId="2A5F4EB3" id="Frame24" o:spid="_x0000_s1051" type="#_x0000_t202" style="position:absolute;left:0;text-align:left;margin-left:0;margin-top:0;width:481.9pt;height:158.9pt;z-index: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" filled="f" stroked="f">
                <v:textbox style="mso-fit-shape-to-text:t" inset="0,0,0,0">
                  <w:txbxContent>
                    <w:p w14:paraId="079A8432" w14:textId="77777777" w:rsidR="009866A7" w:rsidRDefault="009866A7">
                      <w:pPr>
                        <w:pStyle w:val="Hnh"/>
                        <w:jc w:val="center"/>
                      </w:pPr>
                      <w:r>
                        <w:rPr>
                          <w:noProof/>
                        </w:rPr>
                        <w:drawing>
                          <wp:inline distT="0" distB="0" distL="0" distR="0" wp14:anchorId="6B4D8EB3" wp14:editId="19684FC2">
                            <wp:extent cx="6119987" cy="2018172"/>
                            <wp:effectExtent l="0" t="0" r="0" b="1128"/>
                            <wp:docPr id="51"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19987" cy="2018172"/>
                                    </a:xfrm>
                                    <a:prstGeom prst="rect">
                                      <a:avLst/>
                                    </a:prstGeom>
                                    <a:ln>
                                      <a:noFill/>
                                      <a:prstDash/>
                                    </a:ln>
                                  </pic:spPr>
                                </pic:pic>
                              </a:graphicData>
                            </a:graphic>
                          </wp:inline>
                        </w:drawing>
                      </w:r>
                      <w:r>
                        <w:rPr>
                          <w:vanish/>
                        </w:rPr>
                        <w:br/>
                      </w:r>
                      <w:r>
                        <w:t>Hình 26: Biểu đồ lớp tham gia ca sử dụng "Đăng ký tài khoản"</w:t>
                      </w:r>
                    </w:p>
                  </w:txbxContent>
                </v:textbox>
                <w10:wrap type="square"/>
              </v:shape>
            </w:pict>
          </mc:Fallback>
        </mc:AlternateContent>
      </w:r>
    </w:p>
    <w:p w14:paraId="7A4CE784" w14:textId="77777777" w:rsidR="00E517C6" w:rsidRDefault="00086D60">
      <w:pPr>
        <w:pStyle w:val="Textbody"/>
        <w:jc w:val="both"/>
      </w:pPr>
      <w:r>
        <w:rPr>
          <w:noProof/>
        </w:rPr>
        <w:lastRenderedPageBreak/>
        <mc:AlternateContent>
          <mc:Choice Requires="wps">
            <w:drawing>
              <wp:anchor distT="0" distB="0" distL="114300" distR="114300" simplePos="0" relativeHeight="46" behindDoc="0" locked="0" layoutInCell="1" allowOverlap="1" wp14:anchorId="2B25E2E3" wp14:editId="677DF7ED">
                <wp:simplePos x="0" y="0"/>
                <wp:positionH relativeFrom="column">
                  <wp:align>center</wp:align>
                </wp:positionH>
                <wp:positionV relativeFrom="paragraph">
                  <wp:align>top</wp:align>
                </wp:positionV>
                <wp:extent cx="6119987" cy="3288639"/>
                <wp:effectExtent l="0" t="0" r="0" b="0"/>
                <wp:wrapSquare wrapText="bothSides"/>
                <wp:docPr id="54" name="Frame25"/>
                <wp:cNvGraphicFramePr/>
                <a:graphic xmlns:a="http://schemas.openxmlformats.org/drawingml/2006/main">
                  <a:graphicData uri="http://schemas.microsoft.com/office/word/2010/wordprocessingShape">
                    <wps:wsp>
                      <wps:cNvSpPr txBox="1"/>
                      <wps:spPr>
                        <a:xfrm>
                          <a:off x="0" y="0"/>
                          <a:ext cx="6119987" cy="3288639"/>
                        </a:xfrm>
                        <a:prstGeom prst="rect">
                          <a:avLst/>
                        </a:prstGeom>
                        <a:ln>
                          <a:noFill/>
                          <a:prstDash/>
                        </a:ln>
                      </wps:spPr>
                      <wps:txbx>
                        <w:txbxContent>
                          <w:p w14:paraId="777002CB" w14:textId="77777777" w:rsidR="009866A7" w:rsidRDefault="009866A7">
                            <w:pPr>
                              <w:pStyle w:val="Hnh"/>
                              <w:jc w:val="center"/>
                            </w:pPr>
                            <w:r>
                              <w:rPr>
                                <w:noProof/>
                              </w:rPr>
                              <w:drawing>
                                <wp:inline distT="0" distB="0" distL="0" distR="0" wp14:anchorId="51C87A27" wp14:editId="1302F83F">
                                  <wp:extent cx="6119987" cy="3288639"/>
                                  <wp:effectExtent l="0" t="0" r="0" b="7011"/>
                                  <wp:docPr id="5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19987" cy="3288639"/>
                                          </a:xfrm>
                                          <a:prstGeom prst="rect">
                                            <a:avLst/>
                                          </a:prstGeom>
                                          <a:ln>
                                            <a:noFill/>
                                            <a:prstDash/>
                                          </a:ln>
                                        </pic:spPr>
                                      </pic:pic>
                                    </a:graphicData>
                                  </a:graphic>
                                </wp:inline>
                              </w:drawing>
                            </w:r>
                            <w:r>
                              <w:rPr>
                                <w:vanish/>
                              </w:rPr>
                              <w:br/>
                            </w:r>
                            <w:r>
                              <w:t>Hình 27: Biểu đồ trình tự ca sử dụng "Đăng ký tài khoản"</w:t>
                            </w:r>
                          </w:p>
                        </w:txbxContent>
                      </wps:txbx>
                      <wps:bodyPr wrap="none" lIns="0" tIns="0" rIns="0" bIns="0" compatLnSpc="0">
                        <a:spAutoFit/>
                      </wps:bodyPr>
                    </wps:wsp>
                  </a:graphicData>
                </a:graphic>
              </wp:anchor>
            </w:drawing>
          </mc:Choice>
          <mc:Fallback>
            <w:pict>
              <v:shape w14:anchorId="2B25E2E3" id="Frame25" o:spid="_x0000_s1052" type="#_x0000_t202" style="position:absolute;left:0;text-align:left;margin-left:0;margin-top:0;width:481.9pt;height:258.95pt;z-index:4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" filled="f" stroked="f">
                <v:textbox style="mso-fit-shape-to-text:t" inset="0,0,0,0">
                  <w:txbxContent>
                    <w:p w14:paraId="777002CB" w14:textId="77777777" w:rsidR="009866A7" w:rsidRDefault="009866A7">
                      <w:pPr>
                        <w:pStyle w:val="Hnh"/>
                        <w:jc w:val="center"/>
                      </w:pPr>
                      <w:r>
                        <w:rPr>
                          <w:noProof/>
                        </w:rPr>
                        <w:drawing>
                          <wp:inline distT="0" distB="0" distL="0" distR="0" wp14:anchorId="51C87A27" wp14:editId="1302F83F">
                            <wp:extent cx="6119987" cy="3288639"/>
                            <wp:effectExtent l="0" t="0" r="0" b="7011"/>
                            <wp:docPr id="5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19987" cy="3288639"/>
                                    </a:xfrm>
                                    <a:prstGeom prst="rect">
                                      <a:avLst/>
                                    </a:prstGeom>
                                    <a:ln>
                                      <a:noFill/>
                                      <a:prstDash/>
                                    </a:ln>
                                  </pic:spPr>
                                </pic:pic>
                              </a:graphicData>
                            </a:graphic>
                          </wp:inline>
                        </w:drawing>
                      </w:r>
                      <w:r>
                        <w:rPr>
                          <w:vanish/>
                        </w:rPr>
                        <w:br/>
                      </w:r>
                      <w:r>
                        <w:t>Hình 27: Biểu đồ trình tự ca sử dụng "Đăng ký tài khoản"</w:t>
                      </w:r>
                    </w:p>
                  </w:txbxContent>
                </v:textbox>
                <w10:wrap type="square"/>
              </v:shape>
            </w:pict>
          </mc:Fallback>
        </mc:AlternateContent>
      </w:r>
    </w:p>
    <w:p w14:paraId="735A9C73" w14:textId="77777777" w:rsidR="00E517C6" w:rsidRDefault="00E517C6">
      <w:pPr>
        <w:pStyle w:val="Textbody"/>
        <w:jc w:val="both"/>
      </w:pPr>
    </w:p>
    <w:p w14:paraId="7630DE63" w14:textId="77777777" w:rsidR="00E517C6" w:rsidRDefault="00086D60">
      <w:pPr>
        <w:pStyle w:val="Heading2"/>
      </w:pPr>
      <w:r>
        <w:t>Thêm lượt thích cho món ăn</w:t>
      </w:r>
    </w:p>
    <w:p w14:paraId="4BD06A7C" w14:textId="77777777" w:rsidR="00E517C6" w:rsidRDefault="00086D60">
      <w:pPr>
        <w:pStyle w:val="Textbody"/>
        <w:jc w:val="both"/>
      </w:pPr>
      <w:r>
        <w:rPr>
          <w:noProof/>
        </w:rPr>
        <mc:AlternateContent>
          <mc:Choice Requires="wps">
            <w:drawing>
              <wp:anchor distT="0" distB="0" distL="114300" distR="114300" simplePos="0" relativeHeight="48" behindDoc="0" locked="0" layoutInCell="1" allowOverlap="1" wp14:anchorId="669D3AA7" wp14:editId="38E006AA">
                <wp:simplePos x="0" y="0"/>
                <wp:positionH relativeFrom="column">
                  <wp:align>center</wp:align>
                </wp:positionH>
                <wp:positionV relativeFrom="paragraph">
                  <wp:align>top</wp:align>
                </wp:positionV>
                <wp:extent cx="6119987" cy="1099108"/>
                <wp:effectExtent l="0" t="0" r="0" b="0"/>
                <wp:wrapSquare wrapText="bothSides"/>
                <wp:docPr id="56" name="Frame26"/>
                <wp:cNvGraphicFramePr/>
                <a:graphic xmlns:a="http://schemas.openxmlformats.org/drawingml/2006/main">
                  <a:graphicData uri="http://schemas.microsoft.com/office/word/2010/wordprocessingShape">
                    <wps:wsp>
                      <wps:cNvSpPr txBox="1"/>
                      <wps:spPr>
                        <a:xfrm>
                          <a:off x="0" y="0"/>
                          <a:ext cx="6119987" cy="1099108"/>
                        </a:xfrm>
                        <a:prstGeom prst="rect">
                          <a:avLst/>
                        </a:prstGeom>
                        <a:ln>
                          <a:noFill/>
                          <a:prstDash/>
                        </a:ln>
                      </wps:spPr>
                      <wps:txbx>
                        <w:txbxContent>
                          <w:p w14:paraId="5EDDB422" w14:textId="77777777" w:rsidR="009866A7" w:rsidRDefault="009866A7">
                            <w:pPr>
                              <w:pStyle w:val="Hnh"/>
                              <w:jc w:val="center"/>
                            </w:pPr>
                            <w:r>
                              <w:rPr>
                                <w:noProof/>
                              </w:rPr>
                              <w:drawing>
                                <wp:inline distT="0" distB="0" distL="0" distR="0" wp14:anchorId="73FA46B3" wp14:editId="63773B9C">
                                  <wp:extent cx="6119987" cy="1099108"/>
                                  <wp:effectExtent l="0" t="0" r="0" b="5792"/>
                                  <wp:docPr id="5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099108"/>
                                          </a:xfrm>
                                          <a:prstGeom prst="rect">
                                            <a:avLst/>
                                          </a:prstGeom>
                                          <a:ln>
                                            <a:noFill/>
                                            <a:prstDash/>
                                          </a:ln>
                                        </pic:spPr>
                                      </pic:pic>
                                    </a:graphicData>
                                  </a:graphic>
                                </wp:inline>
                              </w:drawing>
                            </w:r>
                            <w:r>
                              <w:rPr>
                                <w:vanish/>
                              </w:rPr>
                              <w:br/>
                            </w:r>
                            <w:r>
                              <w:t>Hình 28: Biểu đồ lớp tham gia ca sử dụng "Thêm lượt thích cho món ăn"</w:t>
                            </w:r>
                          </w:p>
                        </w:txbxContent>
                      </wps:txbx>
                      <wps:bodyPr wrap="none" lIns="0" tIns="0" rIns="0" bIns="0" compatLnSpc="0">
                        <a:spAutoFit/>
                      </wps:bodyPr>
                    </wps:wsp>
                  </a:graphicData>
                </a:graphic>
              </wp:anchor>
            </w:drawing>
          </mc:Choice>
          <mc:Fallback>
            <w:pict>
              <v:shape w14:anchorId="669D3AA7" id="Frame26" o:spid="_x0000_s1053" type="#_x0000_t202" style="position:absolute;left:0;text-align:left;margin-left:0;margin-top:0;width:481.9pt;height:86.55pt;z-index:4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" filled="f" stroked="f">
                <v:textbox style="mso-fit-shape-to-text:t" inset="0,0,0,0">
                  <w:txbxContent>
                    <w:p w14:paraId="5EDDB422" w14:textId="77777777" w:rsidR="009866A7" w:rsidRDefault="009866A7">
                      <w:pPr>
                        <w:pStyle w:val="Hnh"/>
                        <w:jc w:val="center"/>
                      </w:pPr>
                      <w:r>
                        <w:rPr>
                          <w:noProof/>
                        </w:rPr>
                        <w:drawing>
                          <wp:inline distT="0" distB="0" distL="0" distR="0" wp14:anchorId="73FA46B3" wp14:editId="63773B9C">
                            <wp:extent cx="6119987" cy="1099108"/>
                            <wp:effectExtent l="0" t="0" r="0" b="5792"/>
                            <wp:docPr id="5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099108"/>
                                    </a:xfrm>
                                    <a:prstGeom prst="rect">
                                      <a:avLst/>
                                    </a:prstGeom>
                                    <a:ln>
                                      <a:noFill/>
                                      <a:prstDash/>
                                    </a:ln>
                                  </pic:spPr>
                                </pic:pic>
                              </a:graphicData>
                            </a:graphic>
                          </wp:inline>
                        </w:drawing>
                      </w:r>
                      <w:r>
                        <w:rPr>
                          <w:vanish/>
                        </w:rPr>
                        <w:br/>
                      </w:r>
                      <w:r>
                        <w:t>Hình 28: Biểu đồ lớp tham gia ca sử dụng "Thêm lượt thích cho món ăn"</w:t>
                      </w:r>
                    </w:p>
                  </w:txbxContent>
                </v:textbox>
                <w10:wrap type="square"/>
              </v:shape>
            </w:pict>
          </mc:Fallback>
        </mc:AlternateContent>
      </w:r>
    </w:p>
    <w:p w14:paraId="1591EDE4" w14:textId="77777777" w:rsidR="00E517C6" w:rsidRDefault="00086D60">
      <w:pPr>
        <w:pStyle w:val="Textbody"/>
        <w:jc w:val="both"/>
      </w:pPr>
      <w:r>
        <w:rPr>
          <w:noProof/>
        </w:rPr>
        <w:lastRenderedPageBreak/>
        <mc:AlternateContent>
          <mc:Choice Requires="wps">
            <w:drawing>
              <wp:anchor distT="0" distB="0" distL="114300" distR="114300" simplePos="0" relativeHeight="50" behindDoc="0" locked="0" layoutInCell="1" allowOverlap="1" wp14:anchorId="056C741D" wp14:editId="2CAF3389">
                <wp:simplePos x="0" y="0"/>
                <wp:positionH relativeFrom="column">
                  <wp:align>center</wp:align>
                </wp:positionH>
                <wp:positionV relativeFrom="paragraph">
                  <wp:align>top</wp:align>
                </wp:positionV>
                <wp:extent cx="6119987" cy="3336828"/>
                <wp:effectExtent l="0" t="0" r="0" b="0"/>
                <wp:wrapSquare wrapText="bothSides"/>
                <wp:docPr id="58" name="Frame27"/>
                <wp:cNvGraphicFramePr/>
                <a:graphic xmlns:a="http://schemas.openxmlformats.org/drawingml/2006/main">
                  <a:graphicData uri="http://schemas.microsoft.com/office/word/2010/wordprocessingShape">
                    <wps:wsp>
                      <wps:cNvSpPr txBox="1"/>
                      <wps:spPr>
                        <a:xfrm>
                          <a:off x="0" y="0"/>
                          <a:ext cx="6119987" cy="3336828"/>
                        </a:xfrm>
                        <a:prstGeom prst="rect">
                          <a:avLst/>
                        </a:prstGeom>
                        <a:ln>
                          <a:noFill/>
                          <a:prstDash/>
                        </a:ln>
                      </wps:spPr>
                      <wps:txbx>
                        <w:txbxContent>
                          <w:p w14:paraId="1391E3E9" w14:textId="77777777" w:rsidR="009866A7" w:rsidRDefault="009866A7">
                            <w:pPr>
                              <w:pStyle w:val="Hnh"/>
                              <w:jc w:val="center"/>
                            </w:pPr>
                            <w:r>
                              <w:rPr>
                                <w:noProof/>
                              </w:rPr>
                              <w:drawing>
                                <wp:inline distT="0" distB="0" distL="0" distR="0" wp14:anchorId="7036AFCD" wp14:editId="7D034D65">
                                  <wp:extent cx="6119987" cy="3336828"/>
                                  <wp:effectExtent l="0" t="0" r="0" b="0"/>
                                  <wp:docPr id="5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19987" cy="3336828"/>
                                          </a:xfrm>
                                          <a:prstGeom prst="rect">
                                            <a:avLst/>
                                          </a:prstGeom>
                                          <a:ln>
                                            <a:noFill/>
                                            <a:prstDash/>
                                          </a:ln>
                                        </pic:spPr>
                                      </pic:pic>
                                    </a:graphicData>
                                  </a:graphic>
                                </wp:inline>
                              </w:drawing>
                            </w:r>
                            <w:r>
                              <w:rPr>
                                <w:vanish/>
                              </w:rPr>
                              <w:br/>
                            </w:r>
                            <w:r>
                              <w:t>Hình 29: Biểu đồ trình tự ca sử dụng "Thêm lượt thích cho món ăn"</w:t>
                            </w:r>
                          </w:p>
                        </w:txbxContent>
                      </wps:txbx>
                      <wps:bodyPr wrap="none" lIns="0" tIns="0" rIns="0" bIns="0" compatLnSpc="0">
                        <a:spAutoFit/>
                      </wps:bodyPr>
                    </wps:wsp>
                  </a:graphicData>
                </a:graphic>
              </wp:anchor>
            </w:drawing>
          </mc:Choice>
          <mc:Fallback>
            <w:pict>
              <v:shape w14:anchorId="056C741D" id="Frame27" o:spid="_x0000_s1054" type="#_x0000_t202" style="position:absolute;left:0;text-align:left;margin-left:0;margin-top:0;width:481.9pt;height:262.75pt;z-index:5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" filled="f" stroked="f">
                <v:textbox style="mso-fit-shape-to-text:t" inset="0,0,0,0">
                  <w:txbxContent>
                    <w:p w14:paraId="1391E3E9" w14:textId="77777777" w:rsidR="009866A7" w:rsidRDefault="009866A7">
                      <w:pPr>
                        <w:pStyle w:val="Hnh"/>
                        <w:jc w:val="center"/>
                      </w:pPr>
                      <w:r>
                        <w:rPr>
                          <w:noProof/>
                        </w:rPr>
                        <w:drawing>
                          <wp:inline distT="0" distB="0" distL="0" distR="0" wp14:anchorId="7036AFCD" wp14:editId="7D034D65">
                            <wp:extent cx="6119987" cy="3336828"/>
                            <wp:effectExtent l="0" t="0" r="0" b="0"/>
                            <wp:docPr id="5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19987" cy="3336828"/>
                                    </a:xfrm>
                                    <a:prstGeom prst="rect">
                                      <a:avLst/>
                                    </a:prstGeom>
                                    <a:ln>
                                      <a:noFill/>
                                      <a:prstDash/>
                                    </a:ln>
                                  </pic:spPr>
                                </pic:pic>
                              </a:graphicData>
                            </a:graphic>
                          </wp:inline>
                        </w:drawing>
                      </w:r>
                      <w:r>
                        <w:rPr>
                          <w:vanish/>
                        </w:rPr>
                        <w:br/>
                      </w:r>
                      <w:r>
                        <w:t>Hình 29: Biểu đồ trình tự ca sử dụng "Thêm lượt thích cho món ăn"</w:t>
                      </w:r>
                    </w:p>
                  </w:txbxContent>
                </v:textbox>
                <w10:wrap type="square"/>
              </v:shape>
            </w:pict>
          </mc:Fallback>
        </mc:AlternateContent>
      </w:r>
    </w:p>
    <w:p w14:paraId="1A600B50" w14:textId="77777777" w:rsidR="00E517C6" w:rsidRDefault="00086D60">
      <w:pPr>
        <w:pStyle w:val="Heading2"/>
      </w:pPr>
      <w:r>
        <w:t>Xem lịch sử mua hàng</w:t>
      </w:r>
    </w:p>
    <w:p w14:paraId="719EBA7A" w14:textId="77777777" w:rsidR="00E517C6" w:rsidRDefault="00086D60">
      <w:pPr>
        <w:pStyle w:val="Textbody"/>
        <w:jc w:val="both"/>
      </w:pPr>
      <w:r>
        <w:rPr>
          <w:noProof/>
        </w:rPr>
        <mc:AlternateContent>
          <mc:Choice Requires="wps">
            <w:drawing>
              <wp:anchor distT="0" distB="0" distL="114300" distR="114300" simplePos="0" relativeHeight="52" behindDoc="0" locked="0" layoutInCell="1" allowOverlap="1" wp14:anchorId="5858CEAF" wp14:editId="61FDE717">
                <wp:simplePos x="0" y="0"/>
                <wp:positionH relativeFrom="column">
                  <wp:align>center</wp:align>
                </wp:positionH>
                <wp:positionV relativeFrom="paragraph">
                  <wp:align>top</wp:align>
                </wp:positionV>
                <wp:extent cx="6119987" cy="1099108"/>
                <wp:effectExtent l="0" t="0" r="0" b="0"/>
                <wp:wrapSquare wrapText="bothSides"/>
                <wp:docPr id="60" name="Frame28"/>
                <wp:cNvGraphicFramePr/>
                <a:graphic xmlns:a="http://schemas.openxmlformats.org/drawingml/2006/main">
                  <a:graphicData uri="http://schemas.microsoft.com/office/word/2010/wordprocessingShape">
                    <wps:wsp>
                      <wps:cNvSpPr txBox="1"/>
                      <wps:spPr>
                        <a:xfrm>
                          <a:off x="0" y="0"/>
                          <a:ext cx="6119987" cy="1099108"/>
                        </a:xfrm>
                        <a:prstGeom prst="rect">
                          <a:avLst/>
                        </a:prstGeom>
                        <a:ln>
                          <a:noFill/>
                          <a:prstDash/>
                        </a:ln>
                      </wps:spPr>
                      <wps:txbx>
                        <w:txbxContent>
                          <w:p w14:paraId="7E893A2F" w14:textId="77777777" w:rsidR="009866A7" w:rsidRDefault="009866A7">
                            <w:pPr>
                              <w:pStyle w:val="Hnh"/>
                              <w:jc w:val="center"/>
                            </w:pPr>
                            <w:r>
                              <w:rPr>
                                <w:noProof/>
                              </w:rPr>
                              <w:drawing>
                                <wp:inline distT="0" distB="0" distL="0" distR="0" wp14:anchorId="02BD1AB3" wp14:editId="2BB5F402">
                                  <wp:extent cx="6119987" cy="1099108"/>
                                  <wp:effectExtent l="0" t="0" r="0" b="5792"/>
                                  <wp:docPr id="59"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099108"/>
                                          </a:xfrm>
                                          <a:prstGeom prst="rect">
                                            <a:avLst/>
                                          </a:prstGeom>
                                          <a:ln>
                                            <a:noFill/>
                                            <a:prstDash/>
                                          </a:ln>
                                        </pic:spPr>
                                      </pic:pic>
                                    </a:graphicData>
                                  </a:graphic>
                                </wp:inline>
                              </w:drawing>
                            </w:r>
                            <w:r>
                              <w:rPr>
                                <w:vanish/>
                              </w:rPr>
                              <w:br/>
                            </w:r>
                            <w:r>
                              <w:t>Hình 30: Biểu đồ lớp tham gia ca sử dụng "Xem lịch sử mua hàng"</w:t>
                            </w:r>
                          </w:p>
                        </w:txbxContent>
                      </wps:txbx>
                      <wps:bodyPr wrap="none" lIns="0" tIns="0" rIns="0" bIns="0" compatLnSpc="0">
                        <a:spAutoFit/>
                      </wps:bodyPr>
                    </wps:wsp>
                  </a:graphicData>
                </a:graphic>
              </wp:anchor>
            </w:drawing>
          </mc:Choice>
          <mc:Fallback>
            <w:pict>
              <v:shape w14:anchorId="5858CEAF" id="Frame28" o:spid="_x0000_s1055" type="#_x0000_t202" style="position:absolute;left:0;text-align:left;margin-left:0;margin-top:0;width:481.9pt;height:86.55pt;z-index:5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" filled="f" stroked="f">
                <v:textbox style="mso-fit-shape-to-text:t" inset="0,0,0,0">
                  <w:txbxContent>
                    <w:p w14:paraId="7E893A2F" w14:textId="77777777" w:rsidR="009866A7" w:rsidRDefault="009866A7">
                      <w:pPr>
                        <w:pStyle w:val="Hnh"/>
                        <w:jc w:val="center"/>
                      </w:pPr>
                      <w:r>
                        <w:rPr>
                          <w:noProof/>
                        </w:rPr>
                        <w:drawing>
                          <wp:inline distT="0" distB="0" distL="0" distR="0" wp14:anchorId="02BD1AB3" wp14:editId="2BB5F402">
                            <wp:extent cx="6119987" cy="1099108"/>
                            <wp:effectExtent l="0" t="0" r="0" b="5792"/>
                            <wp:docPr id="59"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099108"/>
                                    </a:xfrm>
                                    <a:prstGeom prst="rect">
                                      <a:avLst/>
                                    </a:prstGeom>
                                    <a:ln>
                                      <a:noFill/>
                                      <a:prstDash/>
                                    </a:ln>
                                  </pic:spPr>
                                </pic:pic>
                              </a:graphicData>
                            </a:graphic>
                          </wp:inline>
                        </w:drawing>
                      </w:r>
                      <w:r>
                        <w:rPr>
                          <w:vanish/>
                        </w:rPr>
                        <w:br/>
                      </w:r>
                      <w:r>
                        <w:t>Hình 30: Biểu đồ lớp tham gia ca sử dụng "Xem lịch sử mua hàng"</w:t>
                      </w:r>
                    </w:p>
                  </w:txbxContent>
                </v:textbox>
                <w10:wrap type="square"/>
              </v:shape>
            </w:pict>
          </mc:Fallback>
        </mc:AlternateContent>
      </w:r>
    </w:p>
    <w:p w14:paraId="7164BFEC" w14:textId="77777777" w:rsidR="00E517C6" w:rsidRDefault="00086D60">
      <w:pPr>
        <w:pStyle w:val="Textbody"/>
        <w:jc w:val="both"/>
      </w:pPr>
      <w:r>
        <w:rPr>
          <w:noProof/>
        </w:rPr>
        <w:lastRenderedPageBreak/>
        <mc:AlternateContent>
          <mc:Choice Requires="wps">
            <w:drawing>
              <wp:anchor distT="0" distB="0" distL="114300" distR="114300" simplePos="0" relativeHeight="54" behindDoc="0" locked="0" layoutInCell="1" allowOverlap="1" wp14:anchorId="64973D30" wp14:editId="1913407E">
                <wp:simplePos x="0" y="0"/>
                <wp:positionH relativeFrom="column">
                  <wp:align>center</wp:align>
                </wp:positionH>
                <wp:positionV relativeFrom="paragraph">
                  <wp:align>top</wp:align>
                </wp:positionV>
                <wp:extent cx="6119987" cy="3427171"/>
                <wp:effectExtent l="0" t="0" r="0" b="0"/>
                <wp:wrapSquare wrapText="bothSides"/>
                <wp:docPr id="62" name="Frame29"/>
                <wp:cNvGraphicFramePr/>
                <a:graphic xmlns:a="http://schemas.openxmlformats.org/drawingml/2006/main">
                  <a:graphicData uri="http://schemas.microsoft.com/office/word/2010/wordprocessingShape">
                    <wps:wsp>
                      <wps:cNvSpPr txBox="1"/>
                      <wps:spPr>
                        <a:xfrm>
                          <a:off x="0" y="0"/>
                          <a:ext cx="6119987" cy="3427171"/>
                        </a:xfrm>
                        <a:prstGeom prst="rect">
                          <a:avLst/>
                        </a:prstGeom>
                        <a:ln>
                          <a:noFill/>
                          <a:prstDash/>
                        </a:ln>
                      </wps:spPr>
                      <wps:txbx>
                        <w:txbxContent>
                          <w:p w14:paraId="5C2FEBEA" w14:textId="77777777" w:rsidR="009866A7" w:rsidRDefault="009866A7">
                            <w:pPr>
                              <w:pStyle w:val="Hnh"/>
                              <w:jc w:val="center"/>
                            </w:pPr>
                            <w:r>
                              <w:rPr>
                                <w:noProof/>
                              </w:rPr>
                              <w:drawing>
                                <wp:inline distT="0" distB="0" distL="0" distR="0" wp14:anchorId="7E5EC64B" wp14:editId="14EA2CBA">
                                  <wp:extent cx="6119987" cy="3427171"/>
                                  <wp:effectExtent l="0" t="0" r="0" b="1829"/>
                                  <wp:docPr id="61"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19987" cy="3427171"/>
                                          </a:xfrm>
                                          <a:prstGeom prst="rect">
                                            <a:avLst/>
                                          </a:prstGeom>
                                          <a:ln>
                                            <a:noFill/>
                                            <a:prstDash/>
                                          </a:ln>
                                        </pic:spPr>
                                      </pic:pic>
                                    </a:graphicData>
                                  </a:graphic>
                                </wp:inline>
                              </w:drawing>
                            </w:r>
                            <w:r>
                              <w:rPr>
                                <w:vanish/>
                              </w:rPr>
                              <w:br/>
                            </w:r>
                            <w:r>
                              <w:t>Hình 31: Biểu đồ trình tự ca sử dụng "Xem lịch sử mua hàng"</w:t>
                            </w:r>
                          </w:p>
                        </w:txbxContent>
                      </wps:txbx>
                      <wps:bodyPr wrap="none" lIns="0" tIns="0" rIns="0" bIns="0" compatLnSpc="0">
                        <a:spAutoFit/>
                      </wps:bodyPr>
                    </wps:wsp>
                  </a:graphicData>
                </a:graphic>
              </wp:anchor>
            </w:drawing>
          </mc:Choice>
          <mc:Fallback>
            <w:pict>
              <v:shape w14:anchorId="64973D30" id="Frame29" o:spid="_x0000_s1056" type="#_x0000_t202" style="position:absolute;left:0;text-align:left;margin-left:0;margin-top:0;width:481.9pt;height:269.85pt;z-index:5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" filled="f" stroked="f">
                <v:textbox style="mso-fit-shape-to-text:t" inset="0,0,0,0">
                  <w:txbxContent>
                    <w:p w14:paraId="5C2FEBEA" w14:textId="77777777" w:rsidR="009866A7" w:rsidRDefault="009866A7">
                      <w:pPr>
                        <w:pStyle w:val="Hnh"/>
                        <w:jc w:val="center"/>
                      </w:pPr>
                      <w:r>
                        <w:rPr>
                          <w:noProof/>
                        </w:rPr>
                        <w:drawing>
                          <wp:inline distT="0" distB="0" distL="0" distR="0" wp14:anchorId="7E5EC64B" wp14:editId="14EA2CBA">
                            <wp:extent cx="6119987" cy="3427171"/>
                            <wp:effectExtent l="0" t="0" r="0" b="1829"/>
                            <wp:docPr id="61"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19987" cy="3427171"/>
                                    </a:xfrm>
                                    <a:prstGeom prst="rect">
                                      <a:avLst/>
                                    </a:prstGeom>
                                    <a:ln>
                                      <a:noFill/>
                                      <a:prstDash/>
                                    </a:ln>
                                  </pic:spPr>
                                </pic:pic>
                              </a:graphicData>
                            </a:graphic>
                          </wp:inline>
                        </w:drawing>
                      </w:r>
                      <w:r>
                        <w:rPr>
                          <w:vanish/>
                        </w:rPr>
                        <w:br/>
                      </w:r>
                      <w:r>
                        <w:t>Hình 31: Biểu đồ trình tự ca sử dụng "Xem lịch sử mua hàng"</w:t>
                      </w:r>
                    </w:p>
                  </w:txbxContent>
                </v:textbox>
                <w10:wrap type="square"/>
              </v:shape>
            </w:pict>
          </mc:Fallback>
        </mc:AlternateContent>
      </w:r>
    </w:p>
    <w:p w14:paraId="4123A643" w14:textId="77777777" w:rsidR="00E517C6" w:rsidRDefault="00086D60">
      <w:pPr>
        <w:pStyle w:val="Heading2"/>
      </w:pPr>
      <w:r>
        <w:t>Hủy đơn hàng</w:t>
      </w:r>
    </w:p>
    <w:p w14:paraId="0FAE36FA" w14:textId="77777777" w:rsidR="00E517C6" w:rsidRDefault="00086D60">
      <w:pPr>
        <w:pStyle w:val="Textbody"/>
        <w:jc w:val="both"/>
      </w:pPr>
      <w:r>
        <w:rPr>
          <w:noProof/>
        </w:rPr>
        <mc:AlternateContent>
          <mc:Choice Requires="wps">
            <w:drawing>
              <wp:anchor distT="0" distB="0" distL="114300" distR="114300" simplePos="0" relativeHeight="56" behindDoc="0" locked="0" layoutInCell="1" allowOverlap="1" wp14:anchorId="129DE463" wp14:editId="4E4F6FCC">
                <wp:simplePos x="0" y="0"/>
                <wp:positionH relativeFrom="column">
                  <wp:align>center</wp:align>
                </wp:positionH>
                <wp:positionV relativeFrom="paragraph">
                  <wp:align>top</wp:align>
                </wp:positionV>
                <wp:extent cx="6119987" cy="2010216"/>
                <wp:effectExtent l="0" t="0" r="0" b="0"/>
                <wp:wrapSquare wrapText="bothSides"/>
                <wp:docPr id="64" name="Frame30"/>
                <wp:cNvGraphicFramePr/>
                <a:graphic xmlns:a="http://schemas.openxmlformats.org/drawingml/2006/main">
                  <a:graphicData uri="http://schemas.microsoft.com/office/word/2010/wordprocessingShape">
                    <wps:wsp>
                      <wps:cNvSpPr txBox="1"/>
                      <wps:spPr>
                        <a:xfrm>
                          <a:off x="0" y="0"/>
                          <a:ext cx="6119987" cy="2010216"/>
                        </a:xfrm>
                        <a:prstGeom prst="rect">
                          <a:avLst/>
                        </a:prstGeom>
                        <a:ln>
                          <a:noFill/>
                          <a:prstDash/>
                        </a:ln>
                      </wps:spPr>
                      <wps:txbx>
                        <w:txbxContent>
                          <w:p w14:paraId="337AACF3" w14:textId="77777777" w:rsidR="009866A7" w:rsidRDefault="009866A7">
                            <w:pPr>
                              <w:pStyle w:val="Hnh"/>
                              <w:jc w:val="center"/>
                            </w:pPr>
                            <w:r>
                              <w:rPr>
                                <w:noProof/>
                              </w:rPr>
                              <w:drawing>
                                <wp:inline distT="0" distB="0" distL="0" distR="0" wp14:anchorId="76C28A3F" wp14:editId="203E994F">
                                  <wp:extent cx="6119987" cy="2010216"/>
                                  <wp:effectExtent l="0" t="0" r="0" b="9084"/>
                                  <wp:docPr id="63"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19987" cy="2010216"/>
                                          </a:xfrm>
                                          <a:prstGeom prst="rect">
                                            <a:avLst/>
                                          </a:prstGeom>
                                          <a:ln>
                                            <a:noFill/>
                                            <a:prstDash/>
                                          </a:ln>
                                        </pic:spPr>
                                      </pic:pic>
                                    </a:graphicData>
                                  </a:graphic>
                                </wp:inline>
                              </w:drawing>
                            </w:r>
                            <w:r>
                              <w:rPr>
                                <w:vanish/>
                              </w:rPr>
                              <w:br/>
                            </w:r>
                            <w:r>
                              <w:t>Hình 32: Biểu đồ lớp tham gia ca sử dụng "Hủy đơn hàng"</w:t>
                            </w:r>
                          </w:p>
                        </w:txbxContent>
                      </wps:txbx>
                      <wps:bodyPr wrap="none" lIns="0" tIns="0" rIns="0" bIns="0" compatLnSpc="0">
                        <a:spAutoFit/>
                      </wps:bodyPr>
                    </wps:wsp>
                  </a:graphicData>
                </a:graphic>
              </wp:anchor>
            </w:drawing>
          </mc:Choice>
          <mc:Fallback>
            <w:pict>
              <v:shape w14:anchorId="129DE463" id="Frame30" o:spid="_x0000_s1057" type="#_x0000_t202" style="position:absolute;left:0;text-align:left;margin-left:0;margin-top:0;width:481.9pt;height:158.3pt;z-index:5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" filled="f" stroked="f">
                <v:textbox style="mso-fit-shape-to-text:t" inset="0,0,0,0">
                  <w:txbxContent>
                    <w:p w14:paraId="337AACF3" w14:textId="77777777" w:rsidR="009866A7" w:rsidRDefault="009866A7">
                      <w:pPr>
                        <w:pStyle w:val="Hnh"/>
                        <w:jc w:val="center"/>
                      </w:pPr>
                      <w:r>
                        <w:rPr>
                          <w:noProof/>
                        </w:rPr>
                        <w:drawing>
                          <wp:inline distT="0" distB="0" distL="0" distR="0" wp14:anchorId="76C28A3F" wp14:editId="203E994F">
                            <wp:extent cx="6119987" cy="2010216"/>
                            <wp:effectExtent l="0" t="0" r="0" b="9084"/>
                            <wp:docPr id="63"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19987" cy="2010216"/>
                                    </a:xfrm>
                                    <a:prstGeom prst="rect">
                                      <a:avLst/>
                                    </a:prstGeom>
                                    <a:ln>
                                      <a:noFill/>
                                      <a:prstDash/>
                                    </a:ln>
                                  </pic:spPr>
                                </pic:pic>
                              </a:graphicData>
                            </a:graphic>
                          </wp:inline>
                        </w:drawing>
                      </w:r>
                      <w:r>
                        <w:rPr>
                          <w:vanish/>
                        </w:rPr>
                        <w:br/>
                      </w:r>
                      <w:r>
                        <w:t>Hình 32: Biểu đồ lớp tham gia ca sử dụng "Hủy đơn hàng"</w:t>
                      </w:r>
                    </w:p>
                  </w:txbxContent>
                </v:textbox>
                <w10:wrap type="square"/>
              </v:shape>
            </w:pict>
          </mc:Fallback>
        </mc:AlternateContent>
      </w:r>
    </w:p>
    <w:p w14:paraId="297FD81C" w14:textId="77777777" w:rsidR="00E517C6" w:rsidRDefault="00086D60">
      <w:pPr>
        <w:pStyle w:val="Textbody"/>
        <w:jc w:val="both"/>
      </w:pPr>
      <w:r>
        <w:rPr>
          <w:noProof/>
        </w:rPr>
        <w:lastRenderedPageBreak/>
        <mc:AlternateContent>
          <mc:Choice Requires="wps">
            <w:drawing>
              <wp:anchor distT="0" distB="0" distL="114300" distR="114300" simplePos="0" relativeHeight="58" behindDoc="0" locked="0" layoutInCell="1" allowOverlap="1" wp14:anchorId="5880CA09" wp14:editId="5FD3AECF">
                <wp:simplePos x="0" y="0"/>
                <wp:positionH relativeFrom="column">
                  <wp:align>center</wp:align>
                </wp:positionH>
                <wp:positionV relativeFrom="paragraph">
                  <wp:align>top</wp:align>
                </wp:positionV>
                <wp:extent cx="6119987" cy="3254441"/>
                <wp:effectExtent l="0" t="0" r="0" b="0"/>
                <wp:wrapSquare wrapText="bothSides"/>
                <wp:docPr id="66" name="Frame31"/>
                <wp:cNvGraphicFramePr/>
                <a:graphic xmlns:a="http://schemas.openxmlformats.org/drawingml/2006/main">
                  <a:graphicData uri="http://schemas.microsoft.com/office/word/2010/wordprocessingShape">
                    <wps:wsp>
                      <wps:cNvSpPr txBox="1"/>
                      <wps:spPr>
                        <a:xfrm>
                          <a:off x="0" y="0"/>
                          <a:ext cx="6119987" cy="3254441"/>
                        </a:xfrm>
                        <a:prstGeom prst="rect">
                          <a:avLst/>
                        </a:prstGeom>
                        <a:ln>
                          <a:noFill/>
                          <a:prstDash/>
                        </a:ln>
                      </wps:spPr>
                      <wps:txbx>
                        <w:txbxContent>
                          <w:p w14:paraId="186DFDD6" w14:textId="77777777" w:rsidR="009866A7" w:rsidRDefault="009866A7">
                            <w:pPr>
                              <w:pStyle w:val="Hnh"/>
                              <w:jc w:val="center"/>
                            </w:pPr>
                            <w:r>
                              <w:rPr>
                                <w:noProof/>
                              </w:rPr>
                              <w:drawing>
                                <wp:inline distT="0" distB="0" distL="0" distR="0" wp14:anchorId="1C8C4072" wp14:editId="4B911999">
                                  <wp:extent cx="6119987" cy="3254441"/>
                                  <wp:effectExtent l="0" t="0" r="0" b="3109"/>
                                  <wp:docPr id="65"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19987" cy="3254441"/>
                                          </a:xfrm>
                                          <a:prstGeom prst="rect">
                                            <a:avLst/>
                                          </a:prstGeom>
                                          <a:ln>
                                            <a:noFill/>
                                            <a:prstDash/>
                                          </a:ln>
                                        </pic:spPr>
                                      </pic:pic>
                                    </a:graphicData>
                                  </a:graphic>
                                </wp:inline>
                              </w:drawing>
                            </w:r>
                            <w:r>
                              <w:rPr>
                                <w:vanish/>
                              </w:rPr>
                              <w:br/>
                            </w:r>
                            <w:r>
                              <w:t>Hình 33: Biểu đồ trình tự ca sử dụng "Hủy đơn hàng"</w:t>
                            </w:r>
                          </w:p>
                        </w:txbxContent>
                      </wps:txbx>
                      <wps:bodyPr wrap="none" lIns="0" tIns="0" rIns="0" bIns="0" compatLnSpc="0">
                        <a:spAutoFit/>
                      </wps:bodyPr>
                    </wps:wsp>
                  </a:graphicData>
                </a:graphic>
              </wp:anchor>
            </w:drawing>
          </mc:Choice>
          <mc:Fallback>
            <w:pict>
              <v:shape w14:anchorId="5880CA09" id="Frame31" o:spid="_x0000_s1058" type="#_x0000_t202" style="position:absolute;left:0;text-align:left;margin-left:0;margin-top:0;width:481.9pt;height:256.25pt;z-index:5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" filled="f" stroked="f">
                <v:textbox style="mso-fit-shape-to-text:t" inset="0,0,0,0">
                  <w:txbxContent>
                    <w:p w14:paraId="186DFDD6" w14:textId="77777777" w:rsidR="009866A7" w:rsidRDefault="009866A7">
                      <w:pPr>
                        <w:pStyle w:val="Hnh"/>
                        <w:jc w:val="center"/>
                      </w:pPr>
                      <w:r>
                        <w:rPr>
                          <w:noProof/>
                        </w:rPr>
                        <w:drawing>
                          <wp:inline distT="0" distB="0" distL="0" distR="0" wp14:anchorId="1C8C4072" wp14:editId="4B911999">
                            <wp:extent cx="6119987" cy="3254441"/>
                            <wp:effectExtent l="0" t="0" r="0" b="3109"/>
                            <wp:docPr id="65"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19987" cy="3254441"/>
                                    </a:xfrm>
                                    <a:prstGeom prst="rect">
                                      <a:avLst/>
                                    </a:prstGeom>
                                    <a:ln>
                                      <a:noFill/>
                                      <a:prstDash/>
                                    </a:ln>
                                  </pic:spPr>
                                </pic:pic>
                              </a:graphicData>
                            </a:graphic>
                          </wp:inline>
                        </w:drawing>
                      </w:r>
                      <w:r>
                        <w:rPr>
                          <w:vanish/>
                        </w:rPr>
                        <w:br/>
                      </w:r>
                      <w:r>
                        <w:t>Hình 33: Biểu đồ trình tự ca sử dụng "Hủy đơn hàng"</w:t>
                      </w:r>
                    </w:p>
                  </w:txbxContent>
                </v:textbox>
                <w10:wrap type="square"/>
              </v:shape>
            </w:pict>
          </mc:Fallback>
        </mc:AlternateContent>
      </w:r>
    </w:p>
    <w:p w14:paraId="289261FF" w14:textId="77777777" w:rsidR="00E517C6" w:rsidRDefault="00E517C6">
      <w:pPr>
        <w:pStyle w:val="Textbody"/>
        <w:jc w:val="both"/>
      </w:pPr>
    </w:p>
    <w:p w14:paraId="12C6337B" w14:textId="77777777" w:rsidR="00E517C6" w:rsidRDefault="00086D60">
      <w:pPr>
        <w:pStyle w:val="Heading2"/>
      </w:pPr>
      <w:r>
        <w:t>Lọc đơn hàng</w:t>
      </w:r>
    </w:p>
    <w:p w14:paraId="58B19FDE" w14:textId="77777777" w:rsidR="00E517C6" w:rsidRDefault="00086D60">
      <w:pPr>
        <w:pStyle w:val="Textbody"/>
        <w:jc w:val="both"/>
      </w:pPr>
      <w:r>
        <w:rPr>
          <w:noProof/>
        </w:rPr>
        <mc:AlternateContent>
          <mc:Choice Requires="wps">
            <w:drawing>
              <wp:anchor distT="0" distB="0" distL="114300" distR="114300" simplePos="0" relativeHeight="60" behindDoc="0" locked="0" layoutInCell="1" allowOverlap="1" wp14:anchorId="56E6187C" wp14:editId="54462C5B">
                <wp:simplePos x="0" y="0"/>
                <wp:positionH relativeFrom="column">
                  <wp:align>center</wp:align>
                </wp:positionH>
                <wp:positionV relativeFrom="paragraph">
                  <wp:align>top</wp:align>
                </wp:positionV>
                <wp:extent cx="6119987" cy="1223650"/>
                <wp:effectExtent l="0" t="0" r="0" b="0"/>
                <wp:wrapSquare wrapText="bothSides"/>
                <wp:docPr id="68" name="Frame32"/>
                <wp:cNvGraphicFramePr/>
                <a:graphic xmlns:a="http://schemas.openxmlformats.org/drawingml/2006/main">
                  <a:graphicData uri="http://schemas.microsoft.com/office/word/2010/wordprocessingShape">
                    <wps:wsp>
                      <wps:cNvSpPr txBox="1"/>
                      <wps:spPr>
                        <a:xfrm>
                          <a:off x="0" y="0"/>
                          <a:ext cx="6119987" cy="1223650"/>
                        </a:xfrm>
                        <a:prstGeom prst="rect">
                          <a:avLst/>
                        </a:prstGeom>
                        <a:ln>
                          <a:noFill/>
                          <a:prstDash/>
                        </a:ln>
                      </wps:spPr>
                      <wps:txbx>
                        <w:txbxContent>
                          <w:p w14:paraId="4819C538" w14:textId="77777777" w:rsidR="009866A7" w:rsidRDefault="009866A7">
                            <w:pPr>
                              <w:pStyle w:val="Hnh"/>
                              <w:jc w:val="center"/>
                            </w:pPr>
                            <w:r>
                              <w:rPr>
                                <w:noProof/>
                              </w:rPr>
                              <w:drawing>
                                <wp:inline distT="0" distB="0" distL="0" distR="0" wp14:anchorId="188FE7AA" wp14:editId="63B71981">
                                  <wp:extent cx="6119987" cy="1223650"/>
                                  <wp:effectExtent l="0" t="0" r="0" b="0"/>
                                  <wp:docPr id="67"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119987" cy="1223650"/>
                                          </a:xfrm>
                                          <a:prstGeom prst="rect">
                                            <a:avLst/>
                                          </a:prstGeom>
                                          <a:ln>
                                            <a:noFill/>
                                            <a:prstDash/>
                                          </a:ln>
                                        </pic:spPr>
                                      </pic:pic>
                                    </a:graphicData>
                                  </a:graphic>
                                </wp:inline>
                              </w:drawing>
                            </w:r>
                            <w:r>
                              <w:rPr>
                                <w:vanish/>
                              </w:rPr>
                              <w:br/>
                            </w:r>
                            <w:r>
                              <w:t>Hình 34: Biểu đồ lớp tham gia ca sử dụng "Lọc đơn hàng"</w:t>
                            </w:r>
                          </w:p>
                        </w:txbxContent>
                      </wps:txbx>
                      <wps:bodyPr wrap="none" lIns="0" tIns="0" rIns="0" bIns="0" compatLnSpc="0">
                        <a:spAutoFit/>
                      </wps:bodyPr>
                    </wps:wsp>
                  </a:graphicData>
                </a:graphic>
              </wp:anchor>
            </w:drawing>
          </mc:Choice>
          <mc:Fallback>
            <w:pict>
              <v:shape w14:anchorId="56E6187C" id="Frame32" o:spid="_x0000_s1059" type="#_x0000_t202" style="position:absolute;left:0;text-align:left;margin-left:0;margin-top:0;width:481.9pt;height:96.35pt;z-index:6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" filled="f" stroked="f">
                <v:textbox style="mso-fit-shape-to-text:t" inset="0,0,0,0">
                  <w:txbxContent>
                    <w:p w14:paraId="4819C538" w14:textId="77777777" w:rsidR="009866A7" w:rsidRDefault="009866A7">
                      <w:pPr>
                        <w:pStyle w:val="Hnh"/>
                        <w:jc w:val="center"/>
                      </w:pPr>
                      <w:r>
                        <w:rPr>
                          <w:noProof/>
                        </w:rPr>
                        <w:drawing>
                          <wp:inline distT="0" distB="0" distL="0" distR="0" wp14:anchorId="188FE7AA" wp14:editId="63B71981">
                            <wp:extent cx="6119987" cy="1223650"/>
                            <wp:effectExtent l="0" t="0" r="0" b="0"/>
                            <wp:docPr id="67"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119987" cy="1223650"/>
                                    </a:xfrm>
                                    <a:prstGeom prst="rect">
                                      <a:avLst/>
                                    </a:prstGeom>
                                    <a:ln>
                                      <a:noFill/>
                                      <a:prstDash/>
                                    </a:ln>
                                  </pic:spPr>
                                </pic:pic>
                              </a:graphicData>
                            </a:graphic>
                          </wp:inline>
                        </w:drawing>
                      </w:r>
                      <w:r>
                        <w:rPr>
                          <w:vanish/>
                        </w:rPr>
                        <w:br/>
                      </w:r>
                      <w:r>
                        <w:t>Hình 34: Biểu đồ lớp tham gia ca sử dụng "Lọc đơn hàng"</w:t>
                      </w:r>
                    </w:p>
                  </w:txbxContent>
                </v:textbox>
                <w10:wrap type="square"/>
              </v:shape>
            </w:pict>
          </mc:Fallback>
        </mc:AlternateContent>
      </w:r>
    </w:p>
    <w:p w14:paraId="314EEB9B" w14:textId="77777777" w:rsidR="00E517C6" w:rsidRDefault="00086D60">
      <w:pPr>
        <w:pStyle w:val="Textbody"/>
        <w:jc w:val="both"/>
      </w:pPr>
      <w:r>
        <w:rPr>
          <w:noProof/>
        </w:rPr>
        <w:lastRenderedPageBreak/>
        <mc:AlternateContent>
          <mc:Choice Requires="wps">
            <w:drawing>
              <wp:anchor distT="0" distB="0" distL="114300" distR="114300" simplePos="0" relativeHeight="62" behindDoc="0" locked="0" layoutInCell="1" allowOverlap="1" wp14:anchorId="23207AB3" wp14:editId="300FDE20">
                <wp:simplePos x="0" y="0"/>
                <wp:positionH relativeFrom="column">
                  <wp:align>center</wp:align>
                </wp:positionH>
                <wp:positionV relativeFrom="paragraph">
                  <wp:align>top</wp:align>
                </wp:positionV>
                <wp:extent cx="6119987" cy="3423239"/>
                <wp:effectExtent l="0" t="0" r="0" b="0"/>
                <wp:wrapSquare wrapText="bothSides"/>
                <wp:docPr id="70" name="Frame33"/>
                <wp:cNvGraphicFramePr/>
                <a:graphic xmlns:a="http://schemas.openxmlformats.org/drawingml/2006/main">
                  <a:graphicData uri="http://schemas.microsoft.com/office/word/2010/wordprocessingShape">
                    <wps:wsp>
                      <wps:cNvSpPr txBox="1"/>
                      <wps:spPr>
                        <a:xfrm>
                          <a:off x="0" y="0"/>
                          <a:ext cx="6119987" cy="3423239"/>
                        </a:xfrm>
                        <a:prstGeom prst="rect">
                          <a:avLst/>
                        </a:prstGeom>
                        <a:ln>
                          <a:noFill/>
                          <a:prstDash/>
                        </a:ln>
                      </wps:spPr>
                      <wps:txbx>
                        <w:txbxContent>
                          <w:p w14:paraId="354D5F86" w14:textId="77777777" w:rsidR="009866A7" w:rsidRDefault="009866A7">
                            <w:pPr>
                              <w:pStyle w:val="Hnh"/>
                              <w:jc w:val="center"/>
                            </w:pPr>
                            <w:r>
                              <w:rPr>
                                <w:noProof/>
                              </w:rPr>
                              <w:drawing>
                                <wp:inline distT="0" distB="0" distL="0" distR="0" wp14:anchorId="025A6546" wp14:editId="60EBE81F">
                                  <wp:extent cx="6119987" cy="3423239"/>
                                  <wp:effectExtent l="0" t="0" r="0" b="5761"/>
                                  <wp:docPr id="69"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19987" cy="3423239"/>
                                          </a:xfrm>
                                          <a:prstGeom prst="rect">
                                            <a:avLst/>
                                          </a:prstGeom>
                                          <a:ln>
                                            <a:noFill/>
                                            <a:prstDash/>
                                          </a:ln>
                                        </pic:spPr>
                                      </pic:pic>
                                    </a:graphicData>
                                  </a:graphic>
                                </wp:inline>
                              </w:drawing>
                            </w:r>
                            <w:r>
                              <w:rPr>
                                <w:vanish/>
                              </w:rPr>
                              <w:br/>
                            </w:r>
                            <w:r>
                              <w:t>Hình 35: Biểu đồ trình tự ca sử dụng "Lọc đơn hàng"</w:t>
                            </w:r>
                          </w:p>
                        </w:txbxContent>
                      </wps:txbx>
                      <wps:bodyPr wrap="none" lIns="0" tIns="0" rIns="0" bIns="0" compatLnSpc="0">
                        <a:spAutoFit/>
                      </wps:bodyPr>
                    </wps:wsp>
                  </a:graphicData>
                </a:graphic>
              </wp:anchor>
            </w:drawing>
          </mc:Choice>
          <mc:Fallback>
            <w:pict>
              <v:shape w14:anchorId="23207AB3" id="Frame33" o:spid="_x0000_s1060" type="#_x0000_t202" style="position:absolute;left:0;text-align:left;margin-left:0;margin-top:0;width:481.9pt;height:269.55pt;z-index:6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" filled="f" stroked="f">
                <v:textbox style="mso-fit-shape-to-text:t" inset="0,0,0,0">
                  <w:txbxContent>
                    <w:p w14:paraId="354D5F86" w14:textId="77777777" w:rsidR="009866A7" w:rsidRDefault="009866A7">
                      <w:pPr>
                        <w:pStyle w:val="Hnh"/>
                        <w:jc w:val="center"/>
                      </w:pPr>
                      <w:r>
                        <w:rPr>
                          <w:noProof/>
                        </w:rPr>
                        <w:drawing>
                          <wp:inline distT="0" distB="0" distL="0" distR="0" wp14:anchorId="025A6546" wp14:editId="60EBE81F">
                            <wp:extent cx="6119987" cy="3423239"/>
                            <wp:effectExtent l="0" t="0" r="0" b="5761"/>
                            <wp:docPr id="69"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19987" cy="3423239"/>
                                    </a:xfrm>
                                    <a:prstGeom prst="rect">
                                      <a:avLst/>
                                    </a:prstGeom>
                                    <a:ln>
                                      <a:noFill/>
                                      <a:prstDash/>
                                    </a:ln>
                                  </pic:spPr>
                                </pic:pic>
                              </a:graphicData>
                            </a:graphic>
                          </wp:inline>
                        </w:drawing>
                      </w:r>
                      <w:r>
                        <w:rPr>
                          <w:vanish/>
                        </w:rPr>
                        <w:br/>
                      </w:r>
                      <w:r>
                        <w:t>Hình 35: Biểu đồ trình tự ca sử dụng "Lọc đơn hàng"</w:t>
                      </w:r>
                    </w:p>
                  </w:txbxContent>
                </v:textbox>
                <w10:wrap type="square"/>
              </v:shape>
            </w:pict>
          </mc:Fallback>
        </mc:AlternateContent>
      </w:r>
    </w:p>
    <w:p w14:paraId="3BB158A0" w14:textId="77777777" w:rsidR="00E517C6" w:rsidRDefault="00086D60">
      <w:pPr>
        <w:pStyle w:val="Heading2"/>
      </w:pPr>
      <w:r>
        <w:t>Khóa tài khoản</w:t>
      </w:r>
    </w:p>
    <w:p w14:paraId="1DA1B843" w14:textId="77777777" w:rsidR="00E517C6" w:rsidRDefault="00086D60">
      <w:pPr>
        <w:pStyle w:val="Textbody"/>
        <w:jc w:val="both"/>
      </w:pPr>
      <w:r>
        <w:rPr>
          <w:noProof/>
        </w:rPr>
        <mc:AlternateContent>
          <mc:Choice Requires="wps">
            <w:drawing>
              <wp:anchor distT="0" distB="0" distL="114300" distR="114300" simplePos="0" relativeHeight="64" behindDoc="0" locked="0" layoutInCell="1" allowOverlap="1" wp14:anchorId="6BC934D5" wp14:editId="20FCCCF6">
                <wp:simplePos x="0" y="0"/>
                <wp:positionH relativeFrom="column">
                  <wp:align>center</wp:align>
                </wp:positionH>
                <wp:positionV relativeFrom="paragraph">
                  <wp:align>top</wp:align>
                </wp:positionV>
                <wp:extent cx="6119987" cy="2198857"/>
                <wp:effectExtent l="0" t="0" r="0" b="0"/>
                <wp:wrapSquare wrapText="bothSides"/>
                <wp:docPr id="72" name="Frame34"/>
                <wp:cNvGraphicFramePr/>
                <a:graphic xmlns:a="http://schemas.openxmlformats.org/drawingml/2006/main">
                  <a:graphicData uri="http://schemas.microsoft.com/office/word/2010/wordprocessingShape">
                    <wps:wsp>
                      <wps:cNvSpPr txBox="1"/>
                      <wps:spPr>
                        <a:xfrm>
                          <a:off x="0" y="0"/>
                          <a:ext cx="6119987" cy="2198857"/>
                        </a:xfrm>
                        <a:prstGeom prst="rect">
                          <a:avLst/>
                        </a:prstGeom>
                        <a:ln>
                          <a:noFill/>
                          <a:prstDash/>
                        </a:ln>
                      </wps:spPr>
                      <wps:txbx>
                        <w:txbxContent>
                          <w:p w14:paraId="33D7C6C8" w14:textId="77777777" w:rsidR="009866A7" w:rsidRDefault="009866A7">
                            <w:pPr>
                              <w:pStyle w:val="Hnh"/>
                              <w:jc w:val="center"/>
                            </w:pPr>
                            <w:r>
                              <w:rPr>
                                <w:noProof/>
                              </w:rPr>
                              <w:drawing>
                                <wp:inline distT="0" distB="0" distL="0" distR="0" wp14:anchorId="5534E838" wp14:editId="69BD9FF5">
                                  <wp:extent cx="6119987" cy="2198857"/>
                                  <wp:effectExtent l="0" t="0" r="0" b="0"/>
                                  <wp:docPr id="71"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19987" cy="2198857"/>
                                          </a:xfrm>
                                          <a:prstGeom prst="rect">
                                            <a:avLst/>
                                          </a:prstGeom>
                                          <a:ln>
                                            <a:noFill/>
                                            <a:prstDash/>
                                          </a:ln>
                                        </pic:spPr>
                                      </pic:pic>
                                    </a:graphicData>
                                  </a:graphic>
                                </wp:inline>
                              </w:drawing>
                            </w:r>
                            <w:r>
                              <w:rPr>
                                <w:vanish/>
                              </w:rPr>
                              <w:br/>
                            </w:r>
                            <w:r>
                              <w:t>Hình 36: Biểu đồ lớp tham gia ca sử dụng "Khóa tài khoản"</w:t>
                            </w:r>
                          </w:p>
                        </w:txbxContent>
                      </wps:txbx>
                      <wps:bodyPr wrap="none" lIns="0" tIns="0" rIns="0" bIns="0" compatLnSpc="0">
                        <a:spAutoFit/>
                      </wps:bodyPr>
                    </wps:wsp>
                  </a:graphicData>
                </a:graphic>
              </wp:anchor>
            </w:drawing>
          </mc:Choice>
          <mc:Fallback>
            <w:pict>
              <v:shape w14:anchorId="6BC934D5" id="Frame34" o:spid="_x0000_s1061" type="#_x0000_t202" style="position:absolute;left:0;text-align:left;margin-left:0;margin-top:0;width:481.9pt;height:173.15pt;z-index:6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" filled="f" stroked="f">
                <v:textbox style="mso-fit-shape-to-text:t" inset="0,0,0,0">
                  <w:txbxContent>
                    <w:p w14:paraId="33D7C6C8" w14:textId="77777777" w:rsidR="009866A7" w:rsidRDefault="009866A7">
                      <w:pPr>
                        <w:pStyle w:val="Hnh"/>
                        <w:jc w:val="center"/>
                      </w:pPr>
                      <w:r>
                        <w:rPr>
                          <w:noProof/>
                        </w:rPr>
                        <w:drawing>
                          <wp:inline distT="0" distB="0" distL="0" distR="0" wp14:anchorId="5534E838" wp14:editId="69BD9FF5">
                            <wp:extent cx="6119987" cy="2198857"/>
                            <wp:effectExtent l="0" t="0" r="0" b="0"/>
                            <wp:docPr id="71"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19987" cy="2198857"/>
                                    </a:xfrm>
                                    <a:prstGeom prst="rect">
                                      <a:avLst/>
                                    </a:prstGeom>
                                    <a:ln>
                                      <a:noFill/>
                                      <a:prstDash/>
                                    </a:ln>
                                  </pic:spPr>
                                </pic:pic>
                              </a:graphicData>
                            </a:graphic>
                          </wp:inline>
                        </w:drawing>
                      </w:r>
                      <w:r>
                        <w:rPr>
                          <w:vanish/>
                        </w:rPr>
                        <w:br/>
                      </w:r>
                      <w:r>
                        <w:t>Hình 36: Biểu đồ lớp tham gia ca sử dụng "Khóa tài khoản"</w:t>
                      </w:r>
                    </w:p>
                  </w:txbxContent>
                </v:textbox>
                <w10:wrap type="square"/>
              </v:shape>
            </w:pict>
          </mc:Fallback>
        </mc:AlternateContent>
      </w:r>
    </w:p>
    <w:p w14:paraId="6026966A" w14:textId="77777777" w:rsidR="00E517C6" w:rsidRDefault="00086D60">
      <w:pPr>
        <w:pStyle w:val="Textbody"/>
        <w:jc w:val="both"/>
      </w:pPr>
      <w:r>
        <w:rPr>
          <w:noProof/>
        </w:rPr>
        <w:lastRenderedPageBreak/>
        <mc:AlternateContent>
          <mc:Choice Requires="wps">
            <w:drawing>
              <wp:anchor distT="0" distB="0" distL="114300" distR="114300" simplePos="0" relativeHeight="66" behindDoc="0" locked="0" layoutInCell="1" allowOverlap="1" wp14:anchorId="1D4FBD54" wp14:editId="171F0FB1">
                <wp:simplePos x="0" y="0"/>
                <wp:positionH relativeFrom="column">
                  <wp:align>center</wp:align>
                </wp:positionH>
                <wp:positionV relativeFrom="paragraph">
                  <wp:align>top</wp:align>
                </wp:positionV>
                <wp:extent cx="6119987" cy="2636672"/>
                <wp:effectExtent l="0" t="0" r="0" b="0"/>
                <wp:wrapSquare wrapText="bothSides"/>
                <wp:docPr id="74" name="Frame35"/>
                <wp:cNvGraphicFramePr/>
                <a:graphic xmlns:a="http://schemas.openxmlformats.org/drawingml/2006/main">
                  <a:graphicData uri="http://schemas.microsoft.com/office/word/2010/wordprocessingShape">
                    <wps:wsp>
                      <wps:cNvSpPr txBox="1"/>
                      <wps:spPr>
                        <a:xfrm>
                          <a:off x="0" y="0"/>
                          <a:ext cx="6119987" cy="2636672"/>
                        </a:xfrm>
                        <a:prstGeom prst="rect">
                          <a:avLst/>
                        </a:prstGeom>
                        <a:ln>
                          <a:noFill/>
                          <a:prstDash/>
                        </a:ln>
                      </wps:spPr>
                      <wps:txbx>
                        <w:txbxContent>
                          <w:p w14:paraId="0F8124AD" w14:textId="77777777" w:rsidR="009866A7" w:rsidRDefault="009866A7">
                            <w:pPr>
                              <w:pStyle w:val="Hnh"/>
                              <w:jc w:val="center"/>
                            </w:pPr>
                            <w:r>
                              <w:rPr>
                                <w:noProof/>
                              </w:rPr>
                              <w:drawing>
                                <wp:inline distT="0" distB="0" distL="0" distR="0" wp14:anchorId="2AAE5E42" wp14:editId="7E62E529">
                                  <wp:extent cx="6119987" cy="2636672"/>
                                  <wp:effectExtent l="0" t="0" r="0" b="0"/>
                                  <wp:docPr id="73"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19987" cy="2636672"/>
                                          </a:xfrm>
                                          <a:prstGeom prst="rect">
                                            <a:avLst/>
                                          </a:prstGeom>
                                          <a:ln>
                                            <a:noFill/>
                                            <a:prstDash/>
                                          </a:ln>
                                        </pic:spPr>
                                      </pic:pic>
                                    </a:graphicData>
                                  </a:graphic>
                                </wp:inline>
                              </w:drawing>
                            </w:r>
                            <w:r>
                              <w:rPr>
                                <w:vanish/>
                              </w:rPr>
                              <w:br/>
                            </w:r>
                            <w:r>
                              <w:t>Hình 37: Biểu đồ trình tự ca sử dụng "Khóa tài khoản"</w:t>
                            </w:r>
                          </w:p>
                        </w:txbxContent>
                      </wps:txbx>
                      <wps:bodyPr wrap="none" lIns="0" tIns="0" rIns="0" bIns="0" compatLnSpc="0">
                        <a:spAutoFit/>
                      </wps:bodyPr>
                    </wps:wsp>
                  </a:graphicData>
                </a:graphic>
              </wp:anchor>
            </w:drawing>
          </mc:Choice>
          <mc:Fallback>
            <w:pict>
              <v:shape w14:anchorId="1D4FBD54" id="Frame35" o:spid="_x0000_s1062" type="#_x0000_t202" style="position:absolute;left:0;text-align:left;margin-left:0;margin-top:0;width:481.9pt;height:207.6pt;z-index:6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" filled="f" stroked="f">
                <v:textbox style="mso-fit-shape-to-text:t" inset="0,0,0,0">
                  <w:txbxContent>
                    <w:p w14:paraId="0F8124AD" w14:textId="77777777" w:rsidR="009866A7" w:rsidRDefault="009866A7">
                      <w:pPr>
                        <w:pStyle w:val="Hnh"/>
                        <w:jc w:val="center"/>
                      </w:pPr>
                      <w:r>
                        <w:rPr>
                          <w:noProof/>
                        </w:rPr>
                        <w:drawing>
                          <wp:inline distT="0" distB="0" distL="0" distR="0" wp14:anchorId="2AAE5E42" wp14:editId="7E62E529">
                            <wp:extent cx="6119987" cy="2636672"/>
                            <wp:effectExtent l="0" t="0" r="0" b="0"/>
                            <wp:docPr id="73"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19987" cy="2636672"/>
                                    </a:xfrm>
                                    <a:prstGeom prst="rect">
                                      <a:avLst/>
                                    </a:prstGeom>
                                    <a:ln>
                                      <a:noFill/>
                                      <a:prstDash/>
                                    </a:ln>
                                  </pic:spPr>
                                </pic:pic>
                              </a:graphicData>
                            </a:graphic>
                          </wp:inline>
                        </w:drawing>
                      </w:r>
                      <w:r>
                        <w:rPr>
                          <w:vanish/>
                        </w:rPr>
                        <w:br/>
                      </w:r>
                      <w:r>
                        <w:t>Hình 37: Biểu đồ trình tự ca sử dụng "Khóa tài khoản"</w:t>
                      </w:r>
                    </w:p>
                  </w:txbxContent>
                </v:textbox>
                <w10:wrap type="square"/>
              </v:shape>
            </w:pict>
          </mc:Fallback>
        </mc:AlternateContent>
      </w:r>
    </w:p>
    <w:p w14:paraId="43654390" w14:textId="77777777" w:rsidR="00E517C6" w:rsidRDefault="00E517C6">
      <w:pPr>
        <w:pStyle w:val="Textbody"/>
        <w:jc w:val="both"/>
      </w:pPr>
    </w:p>
    <w:p w14:paraId="1EDDCA19" w14:textId="77777777" w:rsidR="00E517C6" w:rsidRDefault="00086D60">
      <w:pPr>
        <w:pStyle w:val="Heading2"/>
      </w:pPr>
      <w:r>
        <w:t>Mở khóa tài khoản</w:t>
      </w:r>
    </w:p>
    <w:p w14:paraId="3D9EF24E" w14:textId="77777777" w:rsidR="00E517C6" w:rsidRDefault="00086D60">
      <w:pPr>
        <w:pStyle w:val="Textbody"/>
        <w:jc w:val="both"/>
      </w:pPr>
      <w:r>
        <w:rPr>
          <w:noProof/>
        </w:rPr>
        <mc:AlternateContent>
          <mc:Choice Requires="wps">
            <w:drawing>
              <wp:anchor distT="0" distB="0" distL="114300" distR="114300" simplePos="0" relativeHeight="68" behindDoc="0" locked="0" layoutInCell="1" allowOverlap="1" wp14:anchorId="1DA9BA6A" wp14:editId="1361486E">
                <wp:simplePos x="0" y="0"/>
                <wp:positionH relativeFrom="column">
                  <wp:align>center</wp:align>
                </wp:positionH>
                <wp:positionV relativeFrom="paragraph">
                  <wp:align>top</wp:align>
                </wp:positionV>
                <wp:extent cx="6119987" cy="1178661"/>
                <wp:effectExtent l="0" t="0" r="0" b="0"/>
                <wp:wrapSquare wrapText="bothSides"/>
                <wp:docPr id="76" name="Frame36"/>
                <wp:cNvGraphicFramePr/>
                <a:graphic xmlns:a="http://schemas.openxmlformats.org/drawingml/2006/main">
                  <a:graphicData uri="http://schemas.microsoft.com/office/word/2010/wordprocessingShape">
                    <wps:wsp>
                      <wps:cNvSpPr txBox="1"/>
                      <wps:spPr>
                        <a:xfrm>
                          <a:off x="0" y="0"/>
                          <a:ext cx="6119987" cy="1178661"/>
                        </a:xfrm>
                        <a:prstGeom prst="rect">
                          <a:avLst/>
                        </a:prstGeom>
                        <a:ln>
                          <a:noFill/>
                          <a:prstDash/>
                        </a:ln>
                      </wps:spPr>
                      <wps:txbx>
                        <w:txbxContent>
                          <w:p w14:paraId="13F1A4CB" w14:textId="77777777" w:rsidR="009866A7" w:rsidRDefault="009866A7">
                            <w:pPr>
                              <w:pStyle w:val="Hnh"/>
                              <w:jc w:val="center"/>
                            </w:pPr>
                            <w:r>
                              <w:rPr>
                                <w:noProof/>
                              </w:rPr>
                              <w:drawing>
                                <wp:inline distT="0" distB="0" distL="0" distR="0" wp14:anchorId="32FE5845" wp14:editId="628D2B00">
                                  <wp:extent cx="6119987" cy="1178661"/>
                                  <wp:effectExtent l="0" t="0" r="0" b="2439"/>
                                  <wp:docPr id="75"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19987" cy="1178661"/>
                                          </a:xfrm>
                                          <a:prstGeom prst="rect">
                                            <a:avLst/>
                                          </a:prstGeom>
                                          <a:ln>
                                            <a:noFill/>
                                            <a:prstDash/>
                                          </a:ln>
                                        </pic:spPr>
                                      </pic:pic>
                                    </a:graphicData>
                                  </a:graphic>
                                </wp:inline>
                              </w:drawing>
                            </w:r>
                            <w:r>
                              <w:rPr>
                                <w:vanish/>
                              </w:rPr>
                              <w:br/>
                            </w:r>
                            <w:r>
                              <w:t>Hình 38: Biểu đồ lớp tham gia ca sử dụng "Mở khóa tài khoản"</w:t>
                            </w:r>
                          </w:p>
                        </w:txbxContent>
                      </wps:txbx>
                      <wps:bodyPr wrap="none" lIns="0" tIns="0" rIns="0" bIns="0" compatLnSpc="0">
                        <a:spAutoFit/>
                      </wps:bodyPr>
                    </wps:wsp>
                  </a:graphicData>
                </a:graphic>
              </wp:anchor>
            </w:drawing>
          </mc:Choice>
          <mc:Fallback>
            <w:pict>
              <v:shape w14:anchorId="1DA9BA6A" id="Frame36" o:spid="_x0000_s1063" type="#_x0000_t202" style="position:absolute;left:0;text-align:left;margin-left:0;margin-top:0;width:481.9pt;height:92.8pt;z-index: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" filled="f" stroked="f">
                <v:textbox style="mso-fit-shape-to-text:t" inset="0,0,0,0">
                  <w:txbxContent>
                    <w:p w14:paraId="13F1A4CB" w14:textId="77777777" w:rsidR="009866A7" w:rsidRDefault="009866A7">
                      <w:pPr>
                        <w:pStyle w:val="Hnh"/>
                        <w:jc w:val="center"/>
                      </w:pPr>
                      <w:r>
                        <w:rPr>
                          <w:noProof/>
                        </w:rPr>
                        <w:drawing>
                          <wp:inline distT="0" distB="0" distL="0" distR="0" wp14:anchorId="32FE5845" wp14:editId="628D2B00">
                            <wp:extent cx="6119987" cy="1178661"/>
                            <wp:effectExtent l="0" t="0" r="0" b="2439"/>
                            <wp:docPr id="75"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19987" cy="1178661"/>
                                    </a:xfrm>
                                    <a:prstGeom prst="rect">
                                      <a:avLst/>
                                    </a:prstGeom>
                                    <a:ln>
                                      <a:noFill/>
                                      <a:prstDash/>
                                    </a:ln>
                                  </pic:spPr>
                                </pic:pic>
                              </a:graphicData>
                            </a:graphic>
                          </wp:inline>
                        </w:drawing>
                      </w:r>
                      <w:r>
                        <w:rPr>
                          <w:vanish/>
                        </w:rPr>
                        <w:br/>
                      </w:r>
                      <w:r>
                        <w:t>Hình 38: Biểu đồ lớp tham gia ca sử dụng "Mở khóa tài khoản"</w:t>
                      </w:r>
                    </w:p>
                  </w:txbxContent>
                </v:textbox>
                <w10:wrap type="square"/>
              </v:shape>
            </w:pict>
          </mc:Fallback>
        </mc:AlternateContent>
      </w:r>
    </w:p>
    <w:p w14:paraId="15C27048" w14:textId="77777777" w:rsidR="00E517C6" w:rsidRDefault="00086D60">
      <w:pPr>
        <w:pStyle w:val="Textbody"/>
        <w:jc w:val="both"/>
      </w:pPr>
      <w:r>
        <w:rPr>
          <w:noProof/>
        </w:rPr>
        <mc:AlternateContent>
          <mc:Choice Requires="wps">
            <w:drawing>
              <wp:anchor distT="0" distB="0" distL="114300" distR="114300" simplePos="0" relativeHeight="70" behindDoc="0" locked="0" layoutInCell="1" allowOverlap="1" wp14:anchorId="16246839" wp14:editId="0DBF1865">
                <wp:simplePos x="0" y="0"/>
                <wp:positionH relativeFrom="column">
                  <wp:align>center</wp:align>
                </wp:positionH>
                <wp:positionV relativeFrom="paragraph">
                  <wp:align>top</wp:align>
                </wp:positionV>
                <wp:extent cx="6119987" cy="3002432"/>
                <wp:effectExtent l="0" t="0" r="0" b="0"/>
                <wp:wrapSquare wrapText="bothSides"/>
                <wp:docPr id="78" name="Frame37"/>
                <wp:cNvGraphicFramePr/>
                <a:graphic xmlns:a="http://schemas.openxmlformats.org/drawingml/2006/main">
                  <a:graphicData uri="http://schemas.microsoft.com/office/word/2010/wordprocessingShape">
                    <wps:wsp>
                      <wps:cNvSpPr txBox="1"/>
                      <wps:spPr>
                        <a:xfrm>
                          <a:off x="0" y="0"/>
                          <a:ext cx="6119987" cy="3002432"/>
                        </a:xfrm>
                        <a:prstGeom prst="rect">
                          <a:avLst/>
                        </a:prstGeom>
                        <a:ln>
                          <a:noFill/>
                          <a:prstDash/>
                        </a:ln>
                      </wps:spPr>
                      <wps:txbx>
                        <w:txbxContent>
                          <w:p w14:paraId="4BE51AD8" w14:textId="77777777" w:rsidR="009866A7" w:rsidRDefault="009866A7">
                            <w:pPr>
                              <w:pStyle w:val="Hnh"/>
                              <w:jc w:val="center"/>
                            </w:pPr>
                            <w:r>
                              <w:rPr>
                                <w:noProof/>
                              </w:rPr>
                              <w:drawing>
                                <wp:inline distT="0" distB="0" distL="0" distR="0" wp14:anchorId="5CB79A55" wp14:editId="0AA887F9">
                                  <wp:extent cx="6119987" cy="3002432"/>
                                  <wp:effectExtent l="0" t="0" r="0" b="7468"/>
                                  <wp:docPr id="77"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119987" cy="3002432"/>
                                          </a:xfrm>
                                          <a:prstGeom prst="rect">
                                            <a:avLst/>
                                          </a:prstGeom>
                                          <a:ln>
                                            <a:noFill/>
                                            <a:prstDash/>
                                          </a:ln>
                                        </pic:spPr>
                                      </pic:pic>
                                    </a:graphicData>
                                  </a:graphic>
                                </wp:inline>
                              </w:drawing>
                            </w:r>
                            <w:r>
                              <w:rPr>
                                <w:vanish/>
                              </w:rPr>
                              <w:br/>
                            </w:r>
                            <w:r>
                              <w:t>Hình 39: Biểu đồ trình tự ca sử dụng "Mở khóa tài khoản"</w:t>
                            </w:r>
                          </w:p>
                        </w:txbxContent>
                      </wps:txbx>
                      <wps:bodyPr wrap="none" lIns="0" tIns="0" rIns="0" bIns="0" compatLnSpc="0">
                        <a:spAutoFit/>
                      </wps:bodyPr>
                    </wps:wsp>
                  </a:graphicData>
                </a:graphic>
              </wp:anchor>
            </w:drawing>
          </mc:Choice>
          <mc:Fallback>
            <w:pict>
              <v:shape w14:anchorId="16246839" id="Frame37" o:spid="_x0000_s1064" type="#_x0000_t202" style="position:absolute;left:0;text-align:left;margin-left:0;margin-top:0;width:481.9pt;height:236.4pt;z-index:7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" filled="f" stroked="f">
                <v:textbox style="mso-fit-shape-to-text:t" inset="0,0,0,0">
                  <w:txbxContent>
                    <w:p w14:paraId="4BE51AD8" w14:textId="77777777" w:rsidR="009866A7" w:rsidRDefault="009866A7">
                      <w:pPr>
                        <w:pStyle w:val="Hnh"/>
                        <w:jc w:val="center"/>
                      </w:pPr>
                      <w:r>
                        <w:rPr>
                          <w:noProof/>
                        </w:rPr>
                        <w:drawing>
                          <wp:inline distT="0" distB="0" distL="0" distR="0" wp14:anchorId="5CB79A55" wp14:editId="0AA887F9">
                            <wp:extent cx="6119987" cy="3002432"/>
                            <wp:effectExtent l="0" t="0" r="0" b="7468"/>
                            <wp:docPr id="77"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119987" cy="3002432"/>
                                    </a:xfrm>
                                    <a:prstGeom prst="rect">
                                      <a:avLst/>
                                    </a:prstGeom>
                                    <a:ln>
                                      <a:noFill/>
                                      <a:prstDash/>
                                    </a:ln>
                                  </pic:spPr>
                                </pic:pic>
                              </a:graphicData>
                            </a:graphic>
                          </wp:inline>
                        </w:drawing>
                      </w:r>
                      <w:r>
                        <w:rPr>
                          <w:vanish/>
                        </w:rPr>
                        <w:br/>
                      </w:r>
                      <w:r>
                        <w:t>Hình 39: Biểu đồ trình tự ca sử dụng "Mở khóa tài khoản"</w:t>
                      </w:r>
                    </w:p>
                  </w:txbxContent>
                </v:textbox>
                <w10:wrap type="square"/>
              </v:shape>
            </w:pict>
          </mc:Fallback>
        </mc:AlternateContent>
      </w:r>
    </w:p>
    <w:p w14:paraId="5F5A3ABE" w14:textId="77777777" w:rsidR="00E517C6" w:rsidRDefault="00086D60">
      <w:pPr>
        <w:pStyle w:val="Heading2"/>
      </w:pPr>
      <w:r>
        <w:lastRenderedPageBreak/>
        <w:t>Xóa tài khoản</w:t>
      </w:r>
    </w:p>
    <w:p w14:paraId="238C7AE5" w14:textId="77777777" w:rsidR="00E517C6" w:rsidRDefault="00086D60">
      <w:pPr>
        <w:pStyle w:val="Textbody"/>
        <w:jc w:val="both"/>
      </w:pPr>
      <w:r>
        <w:rPr>
          <w:noProof/>
        </w:rPr>
        <mc:AlternateContent>
          <mc:Choice Requires="wps">
            <w:drawing>
              <wp:anchor distT="0" distB="0" distL="114300" distR="114300" simplePos="0" relativeHeight="72" behindDoc="0" locked="0" layoutInCell="1" allowOverlap="1" wp14:anchorId="77178B51" wp14:editId="5D489E35">
                <wp:simplePos x="0" y="0"/>
                <wp:positionH relativeFrom="column">
                  <wp:align>center</wp:align>
                </wp:positionH>
                <wp:positionV relativeFrom="paragraph">
                  <wp:align>top</wp:align>
                </wp:positionV>
                <wp:extent cx="6119987" cy="1108801"/>
                <wp:effectExtent l="0" t="0" r="0" b="0"/>
                <wp:wrapSquare wrapText="bothSides"/>
                <wp:docPr id="80" name="Frame38"/>
                <wp:cNvGraphicFramePr/>
                <a:graphic xmlns:a="http://schemas.openxmlformats.org/drawingml/2006/main">
                  <a:graphicData uri="http://schemas.microsoft.com/office/word/2010/wordprocessingShape">
                    <wps:wsp>
                      <wps:cNvSpPr txBox="1"/>
                      <wps:spPr>
                        <a:xfrm>
                          <a:off x="0" y="0"/>
                          <a:ext cx="6119987" cy="1108801"/>
                        </a:xfrm>
                        <a:prstGeom prst="rect">
                          <a:avLst/>
                        </a:prstGeom>
                        <a:ln>
                          <a:noFill/>
                          <a:prstDash/>
                        </a:ln>
                      </wps:spPr>
                      <wps:txbx>
                        <w:txbxContent>
                          <w:p w14:paraId="5153F118" w14:textId="77777777" w:rsidR="009866A7" w:rsidRDefault="009866A7">
                            <w:pPr>
                              <w:pStyle w:val="Hnh"/>
                              <w:jc w:val="center"/>
                            </w:pPr>
                            <w:r>
                              <w:rPr>
                                <w:noProof/>
                              </w:rPr>
                              <w:drawing>
                                <wp:inline distT="0" distB="0" distL="0" distR="0" wp14:anchorId="7E750DCE" wp14:editId="6B9F9A6F">
                                  <wp:extent cx="6119987" cy="1108801"/>
                                  <wp:effectExtent l="0" t="0" r="0" b="0"/>
                                  <wp:docPr id="79"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19987" cy="1108801"/>
                                          </a:xfrm>
                                          <a:prstGeom prst="rect">
                                            <a:avLst/>
                                          </a:prstGeom>
                                          <a:ln>
                                            <a:noFill/>
                                            <a:prstDash/>
                                          </a:ln>
                                        </pic:spPr>
                                      </pic:pic>
                                    </a:graphicData>
                                  </a:graphic>
                                </wp:inline>
                              </w:drawing>
                            </w:r>
                            <w:r>
                              <w:rPr>
                                <w:vanish/>
                              </w:rPr>
                              <w:br/>
                            </w:r>
                            <w:r>
                              <w:t>Hình 40: Biểu đồ lớp tham gia ca sử dụng "Xóa tài khoản"</w:t>
                            </w:r>
                          </w:p>
                        </w:txbxContent>
                      </wps:txbx>
                      <wps:bodyPr wrap="none" lIns="0" tIns="0" rIns="0" bIns="0" compatLnSpc="0">
                        <a:spAutoFit/>
                      </wps:bodyPr>
                    </wps:wsp>
                  </a:graphicData>
                </a:graphic>
              </wp:anchor>
            </w:drawing>
          </mc:Choice>
          <mc:Fallback>
            <w:pict>
              <v:shape w14:anchorId="77178B51" id="Frame38" o:spid="_x0000_s1065" type="#_x0000_t202" style="position:absolute;left:0;text-align:left;margin-left:0;margin-top:0;width:481.9pt;height:87.3pt;z-index:7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" filled="f" stroked="f">
                <v:textbox style="mso-fit-shape-to-text:t" inset="0,0,0,0">
                  <w:txbxContent>
                    <w:p w14:paraId="5153F118" w14:textId="77777777" w:rsidR="009866A7" w:rsidRDefault="009866A7">
                      <w:pPr>
                        <w:pStyle w:val="Hnh"/>
                        <w:jc w:val="center"/>
                      </w:pPr>
                      <w:r>
                        <w:rPr>
                          <w:noProof/>
                        </w:rPr>
                        <w:drawing>
                          <wp:inline distT="0" distB="0" distL="0" distR="0" wp14:anchorId="7E750DCE" wp14:editId="6B9F9A6F">
                            <wp:extent cx="6119987" cy="1108801"/>
                            <wp:effectExtent l="0" t="0" r="0" b="0"/>
                            <wp:docPr id="79"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19987" cy="1108801"/>
                                    </a:xfrm>
                                    <a:prstGeom prst="rect">
                                      <a:avLst/>
                                    </a:prstGeom>
                                    <a:ln>
                                      <a:noFill/>
                                      <a:prstDash/>
                                    </a:ln>
                                  </pic:spPr>
                                </pic:pic>
                              </a:graphicData>
                            </a:graphic>
                          </wp:inline>
                        </w:drawing>
                      </w:r>
                      <w:r>
                        <w:rPr>
                          <w:vanish/>
                        </w:rPr>
                        <w:br/>
                      </w:r>
                      <w:r>
                        <w:t>Hình 40: Biểu đồ lớp tham gia ca sử dụng "Xóa tài khoản"</w:t>
                      </w:r>
                    </w:p>
                  </w:txbxContent>
                </v:textbox>
                <w10:wrap type="square"/>
              </v:shape>
            </w:pict>
          </mc:Fallback>
        </mc:AlternateContent>
      </w:r>
    </w:p>
    <w:p w14:paraId="5F535DEF" w14:textId="77777777" w:rsidR="00E517C6" w:rsidRDefault="00086D60">
      <w:pPr>
        <w:pStyle w:val="Textbody"/>
        <w:jc w:val="both"/>
      </w:pPr>
      <w:r>
        <w:rPr>
          <w:noProof/>
        </w:rPr>
        <mc:AlternateContent>
          <mc:Choice Requires="wps">
            <w:drawing>
              <wp:anchor distT="0" distB="0" distL="114300" distR="114300" simplePos="0" relativeHeight="74" behindDoc="0" locked="0" layoutInCell="1" allowOverlap="1" wp14:anchorId="45EA33CA" wp14:editId="44D1B2BC">
                <wp:simplePos x="0" y="0"/>
                <wp:positionH relativeFrom="column">
                  <wp:align>center</wp:align>
                </wp:positionH>
                <wp:positionV relativeFrom="paragraph">
                  <wp:align>top</wp:align>
                </wp:positionV>
                <wp:extent cx="6119987" cy="3137032"/>
                <wp:effectExtent l="0" t="0" r="0" b="0"/>
                <wp:wrapSquare wrapText="bothSides"/>
                <wp:docPr id="82" name="Frame39"/>
                <wp:cNvGraphicFramePr/>
                <a:graphic xmlns:a="http://schemas.openxmlformats.org/drawingml/2006/main">
                  <a:graphicData uri="http://schemas.microsoft.com/office/word/2010/wordprocessingShape">
                    <wps:wsp>
                      <wps:cNvSpPr txBox="1"/>
                      <wps:spPr>
                        <a:xfrm>
                          <a:off x="0" y="0"/>
                          <a:ext cx="6119987" cy="3137032"/>
                        </a:xfrm>
                        <a:prstGeom prst="rect">
                          <a:avLst/>
                        </a:prstGeom>
                        <a:ln>
                          <a:noFill/>
                          <a:prstDash/>
                        </a:ln>
                      </wps:spPr>
                      <wps:txbx>
                        <w:txbxContent>
                          <w:p w14:paraId="0729FC9A" w14:textId="77777777" w:rsidR="009866A7" w:rsidRDefault="009866A7">
                            <w:pPr>
                              <w:pStyle w:val="Hnh"/>
                              <w:jc w:val="center"/>
                            </w:pPr>
                            <w:r>
                              <w:rPr>
                                <w:noProof/>
                              </w:rPr>
                              <w:drawing>
                                <wp:inline distT="0" distB="0" distL="0" distR="0" wp14:anchorId="64F4853D" wp14:editId="13A86B2D">
                                  <wp:extent cx="6119987" cy="3137032"/>
                                  <wp:effectExtent l="0" t="0" r="0" b="6218"/>
                                  <wp:docPr id="81"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19987" cy="3137032"/>
                                          </a:xfrm>
                                          <a:prstGeom prst="rect">
                                            <a:avLst/>
                                          </a:prstGeom>
                                          <a:ln>
                                            <a:noFill/>
                                            <a:prstDash/>
                                          </a:ln>
                                        </pic:spPr>
                                      </pic:pic>
                                    </a:graphicData>
                                  </a:graphic>
                                </wp:inline>
                              </w:drawing>
                            </w:r>
                            <w:r>
                              <w:rPr>
                                <w:vanish/>
                              </w:rPr>
                              <w:br/>
                            </w:r>
                            <w:r>
                              <w:t>Hình 41: Biểu đồ trình tự ca sử dụng "Xóa tài khoản"</w:t>
                            </w:r>
                          </w:p>
                        </w:txbxContent>
                      </wps:txbx>
                      <wps:bodyPr wrap="none" lIns="0" tIns="0" rIns="0" bIns="0" compatLnSpc="0">
                        <a:spAutoFit/>
                      </wps:bodyPr>
                    </wps:wsp>
                  </a:graphicData>
                </a:graphic>
              </wp:anchor>
            </w:drawing>
          </mc:Choice>
          <mc:Fallback>
            <w:pict>
              <v:shape w14:anchorId="45EA33CA" id="Frame39" o:spid="_x0000_s1066" type="#_x0000_t202" style="position:absolute;left:0;text-align:left;margin-left:0;margin-top:0;width:481.9pt;height:247pt;z-index:7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" filled="f" stroked="f">
                <v:textbox style="mso-fit-shape-to-text:t" inset="0,0,0,0">
                  <w:txbxContent>
                    <w:p w14:paraId="0729FC9A" w14:textId="77777777" w:rsidR="009866A7" w:rsidRDefault="009866A7">
                      <w:pPr>
                        <w:pStyle w:val="Hnh"/>
                        <w:jc w:val="center"/>
                      </w:pPr>
                      <w:r>
                        <w:rPr>
                          <w:noProof/>
                        </w:rPr>
                        <w:drawing>
                          <wp:inline distT="0" distB="0" distL="0" distR="0" wp14:anchorId="64F4853D" wp14:editId="13A86B2D">
                            <wp:extent cx="6119987" cy="3137032"/>
                            <wp:effectExtent l="0" t="0" r="0" b="6218"/>
                            <wp:docPr id="81"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19987" cy="3137032"/>
                                    </a:xfrm>
                                    <a:prstGeom prst="rect">
                                      <a:avLst/>
                                    </a:prstGeom>
                                    <a:ln>
                                      <a:noFill/>
                                      <a:prstDash/>
                                    </a:ln>
                                  </pic:spPr>
                                </pic:pic>
                              </a:graphicData>
                            </a:graphic>
                          </wp:inline>
                        </w:drawing>
                      </w:r>
                      <w:r>
                        <w:rPr>
                          <w:vanish/>
                        </w:rPr>
                        <w:br/>
                      </w:r>
                      <w:r>
                        <w:t>Hình 41: Biểu đồ trình tự ca sử dụng "Xóa tài khoản"</w:t>
                      </w:r>
                    </w:p>
                  </w:txbxContent>
                </v:textbox>
                <w10:wrap type="square"/>
              </v:shape>
            </w:pict>
          </mc:Fallback>
        </mc:AlternateContent>
      </w:r>
    </w:p>
    <w:p w14:paraId="1C478340" w14:textId="77777777" w:rsidR="00E517C6" w:rsidRDefault="00086D60">
      <w:pPr>
        <w:pStyle w:val="Heading2"/>
      </w:pPr>
      <w:r>
        <w:t>Quản lý quyền truy cập</w:t>
      </w:r>
    </w:p>
    <w:p w14:paraId="7E82F787" w14:textId="77777777" w:rsidR="00E517C6" w:rsidRDefault="00086D60">
      <w:pPr>
        <w:pStyle w:val="Textbody"/>
        <w:jc w:val="both"/>
      </w:pPr>
      <w:r>
        <w:rPr>
          <w:noProof/>
        </w:rPr>
        <mc:AlternateContent>
          <mc:Choice Requires="wps">
            <w:drawing>
              <wp:anchor distT="0" distB="0" distL="114300" distR="114300" simplePos="0" relativeHeight="76" behindDoc="0" locked="0" layoutInCell="1" allowOverlap="1" wp14:anchorId="3BC2B4C8" wp14:editId="379E385F">
                <wp:simplePos x="0" y="0"/>
                <wp:positionH relativeFrom="column">
                  <wp:align>center</wp:align>
                </wp:positionH>
                <wp:positionV relativeFrom="paragraph">
                  <wp:align>top</wp:align>
                </wp:positionV>
                <wp:extent cx="6119987" cy="1264340"/>
                <wp:effectExtent l="0" t="0" r="0" b="0"/>
                <wp:wrapSquare wrapText="bothSides"/>
                <wp:docPr id="84" name="Frame40"/>
                <wp:cNvGraphicFramePr/>
                <a:graphic xmlns:a="http://schemas.openxmlformats.org/drawingml/2006/main">
                  <a:graphicData uri="http://schemas.microsoft.com/office/word/2010/wordprocessingShape">
                    <wps:wsp>
                      <wps:cNvSpPr txBox="1"/>
                      <wps:spPr>
                        <a:xfrm>
                          <a:off x="0" y="0"/>
                          <a:ext cx="6119987" cy="1264340"/>
                        </a:xfrm>
                        <a:prstGeom prst="rect">
                          <a:avLst/>
                        </a:prstGeom>
                        <a:ln>
                          <a:noFill/>
                          <a:prstDash/>
                        </a:ln>
                      </wps:spPr>
                      <wps:txbx>
                        <w:txbxContent>
                          <w:p w14:paraId="6BFF0D01" w14:textId="77777777" w:rsidR="009866A7" w:rsidRDefault="009866A7">
                            <w:pPr>
                              <w:pStyle w:val="Hnh"/>
                              <w:jc w:val="center"/>
                            </w:pPr>
                            <w:r>
                              <w:rPr>
                                <w:noProof/>
                              </w:rPr>
                              <w:drawing>
                                <wp:inline distT="0" distB="0" distL="0" distR="0" wp14:anchorId="3F24540C" wp14:editId="6FB91AC3">
                                  <wp:extent cx="6119987" cy="1264340"/>
                                  <wp:effectExtent l="0" t="0" r="0" b="0"/>
                                  <wp:docPr id="83"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119987" cy="1264340"/>
                                          </a:xfrm>
                                          <a:prstGeom prst="rect">
                                            <a:avLst/>
                                          </a:prstGeom>
                                          <a:ln>
                                            <a:noFill/>
                                            <a:prstDash/>
                                          </a:ln>
                                        </pic:spPr>
                                      </pic:pic>
                                    </a:graphicData>
                                  </a:graphic>
                                </wp:inline>
                              </w:drawing>
                            </w:r>
                            <w:r>
                              <w:rPr>
                                <w:vanish/>
                              </w:rPr>
                              <w:br/>
                            </w:r>
                            <w:r>
                              <w:t>Hình 42: Biểu đồ lớp tham gia ca sử dụng "Quản lý quyền truy cập"</w:t>
                            </w:r>
                          </w:p>
                        </w:txbxContent>
                      </wps:txbx>
                      <wps:bodyPr wrap="none" lIns="0" tIns="0" rIns="0" bIns="0" compatLnSpc="0">
                        <a:spAutoFit/>
                      </wps:bodyPr>
                    </wps:wsp>
                  </a:graphicData>
                </a:graphic>
              </wp:anchor>
            </w:drawing>
          </mc:Choice>
          <mc:Fallback>
            <w:pict>
              <v:shape w14:anchorId="3BC2B4C8" id="Frame40" o:spid="_x0000_s1067" type="#_x0000_t202" style="position:absolute;left:0;text-align:left;margin-left:0;margin-top:0;width:481.9pt;height:99.55pt;z-index:7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" filled="f" stroked="f">
                <v:textbox style="mso-fit-shape-to-text:t" inset="0,0,0,0">
                  <w:txbxContent>
                    <w:p w14:paraId="6BFF0D01" w14:textId="77777777" w:rsidR="009866A7" w:rsidRDefault="009866A7">
                      <w:pPr>
                        <w:pStyle w:val="Hnh"/>
                        <w:jc w:val="center"/>
                      </w:pPr>
                      <w:r>
                        <w:rPr>
                          <w:noProof/>
                        </w:rPr>
                        <w:drawing>
                          <wp:inline distT="0" distB="0" distL="0" distR="0" wp14:anchorId="3F24540C" wp14:editId="6FB91AC3">
                            <wp:extent cx="6119987" cy="1264340"/>
                            <wp:effectExtent l="0" t="0" r="0" b="0"/>
                            <wp:docPr id="83"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119987" cy="1264340"/>
                                    </a:xfrm>
                                    <a:prstGeom prst="rect">
                                      <a:avLst/>
                                    </a:prstGeom>
                                    <a:ln>
                                      <a:noFill/>
                                      <a:prstDash/>
                                    </a:ln>
                                  </pic:spPr>
                                </pic:pic>
                              </a:graphicData>
                            </a:graphic>
                          </wp:inline>
                        </w:drawing>
                      </w:r>
                      <w:r>
                        <w:rPr>
                          <w:vanish/>
                        </w:rPr>
                        <w:br/>
                      </w:r>
                      <w:r>
                        <w:t>Hình 42: Biểu đồ lớp tham gia ca sử dụng "Quản lý quyền truy cập"</w:t>
                      </w:r>
                    </w:p>
                  </w:txbxContent>
                </v:textbox>
                <w10:wrap type="square"/>
              </v:shape>
            </w:pict>
          </mc:Fallback>
        </mc:AlternateContent>
      </w:r>
    </w:p>
    <w:p w14:paraId="015EE89D" w14:textId="77777777" w:rsidR="00E517C6" w:rsidRDefault="00086D60">
      <w:pPr>
        <w:pStyle w:val="Textbody"/>
        <w:jc w:val="both"/>
      </w:pPr>
      <w:r>
        <w:rPr>
          <w:noProof/>
        </w:rPr>
        <w:lastRenderedPageBreak/>
        <mc:AlternateContent>
          <mc:Choice Requires="wps">
            <w:drawing>
              <wp:anchor distT="0" distB="0" distL="114300" distR="114300" simplePos="0" relativeHeight="78" behindDoc="0" locked="0" layoutInCell="1" allowOverlap="1" wp14:anchorId="4BE55493" wp14:editId="37EA70DB">
                <wp:simplePos x="0" y="0"/>
                <wp:positionH relativeFrom="column">
                  <wp:align>center</wp:align>
                </wp:positionH>
                <wp:positionV relativeFrom="paragraph">
                  <wp:align>top</wp:align>
                </wp:positionV>
                <wp:extent cx="6119987" cy="3218047"/>
                <wp:effectExtent l="0" t="0" r="0" b="0"/>
                <wp:wrapSquare wrapText="bothSides"/>
                <wp:docPr id="86" name="Frame41"/>
                <wp:cNvGraphicFramePr/>
                <a:graphic xmlns:a="http://schemas.openxmlformats.org/drawingml/2006/main">
                  <a:graphicData uri="http://schemas.microsoft.com/office/word/2010/wordprocessingShape">
                    <wps:wsp>
                      <wps:cNvSpPr txBox="1"/>
                      <wps:spPr>
                        <a:xfrm>
                          <a:off x="0" y="0"/>
                          <a:ext cx="6119987" cy="3218047"/>
                        </a:xfrm>
                        <a:prstGeom prst="rect">
                          <a:avLst/>
                        </a:prstGeom>
                        <a:ln>
                          <a:noFill/>
                          <a:prstDash/>
                        </a:ln>
                      </wps:spPr>
                      <wps:txbx>
                        <w:txbxContent>
                          <w:p w14:paraId="2B6226B4" w14:textId="77777777" w:rsidR="009866A7" w:rsidRDefault="009866A7">
                            <w:pPr>
                              <w:pStyle w:val="Hnh"/>
                              <w:jc w:val="center"/>
                            </w:pPr>
                            <w:r>
                              <w:rPr>
                                <w:noProof/>
                              </w:rPr>
                              <w:drawing>
                                <wp:inline distT="0" distB="0" distL="0" distR="0" wp14:anchorId="2B4492D8" wp14:editId="00C22072">
                                  <wp:extent cx="6119987" cy="3218047"/>
                                  <wp:effectExtent l="0" t="0" r="0" b="1403"/>
                                  <wp:docPr id="85"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19987" cy="3218047"/>
                                          </a:xfrm>
                                          <a:prstGeom prst="rect">
                                            <a:avLst/>
                                          </a:prstGeom>
                                          <a:ln>
                                            <a:noFill/>
                                            <a:prstDash/>
                                          </a:ln>
                                        </pic:spPr>
                                      </pic:pic>
                                    </a:graphicData>
                                  </a:graphic>
                                </wp:inline>
                              </w:drawing>
                            </w:r>
                            <w:r>
                              <w:rPr>
                                <w:vanish/>
                              </w:rPr>
                              <w:br/>
                            </w:r>
                            <w:r>
                              <w:t>Hình 43: Biểu đồ trình tự ca sử dụng "Quản lý quyền truy cập"</w:t>
                            </w:r>
                          </w:p>
                        </w:txbxContent>
                      </wps:txbx>
                      <wps:bodyPr wrap="none" lIns="0" tIns="0" rIns="0" bIns="0" compatLnSpc="0">
                        <a:spAutoFit/>
                      </wps:bodyPr>
                    </wps:wsp>
                  </a:graphicData>
                </a:graphic>
              </wp:anchor>
            </w:drawing>
          </mc:Choice>
          <mc:Fallback>
            <w:pict>
              <v:shape w14:anchorId="4BE55493" id="Frame41" o:spid="_x0000_s1068" type="#_x0000_t202" style="position:absolute;left:0;text-align:left;margin-left:0;margin-top:0;width:481.9pt;height:253.4pt;z-index:7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" filled="f" stroked="f">
                <v:textbox style="mso-fit-shape-to-text:t" inset="0,0,0,0">
                  <w:txbxContent>
                    <w:p w14:paraId="2B6226B4" w14:textId="77777777" w:rsidR="009866A7" w:rsidRDefault="009866A7">
                      <w:pPr>
                        <w:pStyle w:val="Hnh"/>
                        <w:jc w:val="center"/>
                      </w:pPr>
                      <w:r>
                        <w:rPr>
                          <w:noProof/>
                        </w:rPr>
                        <w:drawing>
                          <wp:inline distT="0" distB="0" distL="0" distR="0" wp14:anchorId="2B4492D8" wp14:editId="00C22072">
                            <wp:extent cx="6119987" cy="3218047"/>
                            <wp:effectExtent l="0" t="0" r="0" b="1403"/>
                            <wp:docPr id="85"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19987" cy="3218047"/>
                                    </a:xfrm>
                                    <a:prstGeom prst="rect">
                                      <a:avLst/>
                                    </a:prstGeom>
                                    <a:ln>
                                      <a:noFill/>
                                      <a:prstDash/>
                                    </a:ln>
                                  </pic:spPr>
                                </pic:pic>
                              </a:graphicData>
                            </a:graphic>
                          </wp:inline>
                        </w:drawing>
                      </w:r>
                      <w:r>
                        <w:rPr>
                          <w:vanish/>
                        </w:rPr>
                        <w:br/>
                      </w:r>
                      <w:r>
                        <w:t>Hình 43: Biểu đồ trình tự ca sử dụng "Quản lý quyền truy cập"</w:t>
                      </w:r>
                    </w:p>
                  </w:txbxContent>
                </v:textbox>
                <w10:wrap type="square"/>
              </v:shape>
            </w:pict>
          </mc:Fallback>
        </mc:AlternateContent>
      </w:r>
    </w:p>
    <w:p w14:paraId="310E782C" w14:textId="77777777" w:rsidR="00E517C6" w:rsidRDefault="00086D60">
      <w:pPr>
        <w:pStyle w:val="Heading2"/>
      </w:pPr>
      <w:r>
        <w:t>Tìm kiếm đơn hàng</w:t>
      </w:r>
    </w:p>
    <w:p w14:paraId="1324FF1D" w14:textId="77777777" w:rsidR="00E517C6" w:rsidRDefault="00086D60">
      <w:pPr>
        <w:pStyle w:val="Textbody"/>
        <w:jc w:val="both"/>
      </w:pPr>
      <w:r>
        <w:rPr>
          <w:noProof/>
        </w:rPr>
        <mc:AlternateContent>
          <mc:Choice Requires="wps">
            <w:drawing>
              <wp:anchor distT="0" distB="0" distL="114300" distR="114300" simplePos="0" relativeHeight="80" behindDoc="0" locked="0" layoutInCell="1" allowOverlap="1" wp14:anchorId="37F85927" wp14:editId="4D80ED9B">
                <wp:simplePos x="0" y="0"/>
                <wp:positionH relativeFrom="column">
                  <wp:align>center</wp:align>
                </wp:positionH>
                <wp:positionV relativeFrom="paragraph">
                  <wp:align>top</wp:align>
                </wp:positionV>
                <wp:extent cx="6119987" cy="1141171"/>
                <wp:effectExtent l="0" t="0" r="0" b="0"/>
                <wp:wrapSquare wrapText="bothSides"/>
                <wp:docPr id="88" name="Frame42"/>
                <wp:cNvGraphicFramePr/>
                <a:graphic xmlns:a="http://schemas.openxmlformats.org/drawingml/2006/main">
                  <a:graphicData uri="http://schemas.microsoft.com/office/word/2010/wordprocessingShape">
                    <wps:wsp>
                      <wps:cNvSpPr txBox="1"/>
                      <wps:spPr>
                        <a:xfrm>
                          <a:off x="0" y="0"/>
                          <a:ext cx="6119987" cy="1141171"/>
                        </a:xfrm>
                        <a:prstGeom prst="rect">
                          <a:avLst/>
                        </a:prstGeom>
                        <a:ln>
                          <a:noFill/>
                          <a:prstDash/>
                        </a:ln>
                      </wps:spPr>
                      <wps:txbx>
                        <w:txbxContent>
                          <w:p w14:paraId="3F25E6D3" w14:textId="77777777" w:rsidR="009866A7" w:rsidRDefault="009866A7">
                            <w:pPr>
                              <w:pStyle w:val="Hnh"/>
                              <w:jc w:val="center"/>
                            </w:pPr>
                            <w:r>
                              <w:rPr>
                                <w:noProof/>
                              </w:rPr>
                              <w:drawing>
                                <wp:inline distT="0" distB="0" distL="0" distR="0" wp14:anchorId="32635CD4" wp14:editId="28ECF953">
                                  <wp:extent cx="6119987" cy="1141171"/>
                                  <wp:effectExtent l="0" t="0" r="0" b="1829"/>
                                  <wp:docPr id="87"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119987" cy="1141171"/>
                                          </a:xfrm>
                                          <a:prstGeom prst="rect">
                                            <a:avLst/>
                                          </a:prstGeom>
                                          <a:ln>
                                            <a:noFill/>
                                            <a:prstDash/>
                                          </a:ln>
                                        </pic:spPr>
                                      </pic:pic>
                                    </a:graphicData>
                                  </a:graphic>
                                </wp:inline>
                              </w:drawing>
                            </w:r>
                            <w:r>
                              <w:rPr>
                                <w:vanish/>
                              </w:rPr>
                              <w:br/>
                            </w:r>
                            <w:r>
                              <w:t>Hình 44: Biểu đồ lớp tham gia ca sử dụng "Tìm kiếm đơn hàng"</w:t>
                            </w:r>
                          </w:p>
                        </w:txbxContent>
                      </wps:txbx>
                      <wps:bodyPr wrap="none" lIns="0" tIns="0" rIns="0" bIns="0" compatLnSpc="0">
                        <a:spAutoFit/>
                      </wps:bodyPr>
                    </wps:wsp>
                  </a:graphicData>
                </a:graphic>
              </wp:anchor>
            </w:drawing>
          </mc:Choice>
          <mc:Fallback>
            <w:pict>
              <v:shape w14:anchorId="37F85927" id="Frame42" o:spid="_x0000_s1069" type="#_x0000_t202" style="position:absolute;left:0;text-align:left;margin-left:0;margin-top:0;width:481.9pt;height:89.85pt;z-index:8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" filled="f" stroked="f">
                <v:textbox style="mso-fit-shape-to-text:t" inset="0,0,0,0">
                  <w:txbxContent>
                    <w:p w14:paraId="3F25E6D3" w14:textId="77777777" w:rsidR="009866A7" w:rsidRDefault="009866A7">
                      <w:pPr>
                        <w:pStyle w:val="Hnh"/>
                        <w:jc w:val="center"/>
                      </w:pPr>
                      <w:r>
                        <w:rPr>
                          <w:noProof/>
                        </w:rPr>
                        <w:drawing>
                          <wp:inline distT="0" distB="0" distL="0" distR="0" wp14:anchorId="32635CD4" wp14:editId="28ECF953">
                            <wp:extent cx="6119987" cy="1141171"/>
                            <wp:effectExtent l="0" t="0" r="0" b="1829"/>
                            <wp:docPr id="87"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119987" cy="1141171"/>
                                    </a:xfrm>
                                    <a:prstGeom prst="rect">
                                      <a:avLst/>
                                    </a:prstGeom>
                                    <a:ln>
                                      <a:noFill/>
                                      <a:prstDash/>
                                    </a:ln>
                                  </pic:spPr>
                                </pic:pic>
                              </a:graphicData>
                            </a:graphic>
                          </wp:inline>
                        </w:drawing>
                      </w:r>
                      <w:r>
                        <w:rPr>
                          <w:vanish/>
                        </w:rPr>
                        <w:br/>
                      </w:r>
                      <w:r>
                        <w:t>Hình 44: Biểu đồ lớp tham gia ca sử dụng "Tìm kiếm đơn hàng"</w:t>
                      </w:r>
                    </w:p>
                  </w:txbxContent>
                </v:textbox>
                <w10:wrap type="square"/>
              </v:shape>
            </w:pict>
          </mc:Fallback>
        </mc:AlternateContent>
      </w:r>
    </w:p>
    <w:p w14:paraId="0D5BB353" w14:textId="77777777" w:rsidR="00E517C6" w:rsidRDefault="00086D60">
      <w:pPr>
        <w:pStyle w:val="Textbody"/>
        <w:jc w:val="both"/>
      </w:pPr>
      <w:r>
        <w:rPr>
          <w:noProof/>
        </w:rPr>
        <w:lastRenderedPageBreak/>
        <mc:AlternateContent>
          <mc:Choice Requires="wps">
            <w:drawing>
              <wp:anchor distT="0" distB="0" distL="114300" distR="114300" simplePos="0" relativeHeight="82" behindDoc="0" locked="0" layoutInCell="1" allowOverlap="1" wp14:anchorId="6628353D" wp14:editId="2F8F4E83">
                <wp:simplePos x="0" y="0"/>
                <wp:positionH relativeFrom="column">
                  <wp:align>center</wp:align>
                </wp:positionH>
                <wp:positionV relativeFrom="paragraph">
                  <wp:align>top</wp:align>
                </wp:positionV>
                <wp:extent cx="6119987" cy="3855567"/>
                <wp:effectExtent l="0" t="0" r="0" b="0"/>
                <wp:wrapSquare wrapText="bothSides"/>
                <wp:docPr id="90" name="Frame43"/>
                <wp:cNvGraphicFramePr/>
                <a:graphic xmlns:a="http://schemas.openxmlformats.org/drawingml/2006/main">
                  <a:graphicData uri="http://schemas.microsoft.com/office/word/2010/wordprocessingShape">
                    <wps:wsp>
                      <wps:cNvSpPr txBox="1"/>
                      <wps:spPr>
                        <a:xfrm>
                          <a:off x="0" y="0"/>
                          <a:ext cx="6119987" cy="3855567"/>
                        </a:xfrm>
                        <a:prstGeom prst="rect">
                          <a:avLst/>
                        </a:prstGeom>
                        <a:ln>
                          <a:noFill/>
                          <a:prstDash/>
                        </a:ln>
                      </wps:spPr>
                      <wps:txbx>
                        <w:txbxContent>
                          <w:p w14:paraId="3E9E1653" w14:textId="77777777" w:rsidR="009866A7" w:rsidRDefault="009866A7">
                            <w:pPr>
                              <w:pStyle w:val="Hnh"/>
                              <w:jc w:val="center"/>
                            </w:pPr>
                            <w:r>
                              <w:rPr>
                                <w:noProof/>
                              </w:rPr>
                              <w:drawing>
                                <wp:inline distT="0" distB="0" distL="0" distR="0" wp14:anchorId="2625AEFF" wp14:editId="0EB7338F">
                                  <wp:extent cx="6119987" cy="3855567"/>
                                  <wp:effectExtent l="0" t="0" r="0" b="0"/>
                                  <wp:docPr id="89"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119987" cy="3855567"/>
                                          </a:xfrm>
                                          <a:prstGeom prst="rect">
                                            <a:avLst/>
                                          </a:prstGeom>
                                          <a:ln>
                                            <a:noFill/>
                                            <a:prstDash/>
                                          </a:ln>
                                        </pic:spPr>
                                      </pic:pic>
                                    </a:graphicData>
                                  </a:graphic>
                                </wp:inline>
                              </w:drawing>
                            </w:r>
                            <w:r>
                              <w:rPr>
                                <w:vanish/>
                              </w:rPr>
                              <w:br/>
                            </w:r>
                            <w:r>
                              <w:t>Hình 45: Biểu đồ trình tự ca sử dụng "Tìm kiếm đơn hàng"</w:t>
                            </w:r>
                          </w:p>
                        </w:txbxContent>
                      </wps:txbx>
                      <wps:bodyPr wrap="none" lIns="0" tIns="0" rIns="0" bIns="0" compatLnSpc="0">
                        <a:spAutoFit/>
                      </wps:bodyPr>
                    </wps:wsp>
                  </a:graphicData>
                </a:graphic>
              </wp:anchor>
            </w:drawing>
          </mc:Choice>
          <mc:Fallback>
            <w:pict>
              <v:shape w14:anchorId="6628353D" id="Frame43" o:spid="_x0000_s1070" type="#_x0000_t202" style="position:absolute;left:0;text-align:left;margin-left:0;margin-top:0;width:481.9pt;height:303.6pt;z-index:8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" filled="f" stroked="f">
                <v:textbox style="mso-fit-shape-to-text:t" inset="0,0,0,0">
                  <w:txbxContent>
                    <w:p w14:paraId="3E9E1653" w14:textId="77777777" w:rsidR="009866A7" w:rsidRDefault="009866A7">
                      <w:pPr>
                        <w:pStyle w:val="Hnh"/>
                        <w:jc w:val="center"/>
                      </w:pPr>
                      <w:r>
                        <w:rPr>
                          <w:noProof/>
                        </w:rPr>
                        <w:drawing>
                          <wp:inline distT="0" distB="0" distL="0" distR="0" wp14:anchorId="2625AEFF" wp14:editId="0EB7338F">
                            <wp:extent cx="6119987" cy="3855567"/>
                            <wp:effectExtent l="0" t="0" r="0" b="0"/>
                            <wp:docPr id="89"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119987" cy="3855567"/>
                                    </a:xfrm>
                                    <a:prstGeom prst="rect">
                                      <a:avLst/>
                                    </a:prstGeom>
                                    <a:ln>
                                      <a:noFill/>
                                      <a:prstDash/>
                                    </a:ln>
                                  </pic:spPr>
                                </pic:pic>
                              </a:graphicData>
                            </a:graphic>
                          </wp:inline>
                        </w:drawing>
                      </w:r>
                      <w:r>
                        <w:rPr>
                          <w:vanish/>
                        </w:rPr>
                        <w:br/>
                      </w:r>
                      <w:r>
                        <w:t>Hình 45: Biểu đồ trình tự ca sử dụng "Tìm kiếm đơn hàng"</w:t>
                      </w:r>
                    </w:p>
                  </w:txbxContent>
                </v:textbox>
                <w10:wrap type="square"/>
              </v:shape>
            </w:pict>
          </mc:Fallback>
        </mc:AlternateContent>
      </w:r>
    </w:p>
    <w:p w14:paraId="11FB2054" w14:textId="77777777" w:rsidR="00E517C6" w:rsidRDefault="00E517C6">
      <w:pPr>
        <w:pStyle w:val="Textbody"/>
        <w:jc w:val="both"/>
      </w:pPr>
    </w:p>
    <w:p w14:paraId="6A13F5F1" w14:textId="77777777" w:rsidR="00E517C6" w:rsidRDefault="00086D60">
      <w:pPr>
        <w:pStyle w:val="Heading2"/>
      </w:pPr>
      <w:r>
        <w:t>X</w:t>
      </w:r>
      <w:commentRangeStart w:id="28"/>
      <w:r>
        <w:t>em chi tiết đơn hàng</w:t>
      </w:r>
      <w:commentRangeEnd w:id="28"/>
      <w:r w:rsidR="002E02BF">
        <w:rPr>
          <w:rStyle w:val="CommentReference"/>
          <w:rFonts w:eastAsia="Noto Sans CJK SC Regular" w:cs="Mangal"/>
          <w:b w:val="0"/>
          <w:bCs w:val="0"/>
          <w:i w:val="0"/>
        </w:rPr>
        <w:commentReference w:id="28"/>
      </w:r>
    </w:p>
    <w:p w14:paraId="1ACF0252" w14:textId="77777777" w:rsidR="00E517C6" w:rsidRDefault="00086D60">
      <w:pPr>
        <w:pStyle w:val="Textbody"/>
        <w:jc w:val="both"/>
      </w:pPr>
      <w:r>
        <w:rPr>
          <w:noProof/>
        </w:rPr>
        <mc:AlternateContent>
          <mc:Choice Requires="wps">
            <w:drawing>
              <wp:anchor distT="0" distB="0" distL="114300" distR="114300" simplePos="0" relativeHeight="84" behindDoc="0" locked="0" layoutInCell="1" allowOverlap="1" wp14:anchorId="27C3B9E7" wp14:editId="1ABFA33E">
                <wp:simplePos x="0" y="0"/>
                <wp:positionH relativeFrom="column">
                  <wp:align>center</wp:align>
                </wp:positionH>
                <wp:positionV relativeFrom="paragraph">
                  <wp:align>top</wp:align>
                </wp:positionV>
                <wp:extent cx="6119987" cy="2259390"/>
                <wp:effectExtent l="0" t="0" r="0" b="0"/>
                <wp:wrapSquare wrapText="bothSides"/>
                <wp:docPr id="92" name="Frame44"/>
                <wp:cNvGraphicFramePr/>
                <a:graphic xmlns:a="http://schemas.openxmlformats.org/drawingml/2006/main">
                  <a:graphicData uri="http://schemas.microsoft.com/office/word/2010/wordprocessingShape">
                    <wps:wsp>
                      <wps:cNvSpPr txBox="1"/>
                      <wps:spPr>
                        <a:xfrm>
                          <a:off x="0" y="0"/>
                          <a:ext cx="6119987" cy="2259390"/>
                        </a:xfrm>
                        <a:prstGeom prst="rect">
                          <a:avLst/>
                        </a:prstGeom>
                        <a:ln>
                          <a:noFill/>
                          <a:prstDash/>
                        </a:ln>
                      </wps:spPr>
                      <wps:txbx>
                        <w:txbxContent>
                          <w:p w14:paraId="7D25BD7F" w14:textId="77777777" w:rsidR="009866A7" w:rsidRDefault="009866A7">
                            <w:pPr>
                              <w:pStyle w:val="Hnh"/>
                              <w:jc w:val="center"/>
                            </w:pPr>
                            <w:r>
                              <w:rPr>
                                <w:noProof/>
                              </w:rPr>
                              <w:drawing>
                                <wp:inline distT="0" distB="0" distL="0" distR="0" wp14:anchorId="2541B8A6" wp14:editId="65558345">
                                  <wp:extent cx="6119987" cy="2259390"/>
                                  <wp:effectExtent l="0" t="0" r="0" b="7560"/>
                                  <wp:docPr id="91"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19987" cy="2259390"/>
                                          </a:xfrm>
                                          <a:prstGeom prst="rect">
                                            <a:avLst/>
                                          </a:prstGeom>
                                          <a:ln>
                                            <a:noFill/>
                                            <a:prstDash/>
                                          </a:ln>
                                        </pic:spPr>
                                      </pic:pic>
                                    </a:graphicData>
                                  </a:graphic>
                                </wp:inline>
                              </w:drawing>
                            </w:r>
                            <w:r>
                              <w:rPr>
                                <w:vanish/>
                              </w:rPr>
                              <w:br/>
                            </w:r>
                            <w:r>
                              <w:t>Hình 46: Biểu đồ lớp tham gia ca sử dụng "Xem chi tiết đơn hàng"</w:t>
                            </w:r>
                          </w:p>
                        </w:txbxContent>
                      </wps:txbx>
                      <wps:bodyPr wrap="none" lIns="0" tIns="0" rIns="0" bIns="0" compatLnSpc="0">
                        <a:spAutoFit/>
                      </wps:bodyPr>
                    </wps:wsp>
                  </a:graphicData>
                </a:graphic>
              </wp:anchor>
            </w:drawing>
          </mc:Choice>
          <mc:Fallback>
            <w:pict>
              <v:shape w14:anchorId="27C3B9E7" id="Frame44" o:spid="_x0000_s1071" type="#_x0000_t202" style="position:absolute;left:0;text-align:left;margin-left:0;margin-top:0;width:481.9pt;height:177.9pt;z-index:8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" filled="f" stroked="f">
                <v:textbox style="mso-fit-shape-to-text:t" inset="0,0,0,0">
                  <w:txbxContent>
                    <w:p w14:paraId="7D25BD7F" w14:textId="77777777" w:rsidR="009866A7" w:rsidRDefault="009866A7">
                      <w:pPr>
                        <w:pStyle w:val="Hnh"/>
                        <w:jc w:val="center"/>
                      </w:pPr>
                      <w:r>
                        <w:rPr>
                          <w:noProof/>
                        </w:rPr>
                        <w:drawing>
                          <wp:inline distT="0" distB="0" distL="0" distR="0" wp14:anchorId="2541B8A6" wp14:editId="65558345">
                            <wp:extent cx="6119987" cy="2259390"/>
                            <wp:effectExtent l="0" t="0" r="0" b="7560"/>
                            <wp:docPr id="91"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19987" cy="2259390"/>
                                    </a:xfrm>
                                    <a:prstGeom prst="rect">
                                      <a:avLst/>
                                    </a:prstGeom>
                                    <a:ln>
                                      <a:noFill/>
                                      <a:prstDash/>
                                    </a:ln>
                                  </pic:spPr>
                                </pic:pic>
                              </a:graphicData>
                            </a:graphic>
                          </wp:inline>
                        </w:drawing>
                      </w:r>
                      <w:r>
                        <w:rPr>
                          <w:vanish/>
                        </w:rPr>
                        <w:br/>
                      </w:r>
                      <w:r>
                        <w:t>Hình 46: Biểu đồ lớp tham gia ca sử dụng "Xem chi tiết đơn hàng"</w:t>
                      </w:r>
                    </w:p>
                  </w:txbxContent>
                </v:textbox>
                <w10:wrap type="square"/>
              </v:shape>
            </w:pict>
          </mc:Fallback>
        </mc:AlternateContent>
      </w:r>
    </w:p>
    <w:p w14:paraId="1298C4D4" w14:textId="77777777" w:rsidR="00E517C6" w:rsidRDefault="00086D60">
      <w:pPr>
        <w:pStyle w:val="Textbody"/>
        <w:jc w:val="both"/>
      </w:pPr>
      <w:r>
        <w:rPr>
          <w:noProof/>
        </w:rPr>
        <w:lastRenderedPageBreak/>
        <mc:AlternateContent>
          <mc:Choice Requires="wps">
            <w:drawing>
              <wp:anchor distT="0" distB="0" distL="114300" distR="114300" simplePos="0" relativeHeight="86" behindDoc="0" locked="0" layoutInCell="1" allowOverlap="1" wp14:anchorId="44E65093" wp14:editId="52ADE314">
                <wp:simplePos x="0" y="0"/>
                <wp:positionH relativeFrom="column">
                  <wp:align>center</wp:align>
                </wp:positionH>
                <wp:positionV relativeFrom="paragraph">
                  <wp:align>top</wp:align>
                </wp:positionV>
                <wp:extent cx="6119987" cy="2952689"/>
                <wp:effectExtent l="0" t="0" r="0" b="0"/>
                <wp:wrapSquare wrapText="bothSides"/>
                <wp:docPr id="94" name="Frame45"/>
                <wp:cNvGraphicFramePr/>
                <a:graphic xmlns:a="http://schemas.openxmlformats.org/drawingml/2006/main">
                  <a:graphicData uri="http://schemas.microsoft.com/office/word/2010/wordprocessingShape">
                    <wps:wsp>
                      <wps:cNvSpPr txBox="1"/>
                      <wps:spPr>
                        <a:xfrm>
                          <a:off x="0" y="0"/>
                          <a:ext cx="6119987" cy="2952689"/>
                        </a:xfrm>
                        <a:prstGeom prst="rect">
                          <a:avLst/>
                        </a:prstGeom>
                        <a:ln>
                          <a:noFill/>
                          <a:prstDash/>
                        </a:ln>
                      </wps:spPr>
                      <wps:txbx>
                        <w:txbxContent>
                          <w:p w14:paraId="5795F9AE" w14:textId="77777777" w:rsidR="009866A7" w:rsidRDefault="009866A7">
                            <w:pPr>
                              <w:pStyle w:val="Hnh"/>
                              <w:jc w:val="center"/>
                            </w:pPr>
                            <w:r>
                              <w:rPr>
                                <w:noProof/>
                              </w:rPr>
                              <w:drawing>
                                <wp:inline distT="0" distB="0" distL="0" distR="0" wp14:anchorId="1C99D0C9" wp14:editId="53EB8197">
                                  <wp:extent cx="6119987" cy="2952689"/>
                                  <wp:effectExtent l="0" t="0" r="0" b="61"/>
                                  <wp:docPr id="93"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19987" cy="2952689"/>
                                          </a:xfrm>
                                          <a:prstGeom prst="rect">
                                            <a:avLst/>
                                          </a:prstGeom>
                                          <a:ln>
                                            <a:noFill/>
                                            <a:prstDash/>
                                          </a:ln>
                                        </pic:spPr>
                                      </pic:pic>
                                    </a:graphicData>
                                  </a:graphic>
                                </wp:inline>
                              </w:drawing>
                            </w:r>
                            <w:r>
                              <w:rPr>
                                <w:vanish/>
                              </w:rPr>
                              <w:br/>
                            </w:r>
                            <w:r>
                              <w:t>Hình 47: Biểu đồ trình tự ca sử dụng "Xem chi tiết đơn hàng"</w:t>
                            </w:r>
                          </w:p>
                        </w:txbxContent>
                      </wps:txbx>
                      <wps:bodyPr wrap="none" lIns="0" tIns="0" rIns="0" bIns="0" compatLnSpc="0">
                        <a:spAutoFit/>
                      </wps:bodyPr>
                    </wps:wsp>
                  </a:graphicData>
                </a:graphic>
              </wp:anchor>
            </w:drawing>
          </mc:Choice>
          <mc:Fallback>
            <w:pict>
              <v:shape w14:anchorId="44E65093" id="Frame45" o:spid="_x0000_s1072" type="#_x0000_t202" style="position:absolute;left:0;text-align:left;margin-left:0;margin-top:0;width:481.9pt;height:232.5pt;z-index:8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" filled="f" stroked="f">
                <v:textbox style="mso-fit-shape-to-text:t" inset="0,0,0,0">
                  <w:txbxContent>
                    <w:p w14:paraId="5795F9AE" w14:textId="77777777" w:rsidR="009866A7" w:rsidRDefault="009866A7">
                      <w:pPr>
                        <w:pStyle w:val="Hnh"/>
                        <w:jc w:val="center"/>
                      </w:pPr>
                      <w:r>
                        <w:rPr>
                          <w:noProof/>
                        </w:rPr>
                        <w:drawing>
                          <wp:inline distT="0" distB="0" distL="0" distR="0" wp14:anchorId="1C99D0C9" wp14:editId="53EB8197">
                            <wp:extent cx="6119987" cy="2952689"/>
                            <wp:effectExtent l="0" t="0" r="0" b="61"/>
                            <wp:docPr id="93"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19987" cy="2952689"/>
                                    </a:xfrm>
                                    <a:prstGeom prst="rect">
                                      <a:avLst/>
                                    </a:prstGeom>
                                    <a:ln>
                                      <a:noFill/>
                                      <a:prstDash/>
                                    </a:ln>
                                  </pic:spPr>
                                </pic:pic>
                              </a:graphicData>
                            </a:graphic>
                          </wp:inline>
                        </w:drawing>
                      </w:r>
                      <w:r>
                        <w:rPr>
                          <w:vanish/>
                        </w:rPr>
                        <w:br/>
                      </w:r>
                      <w:r>
                        <w:t>Hình 47: Biểu đồ trình tự ca sử dụng "Xem chi tiết đơn hàng"</w:t>
                      </w:r>
                    </w:p>
                  </w:txbxContent>
                </v:textbox>
                <w10:wrap type="square"/>
              </v:shape>
            </w:pict>
          </mc:Fallback>
        </mc:AlternateContent>
      </w:r>
    </w:p>
    <w:p w14:paraId="09C3C5F8" w14:textId="77777777" w:rsidR="00E517C6" w:rsidRDefault="00E517C6">
      <w:pPr>
        <w:pStyle w:val="Textbody"/>
        <w:jc w:val="both"/>
      </w:pPr>
    </w:p>
    <w:p w14:paraId="368E837A" w14:textId="77777777" w:rsidR="00E517C6" w:rsidRDefault="00E517C6">
      <w:pPr>
        <w:pStyle w:val="Textbody"/>
        <w:jc w:val="both"/>
      </w:pPr>
    </w:p>
    <w:p w14:paraId="1456A4A2" w14:textId="77777777" w:rsidR="00E517C6" w:rsidRDefault="00E517C6">
      <w:pPr>
        <w:pStyle w:val="Textbody"/>
        <w:jc w:val="both"/>
      </w:pPr>
    </w:p>
    <w:p w14:paraId="5AF68F00" w14:textId="77777777" w:rsidR="00E517C6" w:rsidRDefault="00E517C6">
      <w:pPr>
        <w:pStyle w:val="Textbody"/>
        <w:jc w:val="both"/>
      </w:pPr>
    </w:p>
    <w:p w14:paraId="3FD8DD06" w14:textId="77777777" w:rsidR="00E517C6" w:rsidRDefault="00E517C6">
      <w:pPr>
        <w:pStyle w:val="Textbody"/>
        <w:jc w:val="both"/>
      </w:pPr>
    </w:p>
    <w:p w14:paraId="7DA409D7" w14:textId="77777777" w:rsidR="00E517C6" w:rsidRDefault="00E517C6">
      <w:pPr>
        <w:pStyle w:val="Textbody"/>
        <w:jc w:val="both"/>
      </w:pPr>
    </w:p>
    <w:p w14:paraId="191A7512" w14:textId="77777777" w:rsidR="00E517C6" w:rsidRDefault="00E517C6">
      <w:pPr>
        <w:pStyle w:val="Textbody"/>
        <w:jc w:val="both"/>
      </w:pPr>
    </w:p>
    <w:p w14:paraId="2709DFAC" w14:textId="77777777" w:rsidR="00E517C6" w:rsidRDefault="00E517C6">
      <w:pPr>
        <w:pStyle w:val="Textbody"/>
        <w:jc w:val="both"/>
      </w:pPr>
    </w:p>
    <w:p w14:paraId="40D6A2CD" w14:textId="77777777" w:rsidR="00E517C6" w:rsidRDefault="00E517C6">
      <w:pPr>
        <w:pStyle w:val="Textbody"/>
        <w:jc w:val="both"/>
      </w:pPr>
    </w:p>
    <w:p w14:paraId="053059BC" w14:textId="77777777" w:rsidR="00E517C6" w:rsidRDefault="00086D60">
      <w:pPr>
        <w:pStyle w:val="Heading2"/>
      </w:pPr>
      <w:r>
        <w:t>Thống kê doanh thu</w:t>
      </w:r>
    </w:p>
    <w:p w14:paraId="2AEF2ACF" w14:textId="77777777" w:rsidR="00E517C6" w:rsidRDefault="00086D60">
      <w:pPr>
        <w:pStyle w:val="Textbody"/>
        <w:jc w:val="both"/>
      </w:pPr>
      <w:r>
        <w:rPr>
          <w:noProof/>
        </w:rPr>
        <mc:AlternateContent>
          <mc:Choice Requires="wps">
            <w:drawing>
              <wp:anchor distT="0" distB="0" distL="114300" distR="114300" simplePos="0" relativeHeight="88" behindDoc="0" locked="0" layoutInCell="1" allowOverlap="1" wp14:anchorId="73ED61A3" wp14:editId="74C78F37">
                <wp:simplePos x="0" y="0"/>
                <wp:positionH relativeFrom="column">
                  <wp:align>center</wp:align>
                </wp:positionH>
                <wp:positionV relativeFrom="paragraph">
                  <wp:align>top</wp:align>
                </wp:positionV>
                <wp:extent cx="6119987" cy="2188067"/>
                <wp:effectExtent l="0" t="0" r="0" b="0"/>
                <wp:wrapSquare wrapText="bothSides"/>
                <wp:docPr id="96" name="Frame46"/>
                <wp:cNvGraphicFramePr/>
                <a:graphic xmlns:a="http://schemas.openxmlformats.org/drawingml/2006/main">
                  <a:graphicData uri="http://schemas.microsoft.com/office/word/2010/wordprocessingShape">
                    <wps:wsp>
                      <wps:cNvSpPr txBox="1"/>
                      <wps:spPr>
                        <a:xfrm>
                          <a:off x="0" y="0"/>
                          <a:ext cx="6119987" cy="2188067"/>
                        </a:xfrm>
                        <a:prstGeom prst="rect">
                          <a:avLst/>
                        </a:prstGeom>
                        <a:ln>
                          <a:noFill/>
                          <a:prstDash/>
                        </a:ln>
                      </wps:spPr>
                      <wps:txbx>
                        <w:txbxContent>
                          <w:p w14:paraId="07351906" w14:textId="77777777" w:rsidR="009866A7" w:rsidRDefault="009866A7">
                            <w:pPr>
                              <w:pStyle w:val="Hnh"/>
                              <w:jc w:val="center"/>
                            </w:pPr>
                            <w:r>
                              <w:rPr>
                                <w:noProof/>
                              </w:rPr>
                              <w:drawing>
                                <wp:inline distT="0" distB="0" distL="0" distR="0" wp14:anchorId="0CD75E24" wp14:editId="3D434E37">
                                  <wp:extent cx="6119987" cy="2188067"/>
                                  <wp:effectExtent l="0" t="0" r="0" b="2683"/>
                                  <wp:docPr id="95"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19987" cy="2188067"/>
                                          </a:xfrm>
                                          <a:prstGeom prst="rect">
                                            <a:avLst/>
                                          </a:prstGeom>
                                          <a:ln>
                                            <a:noFill/>
                                            <a:prstDash/>
                                          </a:ln>
                                        </pic:spPr>
                                      </pic:pic>
                                    </a:graphicData>
                                  </a:graphic>
                                </wp:inline>
                              </w:drawing>
                            </w:r>
                            <w:r>
                              <w:rPr>
                                <w:vanish/>
                              </w:rPr>
                              <w:br/>
                            </w:r>
                            <w:r>
                              <w:t>Hình 48: Biểu đồ lớp tham gia ca sử dụng "Thống kê doanh thu"</w:t>
                            </w:r>
                          </w:p>
                        </w:txbxContent>
                      </wps:txbx>
                      <wps:bodyPr wrap="none" lIns="0" tIns="0" rIns="0" bIns="0" compatLnSpc="0">
                        <a:spAutoFit/>
                      </wps:bodyPr>
                    </wps:wsp>
                  </a:graphicData>
                </a:graphic>
              </wp:anchor>
            </w:drawing>
          </mc:Choice>
          <mc:Fallback>
            <w:pict>
              <v:shape w14:anchorId="73ED61A3" id="Frame46" o:spid="_x0000_s1073" type="#_x0000_t202" style="position:absolute;left:0;text-align:left;margin-left:0;margin-top:0;width:481.9pt;height:172.3pt;z-index:8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" filled="f" stroked="f">
                <v:textbox style="mso-fit-shape-to-text:t" inset="0,0,0,0">
                  <w:txbxContent>
                    <w:p w14:paraId="07351906" w14:textId="77777777" w:rsidR="009866A7" w:rsidRDefault="009866A7">
                      <w:pPr>
                        <w:pStyle w:val="Hnh"/>
                        <w:jc w:val="center"/>
                      </w:pPr>
                      <w:r>
                        <w:rPr>
                          <w:noProof/>
                        </w:rPr>
                        <w:drawing>
                          <wp:inline distT="0" distB="0" distL="0" distR="0" wp14:anchorId="0CD75E24" wp14:editId="3D434E37">
                            <wp:extent cx="6119987" cy="2188067"/>
                            <wp:effectExtent l="0" t="0" r="0" b="2683"/>
                            <wp:docPr id="95"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19987" cy="2188067"/>
                                    </a:xfrm>
                                    <a:prstGeom prst="rect">
                                      <a:avLst/>
                                    </a:prstGeom>
                                    <a:ln>
                                      <a:noFill/>
                                      <a:prstDash/>
                                    </a:ln>
                                  </pic:spPr>
                                </pic:pic>
                              </a:graphicData>
                            </a:graphic>
                          </wp:inline>
                        </w:drawing>
                      </w:r>
                      <w:r>
                        <w:rPr>
                          <w:vanish/>
                        </w:rPr>
                        <w:br/>
                      </w:r>
                      <w:r>
                        <w:t>Hình 48: Biểu đồ lớp tham gia ca sử dụng "Thống kê doanh thu"</w:t>
                      </w:r>
                    </w:p>
                  </w:txbxContent>
                </v:textbox>
                <w10:wrap type="square"/>
              </v:shape>
            </w:pict>
          </mc:Fallback>
        </mc:AlternateContent>
      </w:r>
    </w:p>
    <w:p w14:paraId="344A12CE" w14:textId="77777777" w:rsidR="00E517C6" w:rsidRDefault="00086D60">
      <w:pPr>
        <w:pStyle w:val="Textbody"/>
        <w:jc w:val="both"/>
      </w:pPr>
      <w:r>
        <w:rPr>
          <w:noProof/>
        </w:rPr>
        <w:lastRenderedPageBreak/>
        <mc:AlternateContent>
          <mc:Choice Requires="wps">
            <w:drawing>
              <wp:anchor distT="0" distB="0" distL="114300" distR="114300" simplePos="0" relativeHeight="90" behindDoc="0" locked="0" layoutInCell="1" allowOverlap="1" wp14:anchorId="26CE2B7D" wp14:editId="4E6733A6">
                <wp:simplePos x="0" y="0"/>
                <wp:positionH relativeFrom="column">
                  <wp:align>center</wp:align>
                </wp:positionH>
                <wp:positionV relativeFrom="paragraph">
                  <wp:align>top</wp:align>
                </wp:positionV>
                <wp:extent cx="6119987" cy="3384011"/>
                <wp:effectExtent l="0" t="0" r="0" b="0"/>
                <wp:wrapSquare wrapText="bothSides"/>
                <wp:docPr id="98" name="Frame47"/>
                <wp:cNvGraphicFramePr/>
                <a:graphic xmlns:a="http://schemas.openxmlformats.org/drawingml/2006/main">
                  <a:graphicData uri="http://schemas.microsoft.com/office/word/2010/wordprocessingShape">
                    <wps:wsp>
                      <wps:cNvSpPr txBox="1"/>
                      <wps:spPr>
                        <a:xfrm>
                          <a:off x="0" y="0"/>
                          <a:ext cx="6119987" cy="3384011"/>
                        </a:xfrm>
                        <a:prstGeom prst="rect">
                          <a:avLst/>
                        </a:prstGeom>
                        <a:ln>
                          <a:noFill/>
                          <a:prstDash/>
                        </a:ln>
                      </wps:spPr>
                      <wps:txbx>
                        <w:txbxContent>
                          <w:p w14:paraId="769ED873" w14:textId="77777777" w:rsidR="009866A7" w:rsidRDefault="009866A7">
                            <w:pPr>
                              <w:pStyle w:val="Hnh"/>
                              <w:jc w:val="center"/>
                            </w:pPr>
                            <w:r>
                              <w:rPr>
                                <w:noProof/>
                              </w:rPr>
                              <w:drawing>
                                <wp:inline distT="0" distB="0" distL="0" distR="0" wp14:anchorId="5A1C643A" wp14:editId="0E3DF385">
                                  <wp:extent cx="6119987" cy="3384011"/>
                                  <wp:effectExtent l="0" t="0" r="0" b="6889"/>
                                  <wp:docPr id="97"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19987" cy="3384011"/>
                                          </a:xfrm>
                                          <a:prstGeom prst="rect">
                                            <a:avLst/>
                                          </a:prstGeom>
                                          <a:ln>
                                            <a:noFill/>
                                            <a:prstDash/>
                                          </a:ln>
                                        </pic:spPr>
                                      </pic:pic>
                                    </a:graphicData>
                                  </a:graphic>
                                </wp:inline>
                              </w:drawing>
                            </w:r>
                            <w:r>
                              <w:rPr>
                                <w:vanish/>
                              </w:rPr>
                              <w:br/>
                            </w:r>
                            <w:r>
                              <w:t>Hình 49: Biểu đồ trình tự ca sử dụng "Thống kê doanh thu"</w:t>
                            </w:r>
                          </w:p>
                        </w:txbxContent>
                      </wps:txbx>
                      <wps:bodyPr wrap="none" lIns="0" tIns="0" rIns="0" bIns="0" compatLnSpc="0">
                        <a:spAutoFit/>
                      </wps:bodyPr>
                    </wps:wsp>
                  </a:graphicData>
                </a:graphic>
              </wp:anchor>
            </w:drawing>
          </mc:Choice>
          <mc:Fallback>
            <w:pict>
              <v:shape w14:anchorId="26CE2B7D" id="Frame47" o:spid="_x0000_s1074" type="#_x0000_t202" style="position:absolute;left:0;text-align:left;margin-left:0;margin-top:0;width:481.9pt;height:266.45pt;z-index:9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" filled="f" stroked="f">
                <v:textbox style="mso-fit-shape-to-text:t" inset="0,0,0,0">
                  <w:txbxContent>
                    <w:p w14:paraId="769ED873" w14:textId="77777777" w:rsidR="009866A7" w:rsidRDefault="009866A7">
                      <w:pPr>
                        <w:pStyle w:val="Hnh"/>
                        <w:jc w:val="center"/>
                      </w:pPr>
                      <w:r>
                        <w:rPr>
                          <w:noProof/>
                        </w:rPr>
                        <w:drawing>
                          <wp:inline distT="0" distB="0" distL="0" distR="0" wp14:anchorId="5A1C643A" wp14:editId="0E3DF385">
                            <wp:extent cx="6119987" cy="3384011"/>
                            <wp:effectExtent l="0" t="0" r="0" b="6889"/>
                            <wp:docPr id="97"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19987" cy="3384011"/>
                                    </a:xfrm>
                                    <a:prstGeom prst="rect">
                                      <a:avLst/>
                                    </a:prstGeom>
                                    <a:ln>
                                      <a:noFill/>
                                      <a:prstDash/>
                                    </a:ln>
                                  </pic:spPr>
                                </pic:pic>
                              </a:graphicData>
                            </a:graphic>
                          </wp:inline>
                        </w:drawing>
                      </w:r>
                      <w:r>
                        <w:rPr>
                          <w:vanish/>
                        </w:rPr>
                        <w:br/>
                      </w:r>
                      <w:r>
                        <w:t>Hình 49: Biểu đồ trình tự ca sử dụng "Thống kê doanh thu"</w:t>
                      </w:r>
                    </w:p>
                  </w:txbxContent>
                </v:textbox>
                <w10:wrap type="square"/>
              </v:shape>
            </w:pict>
          </mc:Fallback>
        </mc:AlternateContent>
      </w:r>
    </w:p>
    <w:p w14:paraId="18C026E1" w14:textId="77777777" w:rsidR="00E517C6" w:rsidRDefault="00E517C6">
      <w:pPr>
        <w:pStyle w:val="Textbody"/>
        <w:jc w:val="both"/>
      </w:pPr>
    </w:p>
    <w:p w14:paraId="1EA04880" w14:textId="77777777" w:rsidR="00E517C6" w:rsidRDefault="00E517C6">
      <w:pPr>
        <w:pStyle w:val="Textbody"/>
        <w:jc w:val="both"/>
      </w:pPr>
    </w:p>
    <w:p w14:paraId="060A2A46" w14:textId="77777777" w:rsidR="00E517C6" w:rsidRDefault="00E517C6">
      <w:pPr>
        <w:pStyle w:val="Textbody"/>
        <w:jc w:val="both"/>
      </w:pPr>
    </w:p>
    <w:p w14:paraId="4F0475C1" w14:textId="77777777" w:rsidR="00E517C6" w:rsidRDefault="00E517C6">
      <w:pPr>
        <w:pStyle w:val="Textbody"/>
        <w:jc w:val="both"/>
      </w:pPr>
    </w:p>
    <w:p w14:paraId="79263B09" w14:textId="77777777" w:rsidR="00E517C6" w:rsidRDefault="00E517C6">
      <w:pPr>
        <w:pStyle w:val="Textbody"/>
        <w:jc w:val="both"/>
      </w:pPr>
    </w:p>
    <w:p w14:paraId="4AB3C4E0" w14:textId="77777777" w:rsidR="00E517C6" w:rsidRDefault="00E517C6">
      <w:pPr>
        <w:pStyle w:val="Textbody"/>
        <w:jc w:val="both"/>
      </w:pPr>
    </w:p>
    <w:p w14:paraId="6D94A1E9" w14:textId="77777777" w:rsidR="00E517C6" w:rsidRDefault="00E517C6">
      <w:pPr>
        <w:pStyle w:val="Textbody"/>
        <w:jc w:val="both"/>
      </w:pPr>
    </w:p>
    <w:p w14:paraId="7A144DFE" w14:textId="77777777" w:rsidR="00E517C6" w:rsidRDefault="00E517C6">
      <w:pPr>
        <w:pStyle w:val="Textbody"/>
        <w:jc w:val="both"/>
      </w:pPr>
    </w:p>
    <w:p w14:paraId="78010E45" w14:textId="77777777" w:rsidR="00E517C6" w:rsidRDefault="00E517C6">
      <w:pPr>
        <w:pStyle w:val="Textbody"/>
        <w:jc w:val="both"/>
      </w:pPr>
    </w:p>
    <w:p w14:paraId="5B8D56CA" w14:textId="77777777" w:rsidR="00E517C6" w:rsidRDefault="00E517C6">
      <w:pPr>
        <w:pStyle w:val="Textbody"/>
        <w:jc w:val="both"/>
      </w:pPr>
    </w:p>
    <w:p w14:paraId="5847689C" w14:textId="77777777" w:rsidR="00E517C6" w:rsidRDefault="00E517C6">
      <w:pPr>
        <w:pStyle w:val="Textbody"/>
        <w:jc w:val="both"/>
      </w:pPr>
    </w:p>
    <w:p w14:paraId="468511B9" w14:textId="77777777" w:rsidR="00E517C6" w:rsidRDefault="00E517C6">
      <w:pPr>
        <w:pStyle w:val="Textbody"/>
        <w:jc w:val="both"/>
      </w:pPr>
    </w:p>
    <w:p w14:paraId="7A05B301" w14:textId="77777777" w:rsidR="00E517C6" w:rsidRDefault="00086D60">
      <w:pPr>
        <w:pStyle w:val="Heading2"/>
      </w:pPr>
      <w:r>
        <w:t>Thêm loại đồ ăn</w:t>
      </w:r>
    </w:p>
    <w:p w14:paraId="47B13489" w14:textId="77777777" w:rsidR="00E517C6" w:rsidRDefault="00086D60">
      <w:pPr>
        <w:pStyle w:val="Textbody"/>
        <w:jc w:val="both"/>
      </w:pPr>
      <w:r>
        <w:rPr>
          <w:noProof/>
        </w:rPr>
        <mc:AlternateContent>
          <mc:Choice Requires="wps">
            <w:drawing>
              <wp:anchor distT="0" distB="0" distL="114300" distR="114300" simplePos="0" relativeHeight="92" behindDoc="0" locked="0" layoutInCell="1" allowOverlap="1" wp14:anchorId="68354DF4" wp14:editId="5FFC83FF">
                <wp:simplePos x="0" y="0"/>
                <wp:positionH relativeFrom="column">
                  <wp:align>center</wp:align>
                </wp:positionH>
                <wp:positionV relativeFrom="paragraph">
                  <wp:align>top</wp:align>
                </wp:positionV>
                <wp:extent cx="6119987" cy="1182959"/>
                <wp:effectExtent l="0" t="0" r="0" b="0"/>
                <wp:wrapSquare wrapText="bothSides"/>
                <wp:docPr id="100" name="Frame48"/>
                <wp:cNvGraphicFramePr/>
                <a:graphic xmlns:a="http://schemas.openxmlformats.org/drawingml/2006/main">
                  <a:graphicData uri="http://schemas.microsoft.com/office/word/2010/wordprocessingShape">
                    <wps:wsp>
                      <wps:cNvSpPr txBox="1"/>
                      <wps:spPr>
                        <a:xfrm>
                          <a:off x="0" y="0"/>
                          <a:ext cx="6119987" cy="1182959"/>
                        </a:xfrm>
                        <a:prstGeom prst="rect">
                          <a:avLst/>
                        </a:prstGeom>
                        <a:ln>
                          <a:noFill/>
                          <a:prstDash/>
                        </a:ln>
                      </wps:spPr>
                      <wps:txbx>
                        <w:txbxContent>
                          <w:p w14:paraId="02B7CF01" w14:textId="77777777" w:rsidR="009866A7" w:rsidRDefault="009866A7">
                            <w:pPr>
                              <w:pStyle w:val="Hnh"/>
                              <w:jc w:val="center"/>
                            </w:pPr>
                            <w:r>
                              <w:rPr>
                                <w:noProof/>
                              </w:rPr>
                              <w:drawing>
                                <wp:inline distT="0" distB="0" distL="0" distR="0" wp14:anchorId="79B3DEC0" wp14:editId="047556C0">
                                  <wp:extent cx="6119987" cy="1182959"/>
                                  <wp:effectExtent l="0" t="0" r="0" b="0"/>
                                  <wp:docPr id="99"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119987" cy="1182959"/>
                                          </a:xfrm>
                                          <a:prstGeom prst="rect">
                                            <a:avLst/>
                                          </a:prstGeom>
                                          <a:ln>
                                            <a:noFill/>
                                            <a:prstDash/>
                                          </a:ln>
                                        </pic:spPr>
                                      </pic:pic>
                                    </a:graphicData>
                                  </a:graphic>
                                </wp:inline>
                              </w:drawing>
                            </w:r>
                            <w:r>
                              <w:rPr>
                                <w:vanish/>
                              </w:rPr>
                              <w:br/>
                            </w:r>
                            <w:r>
                              <w:t>Hình 50: Biểu đồ lớp tham gia ca sử dụng "Thêm loại đồ ăn"</w:t>
                            </w:r>
                          </w:p>
                        </w:txbxContent>
                      </wps:txbx>
                      <wps:bodyPr wrap="none" lIns="0" tIns="0" rIns="0" bIns="0" compatLnSpc="0">
                        <a:spAutoFit/>
                      </wps:bodyPr>
                    </wps:wsp>
                  </a:graphicData>
                </a:graphic>
              </wp:anchor>
            </w:drawing>
          </mc:Choice>
          <mc:Fallback>
            <w:pict>
              <v:shape w14:anchorId="68354DF4" id="Frame48" o:spid="_x0000_s1075" type="#_x0000_t202" style="position:absolute;left:0;text-align:left;margin-left:0;margin-top:0;width:481.9pt;height:93.15pt;z-index:9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" filled="f" stroked="f">
                <v:textbox style="mso-fit-shape-to-text:t" inset="0,0,0,0">
                  <w:txbxContent>
                    <w:p w14:paraId="02B7CF01" w14:textId="77777777" w:rsidR="009866A7" w:rsidRDefault="009866A7">
                      <w:pPr>
                        <w:pStyle w:val="Hnh"/>
                        <w:jc w:val="center"/>
                      </w:pPr>
                      <w:r>
                        <w:rPr>
                          <w:noProof/>
                        </w:rPr>
                        <w:drawing>
                          <wp:inline distT="0" distB="0" distL="0" distR="0" wp14:anchorId="79B3DEC0" wp14:editId="047556C0">
                            <wp:extent cx="6119987" cy="1182959"/>
                            <wp:effectExtent l="0" t="0" r="0" b="0"/>
                            <wp:docPr id="99"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119987" cy="1182959"/>
                                    </a:xfrm>
                                    <a:prstGeom prst="rect">
                                      <a:avLst/>
                                    </a:prstGeom>
                                    <a:ln>
                                      <a:noFill/>
                                      <a:prstDash/>
                                    </a:ln>
                                  </pic:spPr>
                                </pic:pic>
                              </a:graphicData>
                            </a:graphic>
                          </wp:inline>
                        </w:drawing>
                      </w:r>
                      <w:r>
                        <w:rPr>
                          <w:vanish/>
                        </w:rPr>
                        <w:br/>
                      </w:r>
                      <w:r>
                        <w:t>Hình 50: Biểu đồ lớp tham gia ca sử dụng "Thêm loại đồ ăn"</w:t>
                      </w:r>
                    </w:p>
                  </w:txbxContent>
                </v:textbox>
                <w10:wrap type="square"/>
              </v:shape>
            </w:pict>
          </mc:Fallback>
        </mc:AlternateContent>
      </w:r>
    </w:p>
    <w:p w14:paraId="74393951" w14:textId="77777777" w:rsidR="00E517C6" w:rsidRDefault="00086D60">
      <w:pPr>
        <w:pStyle w:val="Textbody"/>
        <w:jc w:val="both"/>
      </w:pPr>
      <w:r>
        <w:rPr>
          <w:noProof/>
        </w:rPr>
        <w:lastRenderedPageBreak/>
        <mc:AlternateContent>
          <mc:Choice Requires="wps">
            <w:drawing>
              <wp:anchor distT="0" distB="0" distL="114300" distR="114300" simplePos="0" relativeHeight="94" behindDoc="0" locked="0" layoutInCell="1" allowOverlap="1" wp14:anchorId="7560BF3A" wp14:editId="1B94FC00">
                <wp:simplePos x="0" y="0"/>
                <wp:positionH relativeFrom="column">
                  <wp:align>center</wp:align>
                </wp:positionH>
                <wp:positionV relativeFrom="paragraph">
                  <wp:align>top</wp:align>
                </wp:positionV>
                <wp:extent cx="6119987" cy="2970336"/>
                <wp:effectExtent l="0" t="0" r="0" b="0"/>
                <wp:wrapSquare wrapText="bothSides"/>
                <wp:docPr id="102" name="Frame49"/>
                <wp:cNvGraphicFramePr/>
                <a:graphic xmlns:a="http://schemas.openxmlformats.org/drawingml/2006/main">
                  <a:graphicData uri="http://schemas.microsoft.com/office/word/2010/wordprocessingShape">
                    <wps:wsp>
                      <wps:cNvSpPr txBox="1"/>
                      <wps:spPr>
                        <a:xfrm>
                          <a:off x="0" y="0"/>
                          <a:ext cx="6119987" cy="2970336"/>
                        </a:xfrm>
                        <a:prstGeom prst="rect">
                          <a:avLst/>
                        </a:prstGeom>
                        <a:ln>
                          <a:noFill/>
                          <a:prstDash/>
                        </a:ln>
                      </wps:spPr>
                      <wps:txbx>
                        <w:txbxContent>
                          <w:p w14:paraId="1FE47241" w14:textId="77777777" w:rsidR="009866A7" w:rsidRDefault="009866A7">
                            <w:pPr>
                              <w:pStyle w:val="Hnh"/>
                              <w:jc w:val="center"/>
                            </w:pPr>
                            <w:r>
                              <w:rPr>
                                <w:noProof/>
                              </w:rPr>
                              <w:drawing>
                                <wp:inline distT="0" distB="0" distL="0" distR="0" wp14:anchorId="248DC5EA" wp14:editId="6DEE6464">
                                  <wp:extent cx="6119987" cy="2970336"/>
                                  <wp:effectExtent l="0" t="0" r="0" b="1464"/>
                                  <wp:docPr id="101"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119987" cy="2970336"/>
                                          </a:xfrm>
                                          <a:prstGeom prst="rect">
                                            <a:avLst/>
                                          </a:prstGeom>
                                          <a:ln>
                                            <a:noFill/>
                                            <a:prstDash/>
                                          </a:ln>
                                        </pic:spPr>
                                      </pic:pic>
                                    </a:graphicData>
                                  </a:graphic>
                                </wp:inline>
                              </w:drawing>
                            </w:r>
                            <w:r>
                              <w:rPr>
                                <w:vanish/>
                              </w:rPr>
                              <w:br/>
                            </w:r>
                            <w:r>
                              <w:t>Hình 51: Biểu đồ trình tự ca sử dụng "Thêm loại đồ ăn"</w:t>
                            </w:r>
                          </w:p>
                        </w:txbxContent>
                      </wps:txbx>
                      <wps:bodyPr wrap="none" lIns="0" tIns="0" rIns="0" bIns="0" compatLnSpc="0">
                        <a:spAutoFit/>
                      </wps:bodyPr>
                    </wps:wsp>
                  </a:graphicData>
                </a:graphic>
              </wp:anchor>
            </w:drawing>
          </mc:Choice>
          <mc:Fallback>
            <w:pict>
              <v:shape w14:anchorId="7560BF3A" id="Frame49" o:spid="_x0000_s1076" type="#_x0000_t202" style="position:absolute;left:0;text-align:left;margin-left:0;margin-top:0;width:481.9pt;height:233.9pt;z-index:9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" filled="f" stroked="f">
                <v:textbox style="mso-fit-shape-to-text:t" inset="0,0,0,0">
                  <w:txbxContent>
                    <w:p w14:paraId="1FE47241" w14:textId="77777777" w:rsidR="009866A7" w:rsidRDefault="009866A7">
                      <w:pPr>
                        <w:pStyle w:val="Hnh"/>
                        <w:jc w:val="center"/>
                      </w:pPr>
                      <w:r>
                        <w:rPr>
                          <w:noProof/>
                        </w:rPr>
                        <w:drawing>
                          <wp:inline distT="0" distB="0" distL="0" distR="0" wp14:anchorId="248DC5EA" wp14:editId="6DEE6464">
                            <wp:extent cx="6119987" cy="2970336"/>
                            <wp:effectExtent l="0" t="0" r="0" b="1464"/>
                            <wp:docPr id="101"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119987" cy="2970336"/>
                                    </a:xfrm>
                                    <a:prstGeom prst="rect">
                                      <a:avLst/>
                                    </a:prstGeom>
                                    <a:ln>
                                      <a:noFill/>
                                      <a:prstDash/>
                                    </a:ln>
                                  </pic:spPr>
                                </pic:pic>
                              </a:graphicData>
                            </a:graphic>
                          </wp:inline>
                        </w:drawing>
                      </w:r>
                      <w:r>
                        <w:rPr>
                          <w:vanish/>
                        </w:rPr>
                        <w:br/>
                      </w:r>
                      <w:r>
                        <w:t>Hình 51: Biểu đồ trình tự ca sử dụng "Thêm loại đồ ăn"</w:t>
                      </w:r>
                    </w:p>
                  </w:txbxContent>
                </v:textbox>
                <w10:wrap type="square"/>
              </v:shape>
            </w:pict>
          </mc:Fallback>
        </mc:AlternateContent>
      </w:r>
    </w:p>
    <w:p w14:paraId="5258D88D" w14:textId="77777777" w:rsidR="00E517C6" w:rsidRDefault="00086D60">
      <w:pPr>
        <w:pStyle w:val="Heading2"/>
      </w:pPr>
      <w:r>
        <w:t>Tìm kiếm loại đồ ăn</w:t>
      </w:r>
    </w:p>
    <w:p w14:paraId="35788A71" w14:textId="77777777" w:rsidR="00E517C6" w:rsidRDefault="00086D60">
      <w:pPr>
        <w:pStyle w:val="Textbody"/>
        <w:jc w:val="both"/>
      </w:pPr>
      <w:r>
        <w:rPr>
          <w:noProof/>
        </w:rPr>
        <mc:AlternateContent>
          <mc:Choice Requires="wps">
            <w:drawing>
              <wp:anchor distT="0" distB="0" distL="114300" distR="114300" simplePos="0" relativeHeight="98" behindDoc="0" locked="0" layoutInCell="1" allowOverlap="1" wp14:anchorId="3D943D14" wp14:editId="7AF80121">
                <wp:simplePos x="0" y="0"/>
                <wp:positionH relativeFrom="column">
                  <wp:align>center</wp:align>
                </wp:positionH>
                <wp:positionV relativeFrom="paragraph">
                  <wp:align>top</wp:align>
                </wp:positionV>
                <wp:extent cx="6119987" cy="1172169"/>
                <wp:effectExtent l="0" t="0" r="0" b="0"/>
                <wp:wrapSquare wrapText="bothSides"/>
                <wp:docPr id="104" name="Frame50"/>
                <wp:cNvGraphicFramePr/>
                <a:graphic xmlns:a="http://schemas.openxmlformats.org/drawingml/2006/main">
                  <a:graphicData uri="http://schemas.microsoft.com/office/word/2010/wordprocessingShape">
                    <wps:wsp>
                      <wps:cNvSpPr txBox="1"/>
                      <wps:spPr>
                        <a:xfrm>
                          <a:off x="0" y="0"/>
                          <a:ext cx="6119987" cy="1172169"/>
                        </a:xfrm>
                        <a:prstGeom prst="rect">
                          <a:avLst/>
                        </a:prstGeom>
                        <a:ln>
                          <a:noFill/>
                          <a:prstDash/>
                        </a:ln>
                      </wps:spPr>
                      <wps:txbx>
                        <w:txbxContent>
                          <w:p w14:paraId="09A13AB8" w14:textId="77777777" w:rsidR="009866A7" w:rsidRDefault="009866A7">
                            <w:pPr>
                              <w:pStyle w:val="Hnh"/>
                              <w:jc w:val="center"/>
                            </w:pPr>
                            <w:r>
                              <w:rPr>
                                <w:noProof/>
                              </w:rPr>
                              <w:drawing>
                                <wp:inline distT="0" distB="0" distL="0" distR="0" wp14:anchorId="6D8E4DFB" wp14:editId="0752878E">
                                  <wp:extent cx="6119987" cy="1172169"/>
                                  <wp:effectExtent l="0" t="0" r="0" b="8931"/>
                                  <wp:docPr id="103"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6119987" cy="1172169"/>
                                          </a:xfrm>
                                          <a:prstGeom prst="rect">
                                            <a:avLst/>
                                          </a:prstGeom>
                                          <a:ln>
                                            <a:noFill/>
                                            <a:prstDash/>
                                          </a:ln>
                                        </pic:spPr>
                                      </pic:pic>
                                    </a:graphicData>
                                  </a:graphic>
                                </wp:inline>
                              </w:drawing>
                            </w:r>
                            <w:r>
                              <w:rPr>
                                <w:vanish/>
                              </w:rPr>
                              <w:br/>
                            </w:r>
                            <w:r>
                              <w:t>Hình 52: Biểu đồ lớp tham gia ca sử dụng "Tìm kiếm loại đồ ăn"</w:t>
                            </w:r>
                          </w:p>
                        </w:txbxContent>
                      </wps:txbx>
                      <wps:bodyPr wrap="none" lIns="0" tIns="0" rIns="0" bIns="0" compatLnSpc="0">
                        <a:spAutoFit/>
                      </wps:bodyPr>
                    </wps:wsp>
                  </a:graphicData>
                </a:graphic>
              </wp:anchor>
            </w:drawing>
          </mc:Choice>
          <mc:Fallback>
            <w:pict>
              <v:shape w14:anchorId="3D943D14" id="Frame50" o:spid="_x0000_s1077" type="#_x0000_t202" style="position:absolute;left:0;text-align:left;margin-left:0;margin-top:0;width:481.9pt;height:92.3pt;z-index:9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" filled="f" stroked="f">
                <v:textbox style="mso-fit-shape-to-text:t" inset="0,0,0,0">
                  <w:txbxContent>
                    <w:p w14:paraId="09A13AB8" w14:textId="77777777" w:rsidR="009866A7" w:rsidRDefault="009866A7">
                      <w:pPr>
                        <w:pStyle w:val="Hnh"/>
                        <w:jc w:val="center"/>
                      </w:pPr>
                      <w:r>
                        <w:rPr>
                          <w:noProof/>
                        </w:rPr>
                        <w:drawing>
                          <wp:inline distT="0" distB="0" distL="0" distR="0" wp14:anchorId="6D8E4DFB" wp14:editId="0752878E">
                            <wp:extent cx="6119987" cy="1172169"/>
                            <wp:effectExtent l="0" t="0" r="0" b="8931"/>
                            <wp:docPr id="103"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6119987" cy="1172169"/>
                                    </a:xfrm>
                                    <a:prstGeom prst="rect">
                                      <a:avLst/>
                                    </a:prstGeom>
                                    <a:ln>
                                      <a:noFill/>
                                      <a:prstDash/>
                                    </a:ln>
                                  </pic:spPr>
                                </pic:pic>
                              </a:graphicData>
                            </a:graphic>
                          </wp:inline>
                        </w:drawing>
                      </w:r>
                      <w:r>
                        <w:rPr>
                          <w:vanish/>
                        </w:rPr>
                        <w:br/>
                      </w:r>
                      <w:r>
                        <w:t>Hình 52: Biểu đồ lớp tham gia ca sử dụng "Tìm kiếm loại đồ ăn"</w:t>
                      </w:r>
                    </w:p>
                  </w:txbxContent>
                </v:textbox>
                <w10:wrap type="square"/>
              </v:shape>
            </w:pict>
          </mc:Fallback>
        </mc:AlternateContent>
      </w:r>
    </w:p>
    <w:p w14:paraId="6C63D622" w14:textId="77777777" w:rsidR="00E517C6" w:rsidRDefault="00086D60">
      <w:pPr>
        <w:pStyle w:val="Textbody"/>
        <w:jc w:val="both"/>
      </w:pPr>
      <w:r>
        <w:rPr>
          <w:noProof/>
        </w:rPr>
        <w:lastRenderedPageBreak/>
        <mc:AlternateContent>
          <mc:Choice Requires="wps">
            <w:drawing>
              <wp:anchor distT="0" distB="0" distL="114300" distR="114300" simplePos="0" relativeHeight="96" behindDoc="0" locked="0" layoutInCell="1" allowOverlap="1" wp14:anchorId="1750392A" wp14:editId="7BADC291">
                <wp:simplePos x="0" y="0"/>
                <wp:positionH relativeFrom="column">
                  <wp:align>center</wp:align>
                </wp:positionH>
                <wp:positionV relativeFrom="paragraph">
                  <wp:align>top</wp:align>
                </wp:positionV>
                <wp:extent cx="6119987" cy="3781409"/>
                <wp:effectExtent l="0" t="0" r="0" b="0"/>
                <wp:wrapSquare wrapText="bothSides"/>
                <wp:docPr id="106" name="Frame51"/>
                <wp:cNvGraphicFramePr/>
                <a:graphic xmlns:a="http://schemas.openxmlformats.org/drawingml/2006/main">
                  <a:graphicData uri="http://schemas.microsoft.com/office/word/2010/wordprocessingShape">
                    <wps:wsp>
                      <wps:cNvSpPr txBox="1"/>
                      <wps:spPr>
                        <a:xfrm>
                          <a:off x="0" y="0"/>
                          <a:ext cx="6119987" cy="3781409"/>
                        </a:xfrm>
                        <a:prstGeom prst="rect">
                          <a:avLst/>
                        </a:prstGeom>
                        <a:ln>
                          <a:noFill/>
                          <a:prstDash/>
                        </a:ln>
                      </wps:spPr>
                      <wps:txbx>
                        <w:txbxContent>
                          <w:p w14:paraId="4F56612B" w14:textId="77777777" w:rsidR="009866A7" w:rsidRDefault="009866A7">
                            <w:pPr>
                              <w:pStyle w:val="Hnh"/>
                              <w:jc w:val="center"/>
                            </w:pPr>
                            <w:r>
                              <w:rPr>
                                <w:noProof/>
                              </w:rPr>
                              <w:drawing>
                                <wp:inline distT="0" distB="0" distL="0" distR="0" wp14:anchorId="0426FF52" wp14:editId="671DB11F">
                                  <wp:extent cx="6119987" cy="3781409"/>
                                  <wp:effectExtent l="0" t="0" r="0" b="0"/>
                                  <wp:docPr id="105"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6119987" cy="3781409"/>
                                          </a:xfrm>
                                          <a:prstGeom prst="rect">
                                            <a:avLst/>
                                          </a:prstGeom>
                                          <a:ln>
                                            <a:noFill/>
                                            <a:prstDash/>
                                          </a:ln>
                                        </pic:spPr>
                                      </pic:pic>
                                    </a:graphicData>
                                  </a:graphic>
                                </wp:inline>
                              </w:drawing>
                            </w:r>
                            <w:r>
                              <w:rPr>
                                <w:vanish/>
                              </w:rPr>
                              <w:br/>
                            </w:r>
                            <w:r>
                              <w:t>Hình 53: Biểu đồ trình tự ca sử dụng "Tìm kiếm loại đồ ăn"</w:t>
                            </w:r>
                          </w:p>
                        </w:txbxContent>
                      </wps:txbx>
                      <wps:bodyPr wrap="none" lIns="0" tIns="0" rIns="0" bIns="0" compatLnSpc="0">
                        <a:spAutoFit/>
                      </wps:bodyPr>
                    </wps:wsp>
                  </a:graphicData>
                </a:graphic>
              </wp:anchor>
            </w:drawing>
          </mc:Choice>
          <mc:Fallback>
            <w:pict>
              <v:shape w14:anchorId="1750392A" id="Frame51" o:spid="_x0000_s1078" type="#_x0000_t202" style="position:absolute;left:0;text-align:left;margin-left:0;margin-top:0;width:481.9pt;height:297.75pt;z-index:9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" filled="f" stroked="f">
                <v:textbox style="mso-fit-shape-to-text:t" inset="0,0,0,0">
                  <w:txbxContent>
                    <w:p w14:paraId="4F56612B" w14:textId="77777777" w:rsidR="009866A7" w:rsidRDefault="009866A7">
                      <w:pPr>
                        <w:pStyle w:val="Hnh"/>
                        <w:jc w:val="center"/>
                      </w:pPr>
                      <w:r>
                        <w:rPr>
                          <w:noProof/>
                        </w:rPr>
                        <w:drawing>
                          <wp:inline distT="0" distB="0" distL="0" distR="0" wp14:anchorId="0426FF52" wp14:editId="671DB11F">
                            <wp:extent cx="6119987" cy="3781409"/>
                            <wp:effectExtent l="0" t="0" r="0" b="0"/>
                            <wp:docPr id="105"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6119987" cy="3781409"/>
                                    </a:xfrm>
                                    <a:prstGeom prst="rect">
                                      <a:avLst/>
                                    </a:prstGeom>
                                    <a:ln>
                                      <a:noFill/>
                                      <a:prstDash/>
                                    </a:ln>
                                  </pic:spPr>
                                </pic:pic>
                              </a:graphicData>
                            </a:graphic>
                          </wp:inline>
                        </w:drawing>
                      </w:r>
                      <w:r>
                        <w:rPr>
                          <w:vanish/>
                        </w:rPr>
                        <w:br/>
                      </w:r>
                      <w:r>
                        <w:t>Hình 53: Biểu đồ trình tự ca sử dụng "Tìm kiếm loại đồ ăn"</w:t>
                      </w:r>
                    </w:p>
                  </w:txbxContent>
                </v:textbox>
                <w10:wrap type="square"/>
              </v:shape>
            </w:pict>
          </mc:Fallback>
        </mc:AlternateContent>
      </w:r>
    </w:p>
    <w:p w14:paraId="4D1AC253" w14:textId="77777777" w:rsidR="00E517C6" w:rsidRDefault="00086D60">
      <w:pPr>
        <w:pStyle w:val="Heading2"/>
      </w:pPr>
      <w:commentRangeStart w:id="29"/>
      <w:r>
        <w:t>Xem chi tiết loại đồ ăn</w:t>
      </w:r>
      <w:commentRangeEnd w:id="29"/>
      <w:r w:rsidR="00B90F66">
        <w:rPr>
          <w:rStyle w:val="CommentReference"/>
          <w:rFonts w:eastAsia="Noto Sans CJK SC Regular" w:cs="Mangal"/>
          <w:b w:val="0"/>
          <w:bCs w:val="0"/>
          <w:i w:val="0"/>
        </w:rPr>
        <w:commentReference w:id="29"/>
      </w:r>
    </w:p>
    <w:p w14:paraId="169DBA41" w14:textId="77777777" w:rsidR="00E517C6" w:rsidRDefault="00086D60">
      <w:pPr>
        <w:pStyle w:val="Textbody"/>
        <w:jc w:val="both"/>
      </w:pPr>
      <w:r>
        <w:rPr>
          <w:noProof/>
        </w:rPr>
        <mc:AlternateContent>
          <mc:Choice Requires="wps">
            <w:drawing>
              <wp:anchor distT="0" distB="0" distL="114300" distR="114300" simplePos="0" relativeHeight="99" behindDoc="0" locked="0" layoutInCell="1" allowOverlap="1" wp14:anchorId="540E2B5C" wp14:editId="3EA25DD6">
                <wp:simplePos x="0" y="0"/>
                <wp:positionH relativeFrom="column">
                  <wp:align>center</wp:align>
                </wp:positionH>
                <wp:positionV relativeFrom="paragraph">
                  <wp:align>top</wp:align>
                </wp:positionV>
                <wp:extent cx="6119987" cy="2201418"/>
                <wp:effectExtent l="0" t="0" r="0" b="0"/>
                <wp:wrapSquare wrapText="bothSides"/>
                <wp:docPr id="108" name="Frame52"/>
                <wp:cNvGraphicFramePr/>
                <a:graphic xmlns:a="http://schemas.openxmlformats.org/drawingml/2006/main">
                  <a:graphicData uri="http://schemas.microsoft.com/office/word/2010/wordprocessingShape">
                    <wps:wsp>
                      <wps:cNvSpPr txBox="1"/>
                      <wps:spPr>
                        <a:xfrm>
                          <a:off x="0" y="0"/>
                          <a:ext cx="6119987" cy="2201418"/>
                        </a:xfrm>
                        <a:prstGeom prst="rect">
                          <a:avLst/>
                        </a:prstGeom>
                        <a:ln>
                          <a:noFill/>
                          <a:prstDash/>
                        </a:ln>
                      </wps:spPr>
                      <wps:txbx>
                        <w:txbxContent>
                          <w:p w14:paraId="3FD9CFB5" w14:textId="77777777" w:rsidR="009866A7" w:rsidRDefault="009866A7">
                            <w:pPr>
                              <w:pStyle w:val="Hnh"/>
                              <w:jc w:val="center"/>
                            </w:pPr>
                            <w:r>
                              <w:rPr>
                                <w:noProof/>
                              </w:rPr>
                              <w:drawing>
                                <wp:inline distT="0" distB="0" distL="0" distR="0" wp14:anchorId="7920E546" wp14:editId="7E08A7A9">
                                  <wp:extent cx="6119987" cy="2201418"/>
                                  <wp:effectExtent l="0" t="0" r="0" b="8382"/>
                                  <wp:docPr id="107"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119987" cy="2201418"/>
                                          </a:xfrm>
                                          <a:prstGeom prst="rect">
                                            <a:avLst/>
                                          </a:prstGeom>
                                          <a:ln>
                                            <a:noFill/>
                                            <a:prstDash/>
                                          </a:ln>
                                        </pic:spPr>
                                      </pic:pic>
                                    </a:graphicData>
                                  </a:graphic>
                                </wp:inline>
                              </w:drawing>
                            </w:r>
                            <w:r>
                              <w:rPr>
                                <w:vanish/>
                              </w:rPr>
                              <w:br/>
                            </w:r>
                            <w:r>
                              <w:t>Hình 54: Biểu đồ lớp tham gia ca sử dụng "Xem chi tiết loại đồ ăn"</w:t>
                            </w:r>
                          </w:p>
                        </w:txbxContent>
                      </wps:txbx>
                      <wps:bodyPr wrap="none" lIns="0" tIns="0" rIns="0" bIns="0" compatLnSpc="0">
                        <a:spAutoFit/>
                      </wps:bodyPr>
                    </wps:wsp>
                  </a:graphicData>
                </a:graphic>
              </wp:anchor>
            </w:drawing>
          </mc:Choice>
          <mc:Fallback>
            <w:pict>
              <v:shape w14:anchorId="540E2B5C" id="Frame52" o:spid="_x0000_s1079" type="#_x0000_t202" style="position:absolute;left:0;text-align:left;margin-left:0;margin-top:0;width:481.9pt;height:173.35pt;z-index:9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" filled="f" stroked="f">
                <v:textbox style="mso-fit-shape-to-text:t" inset="0,0,0,0">
                  <w:txbxContent>
                    <w:p w14:paraId="3FD9CFB5" w14:textId="77777777" w:rsidR="009866A7" w:rsidRDefault="009866A7">
                      <w:pPr>
                        <w:pStyle w:val="Hnh"/>
                        <w:jc w:val="center"/>
                      </w:pPr>
                      <w:r>
                        <w:rPr>
                          <w:noProof/>
                        </w:rPr>
                        <w:drawing>
                          <wp:inline distT="0" distB="0" distL="0" distR="0" wp14:anchorId="7920E546" wp14:editId="7E08A7A9">
                            <wp:extent cx="6119987" cy="2201418"/>
                            <wp:effectExtent l="0" t="0" r="0" b="8382"/>
                            <wp:docPr id="107"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119987" cy="2201418"/>
                                    </a:xfrm>
                                    <a:prstGeom prst="rect">
                                      <a:avLst/>
                                    </a:prstGeom>
                                    <a:ln>
                                      <a:noFill/>
                                      <a:prstDash/>
                                    </a:ln>
                                  </pic:spPr>
                                </pic:pic>
                              </a:graphicData>
                            </a:graphic>
                          </wp:inline>
                        </w:drawing>
                      </w:r>
                      <w:r>
                        <w:rPr>
                          <w:vanish/>
                        </w:rPr>
                        <w:br/>
                      </w:r>
                      <w:r>
                        <w:t>Hình 54: Biểu đồ lớp tham gia ca sử dụng "Xem chi tiết loại đồ ăn"</w:t>
                      </w:r>
                    </w:p>
                  </w:txbxContent>
                </v:textbox>
                <w10:wrap type="square"/>
              </v:shape>
            </w:pict>
          </mc:Fallback>
        </mc:AlternateContent>
      </w:r>
    </w:p>
    <w:p w14:paraId="3BFF09C2" w14:textId="77777777" w:rsidR="00E517C6" w:rsidRDefault="00086D60">
      <w:pPr>
        <w:pStyle w:val="Textbody"/>
        <w:jc w:val="both"/>
      </w:pPr>
      <w:r>
        <w:rPr>
          <w:noProof/>
        </w:rPr>
        <w:lastRenderedPageBreak/>
        <mc:AlternateContent>
          <mc:Choice Requires="wps">
            <w:drawing>
              <wp:anchor distT="0" distB="0" distL="114300" distR="114300" simplePos="0" relativeHeight="100" behindDoc="0" locked="0" layoutInCell="1" allowOverlap="1" wp14:anchorId="75F6A66B" wp14:editId="125B423F">
                <wp:simplePos x="0" y="0"/>
                <wp:positionH relativeFrom="column">
                  <wp:align>center</wp:align>
                </wp:positionH>
                <wp:positionV relativeFrom="paragraph">
                  <wp:align>top</wp:align>
                </wp:positionV>
                <wp:extent cx="6119987" cy="2937601"/>
                <wp:effectExtent l="0" t="0" r="0" b="0"/>
                <wp:wrapSquare wrapText="bothSides"/>
                <wp:docPr id="110" name="Frame53"/>
                <wp:cNvGraphicFramePr/>
                <a:graphic xmlns:a="http://schemas.openxmlformats.org/drawingml/2006/main">
                  <a:graphicData uri="http://schemas.microsoft.com/office/word/2010/wordprocessingShape">
                    <wps:wsp>
                      <wps:cNvSpPr txBox="1"/>
                      <wps:spPr>
                        <a:xfrm>
                          <a:off x="0" y="0"/>
                          <a:ext cx="6119987" cy="2937601"/>
                        </a:xfrm>
                        <a:prstGeom prst="rect">
                          <a:avLst/>
                        </a:prstGeom>
                        <a:ln>
                          <a:noFill/>
                          <a:prstDash/>
                        </a:ln>
                      </wps:spPr>
                      <wps:txbx>
                        <w:txbxContent>
                          <w:p w14:paraId="4A8C3CD6" w14:textId="77777777" w:rsidR="009866A7" w:rsidRDefault="009866A7">
                            <w:pPr>
                              <w:pStyle w:val="Hnh"/>
                              <w:jc w:val="center"/>
                            </w:pPr>
                            <w:r>
                              <w:rPr>
                                <w:noProof/>
                              </w:rPr>
                              <w:drawing>
                                <wp:inline distT="0" distB="0" distL="0" distR="0" wp14:anchorId="2D14FAB4" wp14:editId="18E28C0E">
                                  <wp:extent cx="6119987" cy="2937601"/>
                                  <wp:effectExtent l="0" t="0" r="0" b="0"/>
                                  <wp:docPr id="109"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119987" cy="2937601"/>
                                          </a:xfrm>
                                          <a:prstGeom prst="rect">
                                            <a:avLst/>
                                          </a:prstGeom>
                                          <a:ln>
                                            <a:noFill/>
                                            <a:prstDash/>
                                          </a:ln>
                                        </pic:spPr>
                                      </pic:pic>
                                    </a:graphicData>
                                  </a:graphic>
                                </wp:inline>
                              </w:drawing>
                            </w:r>
                            <w:r>
                              <w:rPr>
                                <w:vanish/>
                              </w:rPr>
                              <w:br/>
                            </w:r>
                            <w:r>
                              <w:t>Hình 55: Biểu đồ trình tự ca sử dụng "Xem chi tiết loại đồ ăn"</w:t>
                            </w:r>
                          </w:p>
                        </w:txbxContent>
                      </wps:txbx>
                      <wps:bodyPr wrap="none" lIns="0" tIns="0" rIns="0" bIns="0" compatLnSpc="0">
                        <a:spAutoFit/>
                      </wps:bodyPr>
                    </wps:wsp>
                  </a:graphicData>
                </a:graphic>
              </wp:anchor>
            </w:drawing>
          </mc:Choice>
          <mc:Fallback>
            <w:pict>
              <v:shape w14:anchorId="75F6A66B" id="Frame53" o:spid="_x0000_s1080" type="#_x0000_t202" style="position:absolute;left:0;text-align:left;margin-left:0;margin-top:0;width:481.9pt;height:231.3pt;z-index:1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" filled="f" stroked="f">
                <v:textbox style="mso-fit-shape-to-text:t" inset="0,0,0,0">
                  <w:txbxContent>
                    <w:p w14:paraId="4A8C3CD6" w14:textId="77777777" w:rsidR="009866A7" w:rsidRDefault="009866A7">
                      <w:pPr>
                        <w:pStyle w:val="Hnh"/>
                        <w:jc w:val="center"/>
                      </w:pPr>
                      <w:r>
                        <w:rPr>
                          <w:noProof/>
                        </w:rPr>
                        <w:drawing>
                          <wp:inline distT="0" distB="0" distL="0" distR="0" wp14:anchorId="2D14FAB4" wp14:editId="18E28C0E">
                            <wp:extent cx="6119987" cy="2937601"/>
                            <wp:effectExtent l="0" t="0" r="0" b="0"/>
                            <wp:docPr id="109"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119987" cy="2937601"/>
                                    </a:xfrm>
                                    <a:prstGeom prst="rect">
                                      <a:avLst/>
                                    </a:prstGeom>
                                    <a:ln>
                                      <a:noFill/>
                                      <a:prstDash/>
                                    </a:ln>
                                  </pic:spPr>
                                </pic:pic>
                              </a:graphicData>
                            </a:graphic>
                          </wp:inline>
                        </w:drawing>
                      </w:r>
                      <w:r>
                        <w:rPr>
                          <w:vanish/>
                        </w:rPr>
                        <w:br/>
                      </w:r>
                      <w:r>
                        <w:t>Hình 55: Biểu đồ trình tự ca sử dụng "Xem chi tiết loại đồ ăn"</w:t>
                      </w:r>
                    </w:p>
                  </w:txbxContent>
                </v:textbox>
                <w10:wrap type="square"/>
              </v:shape>
            </w:pict>
          </mc:Fallback>
        </mc:AlternateContent>
      </w:r>
    </w:p>
    <w:p w14:paraId="42262F84" w14:textId="77777777" w:rsidR="00E517C6" w:rsidRDefault="00086D60">
      <w:pPr>
        <w:pStyle w:val="Heading2"/>
      </w:pPr>
      <w:r>
        <w:t>Cập nhật loại đồ ăn</w:t>
      </w:r>
    </w:p>
    <w:p w14:paraId="4DF9C533" w14:textId="77777777" w:rsidR="00E517C6" w:rsidRDefault="00E517C6">
      <w:pPr>
        <w:pStyle w:val="Textbody"/>
        <w:jc w:val="both"/>
      </w:pPr>
    </w:p>
    <w:p w14:paraId="020F251A" w14:textId="77777777" w:rsidR="00E517C6" w:rsidRDefault="00086D60">
      <w:pPr>
        <w:pStyle w:val="Textbody"/>
        <w:jc w:val="both"/>
      </w:pPr>
      <w:r>
        <w:rPr>
          <w:noProof/>
        </w:rPr>
        <mc:AlternateContent>
          <mc:Choice Requires="wps">
            <w:drawing>
              <wp:anchor distT="0" distB="0" distL="114300" distR="114300" simplePos="0" relativeHeight="104" behindDoc="0" locked="0" layoutInCell="1" allowOverlap="1" wp14:anchorId="5209299A" wp14:editId="448DD40F">
                <wp:simplePos x="0" y="0"/>
                <wp:positionH relativeFrom="column">
                  <wp:align>center</wp:align>
                </wp:positionH>
                <wp:positionV relativeFrom="paragraph">
                  <wp:align>top</wp:align>
                </wp:positionV>
                <wp:extent cx="6119987" cy="1670791"/>
                <wp:effectExtent l="0" t="0" r="0" b="0"/>
                <wp:wrapSquare wrapText="bothSides"/>
                <wp:docPr id="113" name="Frame54"/>
                <wp:cNvGraphicFramePr/>
                <a:graphic xmlns:a="http://schemas.openxmlformats.org/drawingml/2006/main">
                  <a:graphicData uri="http://schemas.microsoft.com/office/word/2010/wordprocessingShape">
                    <wps:wsp>
                      <wps:cNvSpPr txBox="1"/>
                      <wps:spPr>
                        <a:xfrm>
                          <a:off x="0" y="0"/>
                          <a:ext cx="6119987" cy="1670791"/>
                        </a:xfrm>
                        <a:prstGeom prst="rect">
                          <a:avLst/>
                        </a:prstGeom>
                        <a:ln>
                          <a:noFill/>
                          <a:prstDash/>
                        </a:ln>
                      </wps:spPr>
                      <wps:txbx>
                        <w:txbxContent>
                          <w:p w14:paraId="79C92048" w14:textId="77777777" w:rsidR="009866A7" w:rsidRDefault="009866A7">
                            <w:pPr>
                              <w:pStyle w:val="Hnh"/>
                              <w:jc w:val="center"/>
                              <w:rPr>
                                <w:vanish/>
                              </w:rPr>
                            </w:pPr>
                            <w:r>
                              <w:rPr>
                                <w:noProof/>
                                <w:vanish/>
                              </w:rPr>
                              <w:drawing>
                                <wp:inline distT="0" distB="0" distL="0" distR="0" wp14:anchorId="4623C58F" wp14:editId="655EDBEF">
                                  <wp:extent cx="6119987" cy="1440728"/>
                                  <wp:effectExtent l="0" t="0" r="0" b="7072"/>
                                  <wp:docPr id="111"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19987" cy="1440728"/>
                                          </a:xfrm>
                                          <a:prstGeom prst="rect">
                                            <a:avLst/>
                                          </a:prstGeom>
                                        </pic:spPr>
                                      </pic:pic>
                                    </a:graphicData>
                                  </a:graphic>
                                </wp:inline>
                              </w:drawing>
                            </w:r>
                          </w:p>
                          <w:p w14:paraId="33E8596D" w14:textId="77777777" w:rsidR="009866A7" w:rsidRDefault="009866A7">
                            <w:pPr>
                              <w:pStyle w:val="Hnh"/>
                              <w:jc w:val="center"/>
                            </w:pPr>
                            <w:r>
                              <w:rPr>
                                <w:noProof/>
                              </w:rPr>
                              <w:drawing>
                                <wp:inline distT="0" distB="0" distL="0" distR="0" wp14:anchorId="032849A1" wp14:editId="3B9D44E2">
                                  <wp:extent cx="6119987" cy="1459108"/>
                                  <wp:effectExtent l="0" t="0" r="0" b="7742"/>
                                  <wp:docPr id="112" name="Image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19987" cy="1459108"/>
                                          </a:xfrm>
                                          <a:prstGeom prst="rect">
                                            <a:avLst/>
                                          </a:prstGeom>
                                        </pic:spPr>
                                      </pic:pic>
                                    </a:graphicData>
                                  </a:graphic>
                                </wp:inline>
                              </w:drawing>
                            </w:r>
                            <w:r>
                              <w:t>Hình 56: Biểu đồ lớp tham gia ca sử dụng "Cập nhật loại đồ ăn"</w:t>
                            </w:r>
                          </w:p>
                        </w:txbxContent>
                      </wps:txbx>
                      <wps:bodyPr wrap="none" lIns="0" tIns="0" rIns="0" bIns="0" compatLnSpc="0">
                        <a:spAutoFit/>
                      </wps:bodyPr>
                    </wps:wsp>
                  </a:graphicData>
                </a:graphic>
              </wp:anchor>
            </w:drawing>
          </mc:Choice>
          <mc:Fallback>
            <w:pict>
              <v:shape w14:anchorId="5209299A" id="Frame54" o:spid="_x0000_s1081" type="#_x0000_t202" style="position:absolute;left:0;text-align:left;margin-left:0;margin-top:0;width:481.9pt;height:131.55pt;z-index:1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" filled="f" stroked="f">
                <v:textbox style="mso-fit-shape-to-text:t" inset="0,0,0,0">
                  <w:txbxContent>
                    <w:p w14:paraId="79C92048" w14:textId="77777777" w:rsidR="009866A7" w:rsidRDefault="009866A7">
                      <w:pPr>
                        <w:pStyle w:val="Hnh"/>
                        <w:jc w:val="center"/>
                        <w:rPr>
                          <w:vanish/>
                        </w:rPr>
                      </w:pPr>
                      <w:r>
                        <w:rPr>
                          <w:noProof/>
                          <w:vanish/>
                        </w:rPr>
                        <w:drawing>
                          <wp:inline distT="0" distB="0" distL="0" distR="0" wp14:anchorId="4623C58F" wp14:editId="655EDBEF">
                            <wp:extent cx="6119987" cy="1440728"/>
                            <wp:effectExtent l="0" t="0" r="0" b="7072"/>
                            <wp:docPr id="111"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19987" cy="1440728"/>
                                    </a:xfrm>
                                    <a:prstGeom prst="rect">
                                      <a:avLst/>
                                    </a:prstGeom>
                                  </pic:spPr>
                                </pic:pic>
                              </a:graphicData>
                            </a:graphic>
                          </wp:inline>
                        </w:drawing>
                      </w:r>
                    </w:p>
                    <w:p w14:paraId="33E8596D" w14:textId="77777777" w:rsidR="009866A7" w:rsidRDefault="009866A7">
                      <w:pPr>
                        <w:pStyle w:val="Hnh"/>
                        <w:jc w:val="center"/>
                      </w:pPr>
                      <w:r>
                        <w:rPr>
                          <w:noProof/>
                        </w:rPr>
                        <w:drawing>
                          <wp:inline distT="0" distB="0" distL="0" distR="0" wp14:anchorId="032849A1" wp14:editId="3B9D44E2">
                            <wp:extent cx="6119987" cy="1459108"/>
                            <wp:effectExtent l="0" t="0" r="0" b="7742"/>
                            <wp:docPr id="112" name="Image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19987" cy="1459108"/>
                                    </a:xfrm>
                                    <a:prstGeom prst="rect">
                                      <a:avLst/>
                                    </a:prstGeom>
                                  </pic:spPr>
                                </pic:pic>
                              </a:graphicData>
                            </a:graphic>
                          </wp:inline>
                        </w:drawing>
                      </w:r>
                      <w:r>
                        <w:t>Hình 56: Biểu đồ lớp tham gia ca sử dụng "Cập nhật loại đồ ăn"</w:t>
                      </w:r>
                    </w:p>
                  </w:txbxContent>
                </v:textbox>
                <w10:wrap type="square"/>
              </v:shape>
            </w:pict>
          </mc:Fallback>
        </mc:AlternateContent>
      </w:r>
    </w:p>
    <w:p w14:paraId="1A0EF552" w14:textId="77777777" w:rsidR="00E517C6" w:rsidRDefault="00086D60">
      <w:pPr>
        <w:pStyle w:val="Textbody"/>
        <w:jc w:val="both"/>
      </w:pPr>
      <w:r>
        <w:rPr>
          <w:noProof/>
        </w:rPr>
        <w:lastRenderedPageBreak/>
        <mc:AlternateContent>
          <mc:Choice Requires="wps">
            <w:drawing>
              <wp:anchor distT="0" distB="0" distL="114300" distR="114300" simplePos="0" relativeHeight="102" behindDoc="0" locked="0" layoutInCell="1" allowOverlap="1" wp14:anchorId="100D187F" wp14:editId="617179D4">
                <wp:simplePos x="0" y="0"/>
                <wp:positionH relativeFrom="column">
                  <wp:align>center</wp:align>
                </wp:positionH>
                <wp:positionV relativeFrom="paragraph">
                  <wp:align>top</wp:align>
                </wp:positionV>
                <wp:extent cx="6119987" cy="3161538"/>
                <wp:effectExtent l="0" t="0" r="0" b="0"/>
                <wp:wrapSquare wrapText="bothSides"/>
                <wp:docPr id="115" name="Frame55"/>
                <wp:cNvGraphicFramePr/>
                <a:graphic xmlns:a="http://schemas.openxmlformats.org/drawingml/2006/main">
                  <a:graphicData uri="http://schemas.microsoft.com/office/word/2010/wordprocessingShape">
                    <wps:wsp>
                      <wps:cNvSpPr txBox="1"/>
                      <wps:spPr>
                        <a:xfrm>
                          <a:off x="0" y="0"/>
                          <a:ext cx="6119987" cy="3161538"/>
                        </a:xfrm>
                        <a:prstGeom prst="rect">
                          <a:avLst/>
                        </a:prstGeom>
                        <a:ln>
                          <a:noFill/>
                          <a:prstDash/>
                        </a:ln>
                      </wps:spPr>
                      <wps:txbx>
                        <w:txbxContent>
                          <w:p w14:paraId="7C0E0BC5" w14:textId="77777777" w:rsidR="009866A7" w:rsidRDefault="009866A7">
                            <w:pPr>
                              <w:pStyle w:val="Hnh"/>
                              <w:jc w:val="center"/>
                            </w:pPr>
                            <w:r>
                              <w:rPr>
                                <w:noProof/>
                              </w:rPr>
                              <w:drawing>
                                <wp:inline distT="0" distB="0" distL="0" distR="0" wp14:anchorId="1B687011" wp14:editId="109FFE1E">
                                  <wp:extent cx="6119987" cy="3161538"/>
                                  <wp:effectExtent l="0" t="0" r="0" b="762"/>
                                  <wp:docPr id="114"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119987" cy="3161538"/>
                                          </a:xfrm>
                                          <a:prstGeom prst="rect">
                                            <a:avLst/>
                                          </a:prstGeom>
                                          <a:ln>
                                            <a:noFill/>
                                            <a:prstDash/>
                                          </a:ln>
                                        </pic:spPr>
                                      </pic:pic>
                                    </a:graphicData>
                                  </a:graphic>
                                </wp:inline>
                              </w:drawing>
                            </w:r>
                            <w:r>
                              <w:rPr>
                                <w:vanish/>
                              </w:rPr>
                              <w:br/>
                            </w:r>
                            <w:r>
                              <w:t>Hình 57: Biểu đồ trình tự ca sử dụng "Cập nhật loại đồ ăn"</w:t>
                            </w:r>
                          </w:p>
                        </w:txbxContent>
                      </wps:txbx>
                      <wps:bodyPr wrap="none" lIns="0" tIns="0" rIns="0" bIns="0" compatLnSpc="0">
                        <a:spAutoFit/>
                      </wps:bodyPr>
                    </wps:wsp>
                  </a:graphicData>
                </a:graphic>
              </wp:anchor>
            </w:drawing>
          </mc:Choice>
          <mc:Fallback>
            <w:pict>
              <v:shape w14:anchorId="100D187F" id="Frame55" o:spid="_x0000_s1082" type="#_x0000_t202" style="position:absolute;left:0;text-align:left;margin-left:0;margin-top:0;width:481.9pt;height:248.95pt;z-index:10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" filled="f" stroked="f">
                <v:textbox style="mso-fit-shape-to-text:t" inset="0,0,0,0">
                  <w:txbxContent>
                    <w:p w14:paraId="7C0E0BC5" w14:textId="77777777" w:rsidR="009866A7" w:rsidRDefault="009866A7">
                      <w:pPr>
                        <w:pStyle w:val="Hnh"/>
                        <w:jc w:val="center"/>
                      </w:pPr>
                      <w:r>
                        <w:rPr>
                          <w:noProof/>
                        </w:rPr>
                        <w:drawing>
                          <wp:inline distT="0" distB="0" distL="0" distR="0" wp14:anchorId="1B687011" wp14:editId="109FFE1E">
                            <wp:extent cx="6119987" cy="3161538"/>
                            <wp:effectExtent l="0" t="0" r="0" b="762"/>
                            <wp:docPr id="114"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119987" cy="3161538"/>
                                    </a:xfrm>
                                    <a:prstGeom prst="rect">
                                      <a:avLst/>
                                    </a:prstGeom>
                                    <a:ln>
                                      <a:noFill/>
                                      <a:prstDash/>
                                    </a:ln>
                                  </pic:spPr>
                                </pic:pic>
                              </a:graphicData>
                            </a:graphic>
                          </wp:inline>
                        </w:drawing>
                      </w:r>
                      <w:r>
                        <w:rPr>
                          <w:vanish/>
                        </w:rPr>
                        <w:br/>
                      </w:r>
                      <w:r>
                        <w:t>Hình 57: Biểu đồ trình tự ca sử dụng "Cập nhật loại đồ ăn"</w:t>
                      </w:r>
                    </w:p>
                  </w:txbxContent>
                </v:textbox>
                <w10:wrap type="square"/>
              </v:shape>
            </w:pict>
          </mc:Fallback>
        </mc:AlternateContent>
      </w:r>
    </w:p>
    <w:p w14:paraId="4AE5F7F9" w14:textId="77777777" w:rsidR="00E517C6" w:rsidRDefault="00086D60">
      <w:pPr>
        <w:pStyle w:val="Heading2"/>
      </w:pPr>
      <w:r>
        <w:t>Xóa loại đồ ăn</w:t>
      </w:r>
    </w:p>
    <w:p w14:paraId="7366EA3D" w14:textId="77777777" w:rsidR="00E517C6" w:rsidRDefault="00086D60">
      <w:pPr>
        <w:pStyle w:val="Textbody"/>
        <w:jc w:val="both"/>
      </w:pPr>
      <w:r>
        <w:rPr>
          <w:noProof/>
        </w:rPr>
        <mc:AlternateContent>
          <mc:Choice Requires="wps">
            <w:drawing>
              <wp:anchor distT="0" distB="0" distL="114300" distR="114300" simplePos="0" relativeHeight="106" behindDoc="0" locked="0" layoutInCell="1" allowOverlap="1" wp14:anchorId="595BB4F9" wp14:editId="2E3A9112">
                <wp:simplePos x="0" y="0"/>
                <wp:positionH relativeFrom="column">
                  <wp:align>center</wp:align>
                </wp:positionH>
                <wp:positionV relativeFrom="paragraph">
                  <wp:align>top</wp:align>
                </wp:positionV>
                <wp:extent cx="6119987" cy="1247058"/>
                <wp:effectExtent l="0" t="0" r="0" b="0"/>
                <wp:wrapSquare wrapText="bothSides"/>
                <wp:docPr id="117" name="Frame56"/>
                <wp:cNvGraphicFramePr/>
                <a:graphic xmlns:a="http://schemas.openxmlformats.org/drawingml/2006/main">
                  <a:graphicData uri="http://schemas.microsoft.com/office/word/2010/wordprocessingShape">
                    <wps:wsp>
                      <wps:cNvSpPr txBox="1"/>
                      <wps:spPr>
                        <a:xfrm>
                          <a:off x="0" y="0"/>
                          <a:ext cx="6119987" cy="1247058"/>
                        </a:xfrm>
                        <a:prstGeom prst="rect">
                          <a:avLst/>
                        </a:prstGeom>
                        <a:ln>
                          <a:noFill/>
                          <a:prstDash/>
                        </a:ln>
                      </wps:spPr>
                      <wps:txbx>
                        <w:txbxContent>
                          <w:p w14:paraId="429A55A9" w14:textId="77777777" w:rsidR="009866A7" w:rsidRDefault="009866A7">
                            <w:pPr>
                              <w:pStyle w:val="Hnh"/>
                              <w:jc w:val="center"/>
                            </w:pPr>
                            <w:r>
                              <w:rPr>
                                <w:noProof/>
                              </w:rPr>
                              <w:drawing>
                                <wp:inline distT="0" distB="0" distL="0" distR="0" wp14:anchorId="64E47261" wp14:editId="2B04D6E5">
                                  <wp:extent cx="6119987" cy="1247058"/>
                                  <wp:effectExtent l="0" t="0" r="0" b="0"/>
                                  <wp:docPr id="116"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119987" cy="1247058"/>
                                          </a:xfrm>
                                          <a:prstGeom prst="rect">
                                            <a:avLst/>
                                          </a:prstGeom>
                                          <a:ln>
                                            <a:noFill/>
                                            <a:prstDash/>
                                          </a:ln>
                                        </pic:spPr>
                                      </pic:pic>
                                    </a:graphicData>
                                  </a:graphic>
                                </wp:inline>
                              </w:drawing>
                            </w:r>
                            <w:r>
                              <w:rPr>
                                <w:vanish/>
                              </w:rPr>
                              <w:br/>
                            </w:r>
                            <w:r>
                              <w:t>Hình 58: Biểu đồ lớp tham gia ca sử dụng "Xóa loại đồ ăn"</w:t>
                            </w:r>
                          </w:p>
                        </w:txbxContent>
                      </wps:txbx>
                      <wps:bodyPr wrap="none" lIns="0" tIns="0" rIns="0" bIns="0" compatLnSpc="0">
                        <a:spAutoFit/>
                      </wps:bodyPr>
                    </wps:wsp>
                  </a:graphicData>
                </a:graphic>
              </wp:anchor>
            </w:drawing>
          </mc:Choice>
          <mc:Fallback>
            <w:pict>
              <v:shape w14:anchorId="595BB4F9" id="Frame56" o:spid="_x0000_s1083" type="#_x0000_t202" style="position:absolute;left:0;text-align:left;margin-left:0;margin-top:0;width:481.9pt;height:98.2pt;z-index:10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" filled="f" stroked="f">
                <v:textbox style="mso-fit-shape-to-text:t" inset="0,0,0,0">
                  <w:txbxContent>
                    <w:p w14:paraId="429A55A9" w14:textId="77777777" w:rsidR="009866A7" w:rsidRDefault="009866A7">
                      <w:pPr>
                        <w:pStyle w:val="Hnh"/>
                        <w:jc w:val="center"/>
                      </w:pPr>
                      <w:r>
                        <w:rPr>
                          <w:noProof/>
                        </w:rPr>
                        <w:drawing>
                          <wp:inline distT="0" distB="0" distL="0" distR="0" wp14:anchorId="64E47261" wp14:editId="2B04D6E5">
                            <wp:extent cx="6119987" cy="1247058"/>
                            <wp:effectExtent l="0" t="0" r="0" b="0"/>
                            <wp:docPr id="116"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119987" cy="1247058"/>
                                    </a:xfrm>
                                    <a:prstGeom prst="rect">
                                      <a:avLst/>
                                    </a:prstGeom>
                                    <a:ln>
                                      <a:noFill/>
                                      <a:prstDash/>
                                    </a:ln>
                                  </pic:spPr>
                                </pic:pic>
                              </a:graphicData>
                            </a:graphic>
                          </wp:inline>
                        </w:drawing>
                      </w:r>
                      <w:r>
                        <w:rPr>
                          <w:vanish/>
                        </w:rPr>
                        <w:br/>
                      </w:r>
                      <w:r>
                        <w:t>Hình 58: Biểu đồ lớp tham gia ca sử dụng "Xóa loại đồ ăn"</w:t>
                      </w:r>
                    </w:p>
                  </w:txbxContent>
                </v:textbox>
                <w10:wrap type="square"/>
              </v:shape>
            </w:pict>
          </mc:Fallback>
        </mc:AlternateContent>
      </w:r>
    </w:p>
    <w:p w14:paraId="4E351DBF" w14:textId="77777777" w:rsidR="00E517C6" w:rsidRDefault="00086D60">
      <w:pPr>
        <w:pStyle w:val="Textbody"/>
        <w:jc w:val="both"/>
      </w:pPr>
      <w:r>
        <w:rPr>
          <w:noProof/>
        </w:rPr>
        <w:lastRenderedPageBreak/>
        <mc:AlternateContent>
          <mc:Choice Requires="wps">
            <w:drawing>
              <wp:anchor distT="0" distB="0" distL="114300" distR="114300" simplePos="0" relativeHeight="107" behindDoc="0" locked="0" layoutInCell="1" allowOverlap="1" wp14:anchorId="17DC2680" wp14:editId="73BDB07F">
                <wp:simplePos x="0" y="0"/>
                <wp:positionH relativeFrom="column">
                  <wp:align>center</wp:align>
                </wp:positionH>
                <wp:positionV relativeFrom="paragraph">
                  <wp:align>top</wp:align>
                </wp:positionV>
                <wp:extent cx="6119987" cy="3117281"/>
                <wp:effectExtent l="0" t="0" r="0" b="0"/>
                <wp:wrapSquare wrapText="bothSides"/>
                <wp:docPr id="119" name="Frame57"/>
                <wp:cNvGraphicFramePr/>
                <a:graphic xmlns:a="http://schemas.openxmlformats.org/drawingml/2006/main">
                  <a:graphicData uri="http://schemas.microsoft.com/office/word/2010/wordprocessingShape">
                    <wps:wsp>
                      <wps:cNvSpPr txBox="1"/>
                      <wps:spPr>
                        <a:xfrm>
                          <a:off x="0" y="0"/>
                          <a:ext cx="6119987" cy="3117281"/>
                        </a:xfrm>
                        <a:prstGeom prst="rect">
                          <a:avLst/>
                        </a:prstGeom>
                        <a:ln>
                          <a:noFill/>
                          <a:prstDash/>
                        </a:ln>
                      </wps:spPr>
                      <wps:txbx>
                        <w:txbxContent>
                          <w:p w14:paraId="4834151E" w14:textId="77777777" w:rsidR="009866A7" w:rsidRDefault="009866A7">
                            <w:pPr>
                              <w:pStyle w:val="Hnh"/>
                              <w:jc w:val="center"/>
                            </w:pPr>
                            <w:r>
                              <w:rPr>
                                <w:noProof/>
                              </w:rPr>
                              <w:drawing>
                                <wp:inline distT="0" distB="0" distL="0" distR="0" wp14:anchorId="73B4D8FE" wp14:editId="7BF58540">
                                  <wp:extent cx="6119987" cy="3117281"/>
                                  <wp:effectExtent l="0" t="0" r="0" b="6919"/>
                                  <wp:docPr id="118"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119987" cy="3117281"/>
                                          </a:xfrm>
                                          <a:prstGeom prst="rect">
                                            <a:avLst/>
                                          </a:prstGeom>
                                          <a:ln>
                                            <a:noFill/>
                                            <a:prstDash/>
                                          </a:ln>
                                        </pic:spPr>
                                      </pic:pic>
                                    </a:graphicData>
                                  </a:graphic>
                                </wp:inline>
                              </w:drawing>
                            </w:r>
                            <w:r>
                              <w:rPr>
                                <w:vanish/>
                              </w:rPr>
                              <w:br/>
                            </w:r>
                            <w:r>
                              <w:t>Hình 59: Biểu đồ trình tự ca sử dụng "Xóa loại đồ ăn"</w:t>
                            </w:r>
                          </w:p>
                        </w:txbxContent>
                      </wps:txbx>
                      <wps:bodyPr wrap="none" lIns="0" tIns="0" rIns="0" bIns="0" compatLnSpc="0">
                        <a:spAutoFit/>
                      </wps:bodyPr>
                    </wps:wsp>
                  </a:graphicData>
                </a:graphic>
              </wp:anchor>
            </w:drawing>
          </mc:Choice>
          <mc:Fallback>
            <w:pict>
              <v:shape w14:anchorId="17DC2680" id="Frame57" o:spid="_x0000_s1084" type="#_x0000_t202" style="position:absolute;left:0;text-align:left;margin-left:0;margin-top:0;width:481.9pt;height:245.45pt;z-index:10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" filled="f" stroked="f">
                <v:textbox style="mso-fit-shape-to-text:t" inset="0,0,0,0">
                  <w:txbxContent>
                    <w:p w14:paraId="4834151E" w14:textId="77777777" w:rsidR="009866A7" w:rsidRDefault="009866A7">
                      <w:pPr>
                        <w:pStyle w:val="Hnh"/>
                        <w:jc w:val="center"/>
                      </w:pPr>
                      <w:r>
                        <w:rPr>
                          <w:noProof/>
                        </w:rPr>
                        <w:drawing>
                          <wp:inline distT="0" distB="0" distL="0" distR="0" wp14:anchorId="73B4D8FE" wp14:editId="7BF58540">
                            <wp:extent cx="6119987" cy="3117281"/>
                            <wp:effectExtent l="0" t="0" r="0" b="6919"/>
                            <wp:docPr id="118"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119987" cy="3117281"/>
                                    </a:xfrm>
                                    <a:prstGeom prst="rect">
                                      <a:avLst/>
                                    </a:prstGeom>
                                    <a:ln>
                                      <a:noFill/>
                                      <a:prstDash/>
                                    </a:ln>
                                  </pic:spPr>
                                </pic:pic>
                              </a:graphicData>
                            </a:graphic>
                          </wp:inline>
                        </w:drawing>
                      </w:r>
                      <w:r>
                        <w:rPr>
                          <w:vanish/>
                        </w:rPr>
                        <w:br/>
                      </w:r>
                      <w:r>
                        <w:t>Hình 59: Biểu đồ trình tự ca sử dụng "Xóa loại đồ ăn"</w:t>
                      </w:r>
                    </w:p>
                  </w:txbxContent>
                </v:textbox>
                <w10:wrap type="square"/>
              </v:shape>
            </w:pict>
          </mc:Fallback>
        </mc:AlternateContent>
      </w:r>
    </w:p>
    <w:p w14:paraId="66C2FE54" w14:textId="77777777" w:rsidR="00E517C6" w:rsidRDefault="00086D60">
      <w:pPr>
        <w:pStyle w:val="Heading2"/>
      </w:pPr>
      <w:r>
        <w:t>Thêm món ăn</w:t>
      </w:r>
    </w:p>
    <w:p w14:paraId="61A3C377" w14:textId="77777777" w:rsidR="00E517C6" w:rsidRDefault="00086D60">
      <w:pPr>
        <w:pStyle w:val="Textbody"/>
        <w:jc w:val="both"/>
      </w:pPr>
      <w:r>
        <w:rPr>
          <w:noProof/>
        </w:rPr>
        <mc:AlternateContent>
          <mc:Choice Requires="wps">
            <w:drawing>
              <wp:anchor distT="0" distB="0" distL="114300" distR="114300" simplePos="0" relativeHeight="109" behindDoc="0" locked="0" layoutInCell="1" allowOverlap="1" wp14:anchorId="4F28FA96" wp14:editId="72222F78">
                <wp:simplePos x="0" y="0"/>
                <wp:positionH relativeFrom="column">
                  <wp:align>center</wp:align>
                </wp:positionH>
                <wp:positionV relativeFrom="paragraph">
                  <wp:align>top</wp:align>
                </wp:positionV>
                <wp:extent cx="6119987" cy="2173711"/>
                <wp:effectExtent l="0" t="0" r="0" b="0"/>
                <wp:wrapSquare wrapText="bothSides"/>
                <wp:docPr id="121" name="Frame58"/>
                <wp:cNvGraphicFramePr/>
                <a:graphic xmlns:a="http://schemas.openxmlformats.org/drawingml/2006/main">
                  <a:graphicData uri="http://schemas.microsoft.com/office/word/2010/wordprocessingShape">
                    <wps:wsp>
                      <wps:cNvSpPr txBox="1"/>
                      <wps:spPr>
                        <a:xfrm>
                          <a:off x="0" y="0"/>
                          <a:ext cx="6119987" cy="2173711"/>
                        </a:xfrm>
                        <a:prstGeom prst="rect">
                          <a:avLst/>
                        </a:prstGeom>
                        <a:ln>
                          <a:noFill/>
                          <a:prstDash/>
                        </a:ln>
                      </wps:spPr>
                      <wps:txbx>
                        <w:txbxContent>
                          <w:p w14:paraId="52D77A3D" w14:textId="77777777" w:rsidR="009866A7" w:rsidRDefault="009866A7">
                            <w:pPr>
                              <w:pStyle w:val="Hnh"/>
                              <w:jc w:val="center"/>
                            </w:pPr>
                            <w:r>
                              <w:rPr>
                                <w:noProof/>
                              </w:rPr>
                              <w:drawing>
                                <wp:inline distT="0" distB="0" distL="0" distR="0" wp14:anchorId="1505E78E" wp14:editId="1E90FD71">
                                  <wp:extent cx="6119987" cy="2173711"/>
                                  <wp:effectExtent l="0" t="0" r="0" b="0"/>
                                  <wp:docPr id="120"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6119987" cy="2173711"/>
                                          </a:xfrm>
                                          <a:prstGeom prst="rect">
                                            <a:avLst/>
                                          </a:prstGeom>
                                          <a:ln>
                                            <a:noFill/>
                                            <a:prstDash/>
                                          </a:ln>
                                        </pic:spPr>
                                      </pic:pic>
                                    </a:graphicData>
                                  </a:graphic>
                                </wp:inline>
                              </w:drawing>
                            </w:r>
                            <w:r>
                              <w:rPr>
                                <w:vanish/>
                              </w:rPr>
                              <w:br/>
                            </w:r>
                            <w:r>
                              <w:t>Hình 60: Biểu đồ lớp tham gia ca sử dụng "Thêm món ăn"</w:t>
                            </w:r>
                          </w:p>
                        </w:txbxContent>
                      </wps:txbx>
                      <wps:bodyPr wrap="none" lIns="0" tIns="0" rIns="0" bIns="0" compatLnSpc="0">
                        <a:spAutoFit/>
                      </wps:bodyPr>
                    </wps:wsp>
                  </a:graphicData>
                </a:graphic>
              </wp:anchor>
            </w:drawing>
          </mc:Choice>
          <mc:Fallback>
            <w:pict>
              <v:shape w14:anchorId="4F28FA96" id="Frame58" o:spid="_x0000_s1085" type="#_x0000_t202" style="position:absolute;left:0;text-align:left;margin-left:0;margin-top:0;width:481.9pt;height:171.15pt;z-index:10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" filled="f" stroked="f">
                <v:textbox style="mso-fit-shape-to-text:t" inset="0,0,0,0">
                  <w:txbxContent>
                    <w:p w14:paraId="52D77A3D" w14:textId="77777777" w:rsidR="009866A7" w:rsidRDefault="009866A7">
                      <w:pPr>
                        <w:pStyle w:val="Hnh"/>
                        <w:jc w:val="center"/>
                      </w:pPr>
                      <w:r>
                        <w:rPr>
                          <w:noProof/>
                        </w:rPr>
                        <w:drawing>
                          <wp:inline distT="0" distB="0" distL="0" distR="0" wp14:anchorId="1505E78E" wp14:editId="1E90FD71">
                            <wp:extent cx="6119987" cy="2173711"/>
                            <wp:effectExtent l="0" t="0" r="0" b="0"/>
                            <wp:docPr id="120"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6119987" cy="2173711"/>
                                    </a:xfrm>
                                    <a:prstGeom prst="rect">
                                      <a:avLst/>
                                    </a:prstGeom>
                                    <a:ln>
                                      <a:noFill/>
                                      <a:prstDash/>
                                    </a:ln>
                                  </pic:spPr>
                                </pic:pic>
                              </a:graphicData>
                            </a:graphic>
                          </wp:inline>
                        </w:drawing>
                      </w:r>
                      <w:r>
                        <w:rPr>
                          <w:vanish/>
                        </w:rPr>
                        <w:br/>
                      </w:r>
                      <w:r>
                        <w:t>Hình 60: Biểu đồ lớp tham gia ca sử dụng "Thêm món ăn"</w:t>
                      </w:r>
                    </w:p>
                  </w:txbxContent>
                </v:textbox>
                <w10:wrap type="square"/>
              </v:shape>
            </w:pict>
          </mc:Fallback>
        </mc:AlternateContent>
      </w:r>
    </w:p>
    <w:p w14:paraId="628E9C19" w14:textId="77777777" w:rsidR="00E517C6" w:rsidRDefault="00086D60">
      <w:pPr>
        <w:pStyle w:val="Textbody"/>
        <w:jc w:val="both"/>
      </w:pPr>
      <w:r>
        <w:rPr>
          <w:noProof/>
        </w:rPr>
        <w:lastRenderedPageBreak/>
        <mc:AlternateContent>
          <mc:Choice Requires="wps">
            <w:drawing>
              <wp:anchor distT="0" distB="0" distL="114300" distR="114300" simplePos="0" relativeHeight="111" behindDoc="0" locked="0" layoutInCell="1" allowOverlap="1" wp14:anchorId="24840CC6" wp14:editId="78EADD45">
                <wp:simplePos x="0" y="0"/>
                <wp:positionH relativeFrom="column">
                  <wp:align>center</wp:align>
                </wp:positionH>
                <wp:positionV relativeFrom="paragraph">
                  <wp:align>top</wp:align>
                </wp:positionV>
                <wp:extent cx="6119987" cy="2882188"/>
                <wp:effectExtent l="0" t="0" r="0" b="0"/>
                <wp:wrapSquare wrapText="bothSides"/>
                <wp:docPr id="123" name="Frame59"/>
                <wp:cNvGraphicFramePr/>
                <a:graphic xmlns:a="http://schemas.openxmlformats.org/drawingml/2006/main">
                  <a:graphicData uri="http://schemas.microsoft.com/office/word/2010/wordprocessingShape">
                    <wps:wsp>
                      <wps:cNvSpPr txBox="1"/>
                      <wps:spPr>
                        <a:xfrm>
                          <a:off x="0" y="0"/>
                          <a:ext cx="6119987" cy="2882188"/>
                        </a:xfrm>
                        <a:prstGeom prst="rect">
                          <a:avLst/>
                        </a:prstGeom>
                        <a:ln>
                          <a:noFill/>
                          <a:prstDash/>
                        </a:ln>
                      </wps:spPr>
                      <wps:txbx>
                        <w:txbxContent>
                          <w:p w14:paraId="5A8092DF" w14:textId="77777777" w:rsidR="009866A7" w:rsidRDefault="009866A7">
                            <w:pPr>
                              <w:pStyle w:val="Hnh"/>
                              <w:jc w:val="center"/>
                            </w:pPr>
                            <w:r>
                              <w:rPr>
                                <w:noProof/>
                              </w:rPr>
                              <w:drawing>
                                <wp:inline distT="0" distB="0" distL="0" distR="0" wp14:anchorId="3B579D23" wp14:editId="2B340D53">
                                  <wp:extent cx="6119987" cy="2882188"/>
                                  <wp:effectExtent l="0" t="0" r="0" b="0"/>
                                  <wp:docPr id="122"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6119987" cy="2882188"/>
                                          </a:xfrm>
                                          <a:prstGeom prst="rect">
                                            <a:avLst/>
                                          </a:prstGeom>
                                          <a:ln>
                                            <a:noFill/>
                                            <a:prstDash/>
                                          </a:ln>
                                        </pic:spPr>
                                      </pic:pic>
                                    </a:graphicData>
                                  </a:graphic>
                                </wp:inline>
                              </w:drawing>
                            </w:r>
                            <w:r>
                              <w:rPr>
                                <w:vanish/>
                              </w:rPr>
                              <w:br/>
                            </w:r>
                            <w:r>
                              <w:t>Hình 61: Biểu đồ trình tự ca sử dụng "Thêm món ăn"</w:t>
                            </w:r>
                          </w:p>
                        </w:txbxContent>
                      </wps:txbx>
                      <wps:bodyPr wrap="none" lIns="0" tIns="0" rIns="0" bIns="0" compatLnSpc="0">
                        <a:spAutoFit/>
                      </wps:bodyPr>
                    </wps:wsp>
                  </a:graphicData>
                </a:graphic>
              </wp:anchor>
            </w:drawing>
          </mc:Choice>
          <mc:Fallback>
            <w:pict>
              <v:shape w14:anchorId="24840CC6" id="Frame59" o:spid="_x0000_s1086" type="#_x0000_t202" style="position:absolute;left:0;text-align:left;margin-left:0;margin-top:0;width:481.9pt;height:226.95pt;z-index:11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" filled="f" stroked="f">
                <v:textbox style="mso-fit-shape-to-text:t" inset="0,0,0,0">
                  <w:txbxContent>
                    <w:p w14:paraId="5A8092DF" w14:textId="77777777" w:rsidR="009866A7" w:rsidRDefault="009866A7">
                      <w:pPr>
                        <w:pStyle w:val="Hnh"/>
                        <w:jc w:val="center"/>
                      </w:pPr>
                      <w:r>
                        <w:rPr>
                          <w:noProof/>
                        </w:rPr>
                        <w:drawing>
                          <wp:inline distT="0" distB="0" distL="0" distR="0" wp14:anchorId="3B579D23" wp14:editId="2B340D53">
                            <wp:extent cx="6119987" cy="2882188"/>
                            <wp:effectExtent l="0" t="0" r="0" b="0"/>
                            <wp:docPr id="122"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6119987" cy="2882188"/>
                                    </a:xfrm>
                                    <a:prstGeom prst="rect">
                                      <a:avLst/>
                                    </a:prstGeom>
                                    <a:ln>
                                      <a:noFill/>
                                      <a:prstDash/>
                                    </a:ln>
                                  </pic:spPr>
                                </pic:pic>
                              </a:graphicData>
                            </a:graphic>
                          </wp:inline>
                        </w:drawing>
                      </w:r>
                      <w:r>
                        <w:rPr>
                          <w:vanish/>
                        </w:rPr>
                        <w:br/>
                      </w:r>
                      <w:r>
                        <w:t>Hình 61: Biểu đồ trình tự ca sử dụng "Thêm món ăn"</w:t>
                      </w:r>
                    </w:p>
                  </w:txbxContent>
                </v:textbox>
                <w10:wrap type="square"/>
              </v:shape>
            </w:pict>
          </mc:Fallback>
        </mc:AlternateContent>
      </w:r>
    </w:p>
    <w:p w14:paraId="14074C31" w14:textId="77777777" w:rsidR="00E517C6" w:rsidRDefault="00086D60">
      <w:pPr>
        <w:pStyle w:val="Heading2"/>
      </w:pPr>
      <w:r>
        <w:t>Tìm kiếm món ăn</w:t>
      </w:r>
    </w:p>
    <w:p w14:paraId="7702B6DC" w14:textId="77777777" w:rsidR="00E517C6" w:rsidRDefault="00086D60">
      <w:pPr>
        <w:pStyle w:val="Textbody"/>
        <w:jc w:val="both"/>
      </w:pPr>
      <w:r>
        <w:rPr>
          <w:noProof/>
        </w:rPr>
        <mc:AlternateContent>
          <mc:Choice Requires="wps">
            <w:drawing>
              <wp:anchor distT="0" distB="0" distL="114300" distR="114300" simplePos="0" relativeHeight="113" behindDoc="0" locked="0" layoutInCell="1" allowOverlap="1" wp14:anchorId="65379BFF" wp14:editId="21687043">
                <wp:simplePos x="0" y="0"/>
                <wp:positionH relativeFrom="column">
                  <wp:align>center</wp:align>
                </wp:positionH>
                <wp:positionV relativeFrom="paragraph">
                  <wp:align>top</wp:align>
                </wp:positionV>
                <wp:extent cx="6119987" cy="1212860"/>
                <wp:effectExtent l="0" t="0" r="0" b="0"/>
                <wp:wrapSquare wrapText="bothSides"/>
                <wp:docPr id="125" name="Frame60"/>
                <wp:cNvGraphicFramePr/>
                <a:graphic xmlns:a="http://schemas.openxmlformats.org/drawingml/2006/main">
                  <a:graphicData uri="http://schemas.microsoft.com/office/word/2010/wordprocessingShape">
                    <wps:wsp>
                      <wps:cNvSpPr txBox="1"/>
                      <wps:spPr>
                        <a:xfrm>
                          <a:off x="0" y="0"/>
                          <a:ext cx="6119987" cy="1212860"/>
                        </a:xfrm>
                        <a:prstGeom prst="rect">
                          <a:avLst/>
                        </a:prstGeom>
                        <a:ln>
                          <a:noFill/>
                          <a:prstDash/>
                        </a:ln>
                      </wps:spPr>
                      <wps:txbx>
                        <w:txbxContent>
                          <w:p w14:paraId="436620A2" w14:textId="77777777" w:rsidR="009866A7" w:rsidRDefault="009866A7">
                            <w:pPr>
                              <w:pStyle w:val="Hnh"/>
                              <w:jc w:val="center"/>
                            </w:pPr>
                            <w:r>
                              <w:rPr>
                                <w:noProof/>
                              </w:rPr>
                              <w:drawing>
                                <wp:inline distT="0" distB="0" distL="0" distR="0" wp14:anchorId="06EFF92E" wp14:editId="3F370CE3">
                                  <wp:extent cx="6119987" cy="1212860"/>
                                  <wp:effectExtent l="0" t="0" r="0" b="6340"/>
                                  <wp:docPr id="124"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6119987" cy="1212860"/>
                                          </a:xfrm>
                                          <a:prstGeom prst="rect">
                                            <a:avLst/>
                                          </a:prstGeom>
                                          <a:ln>
                                            <a:noFill/>
                                            <a:prstDash/>
                                          </a:ln>
                                        </pic:spPr>
                                      </pic:pic>
                                    </a:graphicData>
                                  </a:graphic>
                                </wp:inline>
                              </w:drawing>
                            </w:r>
                            <w:r>
                              <w:rPr>
                                <w:vanish/>
                              </w:rPr>
                              <w:br/>
                            </w:r>
                            <w:r>
                              <w:t>Hình 62: Biểu đồ lớp tham gia ca sử dụng "Tìm kiếm món ăn"</w:t>
                            </w:r>
                          </w:p>
                        </w:txbxContent>
                      </wps:txbx>
                      <wps:bodyPr wrap="none" lIns="0" tIns="0" rIns="0" bIns="0" compatLnSpc="0">
                        <a:spAutoFit/>
                      </wps:bodyPr>
                    </wps:wsp>
                  </a:graphicData>
                </a:graphic>
              </wp:anchor>
            </w:drawing>
          </mc:Choice>
          <mc:Fallback>
            <w:pict>
              <v:shape w14:anchorId="65379BFF" id="Frame60" o:spid="_x0000_s1087" type="#_x0000_t202" style="position:absolute;left:0;text-align:left;margin-left:0;margin-top:0;width:481.9pt;height:95.5pt;z-index:11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" filled="f" stroked="f">
                <v:textbox style="mso-fit-shape-to-text:t" inset="0,0,0,0">
                  <w:txbxContent>
                    <w:p w14:paraId="436620A2" w14:textId="77777777" w:rsidR="009866A7" w:rsidRDefault="009866A7">
                      <w:pPr>
                        <w:pStyle w:val="Hnh"/>
                        <w:jc w:val="center"/>
                      </w:pPr>
                      <w:r>
                        <w:rPr>
                          <w:noProof/>
                        </w:rPr>
                        <w:drawing>
                          <wp:inline distT="0" distB="0" distL="0" distR="0" wp14:anchorId="06EFF92E" wp14:editId="3F370CE3">
                            <wp:extent cx="6119987" cy="1212860"/>
                            <wp:effectExtent l="0" t="0" r="0" b="6340"/>
                            <wp:docPr id="124"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6119987" cy="1212860"/>
                                    </a:xfrm>
                                    <a:prstGeom prst="rect">
                                      <a:avLst/>
                                    </a:prstGeom>
                                    <a:ln>
                                      <a:noFill/>
                                      <a:prstDash/>
                                    </a:ln>
                                  </pic:spPr>
                                </pic:pic>
                              </a:graphicData>
                            </a:graphic>
                          </wp:inline>
                        </w:drawing>
                      </w:r>
                      <w:r>
                        <w:rPr>
                          <w:vanish/>
                        </w:rPr>
                        <w:br/>
                      </w:r>
                      <w:r>
                        <w:t>Hình 62: Biểu đồ lớp tham gia ca sử dụng "Tìm kiếm món ăn"</w:t>
                      </w:r>
                    </w:p>
                  </w:txbxContent>
                </v:textbox>
                <w10:wrap type="square"/>
              </v:shape>
            </w:pict>
          </mc:Fallback>
        </mc:AlternateContent>
      </w:r>
    </w:p>
    <w:p w14:paraId="3E2E0591" w14:textId="77777777" w:rsidR="00E517C6" w:rsidRDefault="00086D60">
      <w:pPr>
        <w:pStyle w:val="Textbody"/>
        <w:jc w:val="both"/>
      </w:pPr>
      <w:r>
        <w:rPr>
          <w:noProof/>
        </w:rPr>
        <w:lastRenderedPageBreak/>
        <mc:AlternateContent>
          <mc:Choice Requires="wps">
            <w:drawing>
              <wp:anchor distT="0" distB="0" distL="114300" distR="114300" simplePos="0" relativeHeight="115" behindDoc="0" locked="0" layoutInCell="1" allowOverlap="1" wp14:anchorId="3EA78006" wp14:editId="3AE73D2C">
                <wp:simplePos x="0" y="0"/>
                <wp:positionH relativeFrom="column">
                  <wp:align>center</wp:align>
                </wp:positionH>
                <wp:positionV relativeFrom="paragraph">
                  <wp:align>top</wp:align>
                </wp:positionV>
                <wp:extent cx="6119987" cy="3814876"/>
                <wp:effectExtent l="0" t="0" r="0" b="0"/>
                <wp:wrapSquare wrapText="bothSides"/>
                <wp:docPr id="127" name="Frame61"/>
                <wp:cNvGraphicFramePr/>
                <a:graphic xmlns:a="http://schemas.openxmlformats.org/drawingml/2006/main">
                  <a:graphicData uri="http://schemas.microsoft.com/office/word/2010/wordprocessingShape">
                    <wps:wsp>
                      <wps:cNvSpPr txBox="1"/>
                      <wps:spPr>
                        <a:xfrm>
                          <a:off x="0" y="0"/>
                          <a:ext cx="6119987" cy="3814876"/>
                        </a:xfrm>
                        <a:prstGeom prst="rect">
                          <a:avLst/>
                        </a:prstGeom>
                        <a:ln>
                          <a:noFill/>
                          <a:prstDash/>
                        </a:ln>
                      </wps:spPr>
                      <wps:txbx>
                        <w:txbxContent>
                          <w:p w14:paraId="2A4A4273" w14:textId="77777777" w:rsidR="009866A7" w:rsidRDefault="009866A7">
                            <w:pPr>
                              <w:pStyle w:val="Hnh"/>
                              <w:jc w:val="center"/>
                            </w:pPr>
                            <w:r>
                              <w:rPr>
                                <w:noProof/>
                              </w:rPr>
                              <w:drawing>
                                <wp:inline distT="0" distB="0" distL="0" distR="0" wp14:anchorId="3DF63CA1" wp14:editId="2A80B000">
                                  <wp:extent cx="6119987" cy="3814876"/>
                                  <wp:effectExtent l="0" t="0" r="0" b="0"/>
                                  <wp:docPr id="126"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6119987" cy="3814876"/>
                                          </a:xfrm>
                                          <a:prstGeom prst="rect">
                                            <a:avLst/>
                                          </a:prstGeom>
                                          <a:ln>
                                            <a:noFill/>
                                            <a:prstDash/>
                                          </a:ln>
                                        </pic:spPr>
                                      </pic:pic>
                                    </a:graphicData>
                                  </a:graphic>
                                </wp:inline>
                              </w:drawing>
                            </w:r>
                            <w:r>
                              <w:rPr>
                                <w:vanish/>
                              </w:rPr>
                              <w:br/>
                            </w:r>
                            <w:r>
                              <w:t>Hình 63: Biểu đồ trình tự ca sử dụng "Tìm kiếm món ăn"</w:t>
                            </w:r>
                          </w:p>
                        </w:txbxContent>
                      </wps:txbx>
                      <wps:bodyPr wrap="none" lIns="0" tIns="0" rIns="0" bIns="0" compatLnSpc="0">
                        <a:spAutoFit/>
                      </wps:bodyPr>
                    </wps:wsp>
                  </a:graphicData>
                </a:graphic>
              </wp:anchor>
            </w:drawing>
          </mc:Choice>
          <mc:Fallback>
            <w:pict>
              <v:shape w14:anchorId="3EA78006" id="Frame61" o:spid="_x0000_s1088" type="#_x0000_t202" style="position:absolute;left:0;text-align:left;margin-left:0;margin-top:0;width:481.9pt;height:300.4pt;z-index:11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" filled="f" stroked="f">
                <v:textbox style="mso-fit-shape-to-text:t" inset="0,0,0,0">
                  <w:txbxContent>
                    <w:p w14:paraId="2A4A4273" w14:textId="77777777" w:rsidR="009866A7" w:rsidRDefault="009866A7">
                      <w:pPr>
                        <w:pStyle w:val="Hnh"/>
                        <w:jc w:val="center"/>
                      </w:pPr>
                      <w:r>
                        <w:rPr>
                          <w:noProof/>
                        </w:rPr>
                        <w:drawing>
                          <wp:inline distT="0" distB="0" distL="0" distR="0" wp14:anchorId="3DF63CA1" wp14:editId="2A80B000">
                            <wp:extent cx="6119987" cy="3814876"/>
                            <wp:effectExtent l="0" t="0" r="0" b="0"/>
                            <wp:docPr id="126"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6119987" cy="3814876"/>
                                    </a:xfrm>
                                    <a:prstGeom prst="rect">
                                      <a:avLst/>
                                    </a:prstGeom>
                                    <a:ln>
                                      <a:noFill/>
                                      <a:prstDash/>
                                    </a:ln>
                                  </pic:spPr>
                                </pic:pic>
                              </a:graphicData>
                            </a:graphic>
                          </wp:inline>
                        </w:drawing>
                      </w:r>
                      <w:r>
                        <w:rPr>
                          <w:vanish/>
                        </w:rPr>
                        <w:br/>
                      </w:r>
                      <w:r>
                        <w:t>Hình 63: Biểu đồ trình tự ca sử dụng "Tìm kiếm món ăn"</w:t>
                      </w:r>
                    </w:p>
                  </w:txbxContent>
                </v:textbox>
                <w10:wrap type="square"/>
              </v:shape>
            </w:pict>
          </mc:Fallback>
        </mc:AlternateContent>
      </w:r>
    </w:p>
    <w:p w14:paraId="06985808" w14:textId="77777777" w:rsidR="00E517C6" w:rsidRDefault="00086D60">
      <w:pPr>
        <w:pStyle w:val="Heading2"/>
      </w:pPr>
      <w:commentRangeStart w:id="30"/>
      <w:r>
        <w:t>Xem chi tiết món ăn</w:t>
      </w:r>
      <w:commentRangeEnd w:id="30"/>
      <w:r w:rsidR="002B43FB">
        <w:rPr>
          <w:rStyle w:val="CommentReference"/>
          <w:rFonts w:eastAsia="Noto Sans CJK SC Regular" w:cs="Mangal"/>
          <w:b w:val="0"/>
          <w:bCs w:val="0"/>
          <w:i w:val="0"/>
        </w:rPr>
        <w:commentReference w:id="30"/>
      </w:r>
    </w:p>
    <w:p w14:paraId="1D75E1E8" w14:textId="77777777" w:rsidR="00E517C6" w:rsidRDefault="00086D60">
      <w:pPr>
        <w:pStyle w:val="Textbody"/>
        <w:jc w:val="both"/>
      </w:pPr>
      <w:r>
        <w:rPr>
          <w:noProof/>
        </w:rPr>
        <mc:AlternateContent>
          <mc:Choice Requires="wps">
            <w:drawing>
              <wp:anchor distT="0" distB="0" distL="114300" distR="114300" simplePos="0" relativeHeight="119" behindDoc="0" locked="0" layoutInCell="1" allowOverlap="1" wp14:anchorId="54229667" wp14:editId="4DF0C9F4">
                <wp:simplePos x="0" y="0"/>
                <wp:positionH relativeFrom="column">
                  <wp:align>center</wp:align>
                </wp:positionH>
                <wp:positionV relativeFrom="paragraph">
                  <wp:align>top</wp:align>
                </wp:positionV>
                <wp:extent cx="6119987" cy="2188067"/>
                <wp:effectExtent l="0" t="0" r="0" b="0"/>
                <wp:wrapSquare wrapText="bothSides"/>
                <wp:docPr id="129" name="Frame62"/>
                <wp:cNvGraphicFramePr/>
                <a:graphic xmlns:a="http://schemas.openxmlformats.org/drawingml/2006/main">
                  <a:graphicData uri="http://schemas.microsoft.com/office/word/2010/wordprocessingShape">
                    <wps:wsp>
                      <wps:cNvSpPr txBox="1"/>
                      <wps:spPr>
                        <a:xfrm>
                          <a:off x="0" y="0"/>
                          <a:ext cx="6119987" cy="2188067"/>
                        </a:xfrm>
                        <a:prstGeom prst="rect">
                          <a:avLst/>
                        </a:prstGeom>
                        <a:ln>
                          <a:noFill/>
                          <a:prstDash/>
                        </a:ln>
                      </wps:spPr>
                      <wps:txbx>
                        <w:txbxContent>
                          <w:p w14:paraId="2F6EE6A2" w14:textId="77777777" w:rsidR="009866A7" w:rsidRDefault="009866A7">
                            <w:pPr>
                              <w:pStyle w:val="Hnh"/>
                              <w:jc w:val="center"/>
                            </w:pPr>
                            <w:r>
                              <w:rPr>
                                <w:noProof/>
                              </w:rPr>
                              <w:drawing>
                                <wp:inline distT="0" distB="0" distL="0" distR="0" wp14:anchorId="25ECBCBA" wp14:editId="0611056A">
                                  <wp:extent cx="6119987" cy="2188067"/>
                                  <wp:effectExtent l="0" t="0" r="0" b="2683"/>
                                  <wp:docPr id="128"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6119987" cy="2188067"/>
                                          </a:xfrm>
                                          <a:prstGeom prst="rect">
                                            <a:avLst/>
                                          </a:prstGeom>
                                          <a:ln>
                                            <a:noFill/>
                                            <a:prstDash/>
                                          </a:ln>
                                        </pic:spPr>
                                      </pic:pic>
                                    </a:graphicData>
                                  </a:graphic>
                                </wp:inline>
                              </w:drawing>
                            </w:r>
                            <w:r>
                              <w:rPr>
                                <w:vanish/>
                              </w:rPr>
                              <w:br/>
                            </w:r>
                            <w:r>
                              <w:t>Hình 64: Biểu đồ lớp tham gia ca sử dụng "Xem chi tiết món ăn"</w:t>
                            </w:r>
                          </w:p>
                        </w:txbxContent>
                      </wps:txbx>
                      <wps:bodyPr wrap="none" lIns="0" tIns="0" rIns="0" bIns="0" compatLnSpc="0">
                        <a:spAutoFit/>
                      </wps:bodyPr>
                    </wps:wsp>
                  </a:graphicData>
                </a:graphic>
              </wp:anchor>
            </w:drawing>
          </mc:Choice>
          <mc:Fallback>
            <w:pict>
              <v:shape w14:anchorId="54229667" id="Frame62" o:spid="_x0000_s1089" type="#_x0000_t202" style="position:absolute;left:0;text-align:left;margin-left:0;margin-top:0;width:481.9pt;height:172.3pt;z-index:11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" filled="f" stroked="f">
                <v:textbox style="mso-fit-shape-to-text:t" inset="0,0,0,0">
                  <w:txbxContent>
                    <w:p w14:paraId="2F6EE6A2" w14:textId="77777777" w:rsidR="009866A7" w:rsidRDefault="009866A7">
                      <w:pPr>
                        <w:pStyle w:val="Hnh"/>
                        <w:jc w:val="center"/>
                      </w:pPr>
                      <w:r>
                        <w:rPr>
                          <w:noProof/>
                        </w:rPr>
                        <w:drawing>
                          <wp:inline distT="0" distB="0" distL="0" distR="0" wp14:anchorId="25ECBCBA" wp14:editId="0611056A">
                            <wp:extent cx="6119987" cy="2188067"/>
                            <wp:effectExtent l="0" t="0" r="0" b="2683"/>
                            <wp:docPr id="128"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6119987" cy="2188067"/>
                                    </a:xfrm>
                                    <a:prstGeom prst="rect">
                                      <a:avLst/>
                                    </a:prstGeom>
                                    <a:ln>
                                      <a:noFill/>
                                      <a:prstDash/>
                                    </a:ln>
                                  </pic:spPr>
                                </pic:pic>
                              </a:graphicData>
                            </a:graphic>
                          </wp:inline>
                        </w:drawing>
                      </w:r>
                      <w:r>
                        <w:rPr>
                          <w:vanish/>
                        </w:rPr>
                        <w:br/>
                      </w:r>
                      <w:r>
                        <w:t>Hình 64: Biểu đồ lớp tham gia ca sử dụng "Xem chi tiết món ăn"</w:t>
                      </w:r>
                    </w:p>
                  </w:txbxContent>
                </v:textbox>
                <w10:wrap type="square"/>
              </v:shape>
            </w:pict>
          </mc:Fallback>
        </mc:AlternateContent>
      </w:r>
    </w:p>
    <w:p w14:paraId="4E684132" w14:textId="77777777" w:rsidR="00E517C6" w:rsidRDefault="00086D60">
      <w:pPr>
        <w:pStyle w:val="Textbody"/>
        <w:jc w:val="both"/>
      </w:pPr>
      <w:r>
        <w:rPr>
          <w:noProof/>
        </w:rPr>
        <w:lastRenderedPageBreak/>
        <mc:AlternateContent>
          <mc:Choice Requires="wps">
            <w:drawing>
              <wp:anchor distT="0" distB="0" distL="114300" distR="114300" simplePos="0" relativeHeight="117" behindDoc="0" locked="0" layoutInCell="1" allowOverlap="1" wp14:anchorId="29807BFF" wp14:editId="41219DC2">
                <wp:simplePos x="0" y="0"/>
                <wp:positionH relativeFrom="column">
                  <wp:align>center</wp:align>
                </wp:positionH>
                <wp:positionV relativeFrom="paragraph">
                  <wp:align>top</wp:align>
                </wp:positionV>
                <wp:extent cx="6119987" cy="3005267"/>
                <wp:effectExtent l="0" t="0" r="0" b="0"/>
                <wp:wrapSquare wrapText="bothSides"/>
                <wp:docPr id="131" name="Frame63"/>
                <wp:cNvGraphicFramePr/>
                <a:graphic xmlns:a="http://schemas.openxmlformats.org/drawingml/2006/main">
                  <a:graphicData uri="http://schemas.microsoft.com/office/word/2010/wordprocessingShape">
                    <wps:wsp>
                      <wps:cNvSpPr txBox="1"/>
                      <wps:spPr>
                        <a:xfrm>
                          <a:off x="0" y="0"/>
                          <a:ext cx="6119987" cy="3005267"/>
                        </a:xfrm>
                        <a:prstGeom prst="rect">
                          <a:avLst/>
                        </a:prstGeom>
                        <a:ln>
                          <a:noFill/>
                          <a:prstDash/>
                        </a:ln>
                      </wps:spPr>
                      <wps:txbx>
                        <w:txbxContent>
                          <w:p w14:paraId="32AC0951" w14:textId="77777777" w:rsidR="009866A7" w:rsidRDefault="009866A7">
                            <w:pPr>
                              <w:pStyle w:val="Hnh"/>
                              <w:jc w:val="center"/>
                            </w:pPr>
                            <w:r>
                              <w:rPr>
                                <w:noProof/>
                              </w:rPr>
                              <w:drawing>
                                <wp:inline distT="0" distB="0" distL="0" distR="0" wp14:anchorId="56095ED1" wp14:editId="40875151">
                                  <wp:extent cx="6119987" cy="3005267"/>
                                  <wp:effectExtent l="0" t="0" r="0" b="4633"/>
                                  <wp:docPr id="130"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6119987" cy="3005267"/>
                                          </a:xfrm>
                                          <a:prstGeom prst="rect">
                                            <a:avLst/>
                                          </a:prstGeom>
                                          <a:ln>
                                            <a:noFill/>
                                            <a:prstDash/>
                                          </a:ln>
                                        </pic:spPr>
                                      </pic:pic>
                                    </a:graphicData>
                                  </a:graphic>
                                </wp:inline>
                              </w:drawing>
                            </w:r>
                            <w:r>
                              <w:rPr>
                                <w:vanish/>
                              </w:rPr>
                              <w:br/>
                            </w:r>
                            <w:r>
                              <w:t>Hình 65: Biểu đồ trình tự ca sử dụng "Xem chi tiết món ăn"</w:t>
                            </w:r>
                          </w:p>
                        </w:txbxContent>
                      </wps:txbx>
                      <wps:bodyPr wrap="none" lIns="0" tIns="0" rIns="0" bIns="0" compatLnSpc="0">
                        <a:spAutoFit/>
                      </wps:bodyPr>
                    </wps:wsp>
                  </a:graphicData>
                </a:graphic>
              </wp:anchor>
            </w:drawing>
          </mc:Choice>
          <mc:Fallback>
            <w:pict>
              <v:shape w14:anchorId="29807BFF" id="Frame63" o:spid="_x0000_s1090" type="#_x0000_t202" style="position:absolute;left:0;text-align:left;margin-left:0;margin-top:0;width:481.9pt;height:236.65pt;z-index:11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" filled="f" stroked="f">
                <v:textbox style="mso-fit-shape-to-text:t" inset="0,0,0,0">
                  <w:txbxContent>
                    <w:p w14:paraId="32AC0951" w14:textId="77777777" w:rsidR="009866A7" w:rsidRDefault="009866A7">
                      <w:pPr>
                        <w:pStyle w:val="Hnh"/>
                        <w:jc w:val="center"/>
                      </w:pPr>
                      <w:r>
                        <w:rPr>
                          <w:noProof/>
                        </w:rPr>
                        <w:drawing>
                          <wp:inline distT="0" distB="0" distL="0" distR="0" wp14:anchorId="56095ED1" wp14:editId="40875151">
                            <wp:extent cx="6119987" cy="3005267"/>
                            <wp:effectExtent l="0" t="0" r="0" b="4633"/>
                            <wp:docPr id="130"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6119987" cy="3005267"/>
                                    </a:xfrm>
                                    <a:prstGeom prst="rect">
                                      <a:avLst/>
                                    </a:prstGeom>
                                    <a:ln>
                                      <a:noFill/>
                                      <a:prstDash/>
                                    </a:ln>
                                  </pic:spPr>
                                </pic:pic>
                              </a:graphicData>
                            </a:graphic>
                          </wp:inline>
                        </w:drawing>
                      </w:r>
                      <w:r>
                        <w:rPr>
                          <w:vanish/>
                        </w:rPr>
                        <w:br/>
                      </w:r>
                      <w:r>
                        <w:t>Hình 65: Biểu đồ trình tự ca sử dụng "Xem chi tiết món ăn"</w:t>
                      </w:r>
                    </w:p>
                  </w:txbxContent>
                </v:textbox>
                <w10:wrap type="square"/>
              </v:shape>
            </w:pict>
          </mc:Fallback>
        </mc:AlternateContent>
      </w:r>
    </w:p>
    <w:p w14:paraId="1099F2AF" w14:textId="77777777" w:rsidR="00E517C6" w:rsidRDefault="00086D60">
      <w:pPr>
        <w:pStyle w:val="Heading2"/>
      </w:pPr>
      <w:r>
        <w:t>Xóa món ăn</w:t>
      </w:r>
    </w:p>
    <w:p w14:paraId="7CFFDD0A" w14:textId="77777777" w:rsidR="00E517C6" w:rsidRDefault="00086D60">
      <w:pPr>
        <w:pStyle w:val="Textbody"/>
        <w:jc w:val="both"/>
      </w:pPr>
      <w:r>
        <w:rPr>
          <w:noProof/>
        </w:rPr>
        <mc:AlternateContent>
          <mc:Choice Requires="wps">
            <w:drawing>
              <wp:anchor distT="0" distB="0" distL="114300" distR="114300" simplePos="0" relativeHeight="121" behindDoc="0" locked="0" layoutInCell="1" allowOverlap="1" wp14:anchorId="41ADF730" wp14:editId="49F0D2DD">
                <wp:simplePos x="0" y="0"/>
                <wp:positionH relativeFrom="column">
                  <wp:align>center</wp:align>
                </wp:positionH>
                <wp:positionV relativeFrom="paragraph">
                  <wp:align>top</wp:align>
                </wp:positionV>
                <wp:extent cx="6119987" cy="983162"/>
                <wp:effectExtent l="0" t="0" r="0" b="0"/>
                <wp:wrapSquare wrapText="bothSides"/>
                <wp:docPr id="133" name="Frame64"/>
                <wp:cNvGraphicFramePr/>
                <a:graphic xmlns:a="http://schemas.openxmlformats.org/drawingml/2006/main">
                  <a:graphicData uri="http://schemas.microsoft.com/office/word/2010/wordprocessingShape">
                    <wps:wsp>
                      <wps:cNvSpPr txBox="1"/>
                      <wps:spPr>
                        <a:xfrm>
                          <a:off x="0" y="0"/>
                          <a:ext cx="6119987" cy="983162"/>
                        </a:xfrm>
                        <a:prstGeom prst="rect">
                          <a:avLst/>
                        </a:prstGeom>
                        <a:ln>
                          <a:noFill/>
                          <a:prstDash/>
                        </a:ln>
                      </wps:spPr>
                      <wps:txbx>
                        <w:txbxContent>
                          <w:p w14:paraId="2C23345C" w14:textId="77777777" w:rsidR="009866A7" w:rsidRDefault="009866A7">
                            <w:pPr>
                              <w:pStyle w:val="Hnh"/>
                              <w:jc w:val="center"/>
                            </w:pPr>
                            <w:r>
                              <w:rPr>
                                <w:noProof/>
                              </w:rPr>
                              <w:drawing>
                                <wp:inline distT="0" distB="0" distL="0" distR="0" wp14:anchorId="22475EA7" wp14:editId="2706F86C">
                                  <wp:extent cx="6119987" cy="983162"/>
                                  <wp:effectExtent l="0" t="0" r="0" b="7438"/>
                                  <wp:docPr id="132"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119987" cy="983162"/>
                                          </a:xfrm>
                                          <a:prstGeom prst="rect">
                                            <a:avLst/>
                                          </a:prstGeom>
                                          <a:ln>
                                            <a:noFill/>
                                            <a:prstDash/>
                                          </a:ln>
                                        </pic:spPr>
                                      </pic:pic>
                                    </a:graphicData>
                                  </a:graphic>
                                </wp:inline>
                              </w:drawing>
                            </w:r>
                            <w:r>
                              <w:rPr>
                                <w:vanish/>
                              </w:rPr>
                              <w:br/>
                            </w:r>
                            <w:r>
                              <w:t>Hình 66: Biểu đồ lớp tham gia ca sử dụng "Xóa món ăn"</w:t>
                            </w:r>
                          </w:p>
                        </w:txbxContent>
                      </wps:txbx>
                      <wps:bodyPr wrap="none" lIns="0" tIns="0" rIns="0" bIns="0" compatLnSpc="0">
                        <a:spAutoFit/>
                      </wps:bodyPr>
                    </wps:wsp>
                  </a:graphicData>
                </a:graphic>
              </wp:anchor>
            </w:drawing>
          </mc:Choice>
          <mc:Fallback>
            <w:pict>
              <v:shape w14:anchorId="41ADF730" id="Frame64" o:spid="_x0000_s1091" type="#_x0000_t202" style="position:absolute;left:0;text-align:left;margin-left:0;margin-top:0;width:481.9pt;height:77.4pt;z-index:12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" filled="f" stroked="f">
                <v:textbox style="mso-fit-shape-to-text:t" inset="0,0,0,0">
                  <w:txbxContent>
                    <w:p w14:paraId="2C23345C" w14:textId="77777777" w:rsidR="009866A7" w:rsidRDefault="009866A7">
                      <w:pPr>
                        <w:pStyle w:val="Hnh"/>
                        <w:jc w:val="center"/>
                      </w:pPr>
                      <w:r>
                        <w:rPr>
                          <w:noProof/>
                        </w:rPr>
                        <w:drawing>
                          <wp:inline distT="0" distB="0" distL="0" distR="0" wp14:anchorId="22475EA7" wp14:editId="2706F86C">
                            <wp:extent cx="6119987" cy="983162"/>
                            <wp:effectExtent l="0" t="0" r="0" b="7438"/>
                            <wp:docPr id="132"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119987" cy="983162"/>
                                    </a:xfrm>
                                    <a:prstGeom prst="rect">
                                      <a:avLst/>
                                    </a:prstGeom>
                                    <a:ln>
                                      <a:noFill/>
                                      <a:prstDash/>
                                    </a:ln>
                                  </pic:spPr>
                                </pic:pic>
                              </a:graphicData>
                            </a:graphic>
                          </wp:inline>
                        </w:drawing>
                      </w:r>
                      <w:r>
                        <w:rPr>
                          <w:vanish/>
                        </w:rPr>
                        <w:br/>
                      </w:r>
                      <w:r>
                        <w:t>Hình 66: Biểu đồ lớp tham gia ca sử dụng "Xóa món ăn"</w:t>
                      </w:r>
                    </w:p>
                  </w:txbxContent>
                </v:textbox>
                <w10:wrap type="square"/>
              </v:shape>
            </w:pict>
          </mc:Fallback>
        </mc:AlternateContent>
      </w:r>
    </w:p>
    <w:p w14:paraId="7ECFD50C" w14:textId="77777777" w:rsidR="00E517C6" w:rsidRDefault="00086D60">
      <w:pPr>
        <w:pStyle w:val="Textbody"/>
        <w:jc w:val="both"/>
      </w:pPr>
      <w:r>
        <w:rPr>
          <w:noProof/>
        </w:rPr>
        <mc:AlternateContent>
          <mc:Choice Requires="wps">
            <w:drawing>
              <wp:anchor distT="0" distB="0" distL="114300" distR="114300" simplePos="0" relativeHeight="122" behindDoc="0" locked="0" layoutInCell="1" allowOverlap="1" wp14:anchorId="36D64DBD" wp14:editId="56712340">
                <wp:simplePos x="0" y="0"/>
                <wp:positionH relativeFrom="column">
                  <wp:align>center</wp:align>
                </wp:positionH>
                <wp:positionV relativeFrom="paragraph">
                  <wp:align>top</wp:align>
                </wp:positionV>
                <wp:extent cx="6119987" cy="3041660"/>
                <wp:effectExtent l="0" t="0" r="0" b="0"/>
                <wp:wrapSquare wrapText="bothSides"/>
                <wp:docPr id="135" name="Frame65"/>
                <wp:cNvGraphicFramePr/>
                <a:graphic xmlns:a="http://schemas.openxmlformats.org/drawingml/2006/main">
                  <a:graphicData uri="http://schemas.microsoft.com/office/word/2010/wordprocessingShape">
                    <wps:wsp>
                      <wps:cNvSpPr txBox="1"/>
                      <wps:spPr>
                        <a:xfrm>
                          <a:off x="0" y="0"/>
                          <a:ext cx="6119987" cy="3041660"/>
                        </a:xfrm>
                        <a:prstGeom prst="rect">
                          <a:avLst/>
                        </a:prstGeom>
                        <a:ln>
                          <a:noFill/>
                          <a:prstDash/>
                        </a:ln>
                      </wps:spPr>
                      <wps:txbx>
                        <w:txbxContent>
                          <w:p w14:paraId="55211380" w14:textId="77777777" w:rsidR="009866A7" w:rsidRDefault="009866A7">
                            <w:pPr>
                              <w:pStyle w:val="Hnh"/>
                              <w:jc w:val="center"/>
                            </w:pPr>
                            <w:r>
                              <w:rPr>
                                <w:noProof/>
                              </w:rPr>
                              <w:drawing>
                                <wp:inline distT="0" distB="0" distL="0" distR="0" wp14:anchorId="51751336" wp14:editId="136EDF81">
                                  <wp:extent cx="6119987" cy="3041660"/>
                                  <wp:effectExtent l="0" t="0" r="0" b="6340"/>
                                  <wp:docPr id="134"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6119987" cy="3041660"/>
                                          </a:xfrm>
                                          <a:prstGeom prst="rect">
                                            <a:avLst/>
                                          </a:prstGeom>
                                          <a:ln>
                                            <a:noFill/>
                                            <a:prstDash/>
                                          </a:ln>
                                        </pic:spPr>
                                      </pic:pic>
                                    </a:graphicData>
                                  </a:graphic>
                                </wp:inline>
                              </w:drawing>
                            </w:r>
                            <w:r>
                              <w:rPr>
                                <w:vanish/>
                              </w:rPr>
                              <w:br/>
                            </w:r>
                            <w:r>
                              <w:t>Hình 67: Biểu đồ trình tự ca sử dụng "Xóa món ăn"</w:t>
                            </w:r>
                          </w:p>
                        </w:txbxContent>
                      </wps:txbx>
                      <wps:bodyPr wrap="none" lIns="0" tIns="0" rIns="0" bIns="0" compatLnSpc="0">
                        <a:spAutoFit/>
                      </wps:bodyPr>
                    </wps:wsp>
                  </a:graphicData>
                </a:graphic>
              </wp:anchor>
            </w:drawing>
          </mc:Choice>
          <mc:Fallback>
            <w:pict>
              <v:shape w14:anchorId="36D64DBD" id="Frame65" o:spid="_x0000_s1092" type="#_x0000_t202" style="position:absolute;left:0;text-align:left;margin-left:0;margin-top:0;width:481.9pt;height:239.5pt;z-index:12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" filled="f" stroked="f">
                <v:textbox style="mso-fit-shape-to-text:t" inset="0,0,0,0">
                  <w:txbxContent>
                    <w:p w14:paraId="55211380" w14:textId="77777777" w:rsidR="009866A7" w:rsidRDefault="009866A7">
                      <w:pPr>
                        <w:pStyle w:val="Hnh"/>
                        <w:jc w:val="center"/>
                      </w:pPr>
                      <w:r>
                        <w:rPr>
                          <w:noProof/>
                        </w:rPr>
                        <w:drawing>
                          <wp:inline distT="0" distB="0" distL="0" distR="0" wp14:anchorId="51751336" wp14:editId="136EDF81">
                            <wp:extent cx="6119987" cy="3041660"/>
                            <wp:effectExtent l="0" t="0" r="0" b="6340"/>
                            <wp:docPr id="134"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6119987" cy="3041660"/>
                                    </a:xfrm>
                                    <a:prstGeom prst="rect">
                                      <a:avLst/>
                                    </a:prstGeom>
                                    <a:ln>
                                      <a:noFill/>
                                      <a:prstDash/>
                                    </a:ln>
                                  </pic:spPr>
                                </pic:pic>
                              </a:graphicData>
                            </a:graphic>
                          </wp:inline>
                        </w:drawing>
                      </w:r>
                      <w:r>
                        <w:rPr>
                          <w:vanish/>
                        </w:rPr>
                        <w:br/>
                      </w:r>
                      <w:r>
                        <w:t>Hình 67: Biểu đồ trình tự ca sử dụng "Xóa món ăn"</w:t>
                      </w:r>
                    </w:p>
                  </w:txbxContent>
                </v:textbox>
                <w10:wrap type="square"/>
              </v:shape>
            </w:pict>
          </mc:Fallback>
        </mc:AlternateContent>
      </w:r>
    </w:p>
    <w:p w14:paraId="062D167D" w14:textId="77777777" w:rsidR="00E517C6" w:rsidRDefault="00086D60">
      <w:pPr>
        <w:pStyle w:val="Heading2"/>
      </w:pPr>
      <w:r>
        <w:lastRenderedPageBreak/>
        <w:t>Cập nhật món ăn</w:t>
      </w:r>
    </w:p>
    <w:p w14:paraId="0AC466E5" w14:textId="77777777" w:rsidR="00E517C6" w:rsidRDefault="00086D60">
      <w:pPr>
        <w:pStyle w:val="Textbody"/>
        <w:jc w:val="both"/>
      </w:pPr>
      <w:r>
        <w:rPr>
          <w:noProof/>
        </w:rPr>
        <mc:AlternateContent>
          <mc:Choice Requires="wps">
            <w:drawing>
              <wp:anchor distT="0" distB="0" distL="114300" distR="114300" simplePos="0" relativeHeight="127" behindDoc="0" locked="0" layoutInCell="1" allowOverlap="1" wp14:anchorId="4D62350D" wp14:editId="4B9A15A7">
                <wp:simplePos x="0" y="0"/>
                <wp:positionH relativeFrom="column">
                  <wp:align>center</wp:align>
                </wp:positionH>
                <wp:positionV relativeFrom="paragraph">
                  <wp:align>top</wp:align>
                </wp:positionV>
                <wp:extent cx="6119987" cy="2307579"/>
                <wp:effectExtent l="0" t="0" r="0" b="0"/>
                <wp:wrapSquare wrapText="bothSides"/>
                <wp:docPr id="137" name="Frame66"/>
                <wp:cNvGraphicFramePr/>
                <a:graphic xmlns:a="http://schemas.openxmlformats.org/drawingml/2006/main">
                  <a:graphicData uri="http://schemas.microsoft.com/office/word/2010/wordprocessingShape">
                    <wps:wsp>
                      <wps:cNvSpPr txBox="1"/>
                      <wps:spPr>
                        <a:xfrm>
                          <a:off x="0" y="0"/>
                          <a:ext cx="6119987" cy="2307579"/>
                        </a:xfrm>
                        <a:prstGeom prst="rect">
                          <a:avLst/>
                        </a:prstGeom>
                        <a:ln>
                          <a:noFill/>
                          <a:prstDash/>
                        </a:ln>
                      </wps:spPr>
                      <wps:txbx>
                        <w:txbxContent>
                          <w:p w14:paraId="25957229" w14:textId="77777777" w:rsidR="009866A7" w:rsidRDefault="009866A7">
                            <w:pPr>
                              <w:pStyle w:val="Hnh"/>
                              <w:jc w:val="center"/>
                            </w:pPr>
                            <w:r>
                              <w:rPr>
                                <w:noProof/>
                              </w:rPr>
                              <w:drawing>
                                <wp:inline distT="0" distB="0" distL="0" distR="0" wp14:anchorId="1F810605" wp14:editId="33D0C376">
                                  <wp:extent cx="6119987" cy="1359347"/>
                                  <wp:effectExtent l="0" t="0" r="0" b="0"/>
                                  <wp:docPr id="136"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6119987" cy="1359347"/>
                                          </a:xfrm>
                                          <a:prstGeom prst="rect">
                                            <a:avLst/>
                                          </a:prstGeom>
                                        </pic:spPr>
                                      </pic:pic>
                                    </a:graphicData>
                                  </a:graphic>
                                </wp:inline>
                              </w:drawing>
                            </w:r>
                            <w:r>
                              <w:t>Hình 68: Biểu đồ lớp tham gia ca sử dụng "Cập nhật món ăn"</w:t>
                            </w:r>
                          </w:p>
                        </w:txbxContent>
                      </wps:txbx>
                      <wps:bodyPr wrap="none" lIns="0" tIns="0" rIns="0" bIns="0" compatLnSpc="0">
                        <a:spAutoFit/>
                      </wps:bodyPr>
                    </wps:wsp>
                  </a:graphicData>
                </a:graphic>
              </wp:anchor>
            </w:drawing>
          </mc:Choice>
          <mc:Fallback>
            <w:pict>
              <v:shape w14:anchorId="4D62350D" id="Frame66" o:spid="_x0000_s1093" type="#_x0000_t202" style="position:absolute;left:0;text-align:left;margin-left:0;margin-top:0;width:481.9pt;height:181.7pt;z-index:12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" filled="f" stroked="f">
                <v:textbox style="mso-fit-shape-to-text:t" inset="0,0,0,0">
                  <w:txbxContent>
                    <w:p w14:paraId="25957229" w14:textId="77777777" w:rsidR="009866A7" w:rsidRDefault="009866A7">
                      <w:pPr>
                        <w:pStyle w:val="Hnh"/>
                        <w:jc w:val="center"/>
                      </w:pPr>
                      <w:r>
                        <w:rPr>
                          <w:noProof/>
                        </w:rPr>
                        <w:drawing>
                          <wp:inline distT="0" distB="0" distL="0" distR="0" wp14:anchorId="1F810605" wp14:editId="33D0C376">
                            <wp:extent cx="6119987" cy="1359347"/>
                            <wp:effectExtent l="0" t="0" r="0" b="0"/>
                            <wp:docPr id="136"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6119987" cy="1359347"/>
                                    </a:xfrm>
                                    <a:prstGeom prst="rect">
                                      <a:avLst/>
                                    </a:prstGeom>
                                  </pic:spPr>
                                </pic:pic>
                              </a:graphicData>
                            </a:graphic>
                          </wp:inline>
                        </w:drawing>
                      </w:r>
                      <w:r>
                        <w:t>Hình 68: Biểu đồ lớp tham gia ca sử dụng "Cập nhật món ăn"</w:t>
                      </w:r>
                    </w:p>
                  </w:txbxContent>
                </v:textbox>
                <w10:wrap type="square"/>
              </v:shape>
            </w:pict>
          </mc:Fallback>
        </mc:AlternateContent>
      </w:r>
    </w:p>
    <w:p w14:paraId="2BAC1C7C" w14:textId="77777777" w:rsidR="00E517C6" w:rsidRDefault="00E517C6">
      <w:pPr>
        <w:pStyle w:val="Textbody"/>
        <w:jc w:val="both"/>
      </w:pPr>
    </w:p>
    <w:p w14:paraId="04CD8ADB" w14:textId="77777777" w:rsidR="00E517C6" w:rsidRDefault="00086D60">
      <w:pPr>
        <w:pStyle w:val="Textbody"/>
        <w:jc w:val="both"/>
      </w:pPr>
      <w:r>
        <w:rPr>
          <w:noProof/>
        </w:rPr>
        <mc:AlternateContent>
          <mc:Choice Requires="wps">
            <w:drawing>
              <wp:anchor distT="0" distB="0" distL="114300" distR="114300" simplePos="0" relativeHeight="123" behindDoc="0" locked="0" layoutInCell="1" allowOverlap="1" wp14:anchorId="713D9104" wp14:editId="61F12F20">
                <wp:simplePos x="0" y="0"/>
                <wp:positionH relativeFrom="column">
                  <wp:align>center</wp:align>
                </wp:positionH>
                <wp:positionV relativeFrom="paragraph">
                  <wp:align>top</wp:align>
                </wp:positionV>
                <wp:extent cx="6119987" cy="3049158"/>
                <wp:effectExtent l="0" t="0" r="0" b="0"/>
                <wp:wrapSquare wrapText="bothSides"/>
                <wp:docPr id="139" name="Frame67"/>
                <wp:cNvGraphicFramePr/>
                <a:graphic xmlns:a="http://schemas.openxmlformats.org/drawingml/2006/main">
                  <a:graphicData uri="http://schemas.microsoft.com/office/word/2010/wordprocessingShape">
                    <wps:wsp>
                      <wps:cNvSpPr txBox="1"/>
                      <wps:spPr>
                        <a:xfrm>
                          <a:off x="0" y="0"/>
                          <a:ext cx="6119987" cy="3049158"/>
                        </a:xfrm>
                        <a:prstGeom prst="rect">
                          <a:avLst/>
                        </a:prstGeom>
                        <a:ln>
                          <a:noFill/>
                          <a:prstDash/>
                        </a:ln>
                      </wps:spPr>
                      <wps:txbx>
                        <w:txbxContent>
                          <w:p w14:paraId="23BA7A38" w14:textId="77777777" w:rsidR="009866A7" w:rsidRDefault="009866A7">
                            <w:pPr>
                              <w:pStyle w:val="Hnh"/>
                              <w:jc w:val="center"/>
                            </w:pPr>
                            <w:r>
                              <w:rPr>
                                <w:noProof/>
                              </w:rPr>
                              <w:drawing>
                                <wp:inline distT="0" distB="0" distL="0" distR="0" wp14:anchorId="6AE750F1" wp14:editId="47192DE7">
                                  <wp:extent cx="6119987" cy="3049158"/>
                                  <wp:effectExtent l="0" t="0" r="0" b="0"/>
                                  <wp:docPr id="138"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6119987" cy="3049158"/>
                                          </a:xfrm>
                                          <a:prstGeom prst="rect">
                                            <a:avLst/>
                                          </a:prstGeom>
                                          <a:ln>
                                            <a:noFill/>
                                            <a:prstDash/>
                                          </a:ln>
                                        </pic:spPr>
                                      </pic:pic>
                                    </a:graphicData>
                                  </a:graphic>
                                </wp:inline>
                              </w:drawing>
                            </w:r>
                            <w:r>
                              <w:rPr>
                                <w:vanish/>
                              </w:rPr>
                              <w:br/>
                            </w:r>
                            <w:r>
                              <w:t>Hình 69: Biểu đồ trình tự ca sử dụng "Cập nhật món ăn"</w:t>
                            </w:r>
                          </w:p>
                        </w:txbxContent>
                      </wps:txbx>
                      <wps:bodyPr wrap="none" lIns="0" tIns="0" rIns="0" bIns="0" compatLnSpc="0">
                        <a:spAutoFit/>
                      </wps:bodyPr>
                    </wps:wsp>
                  </a:graphicData>
                </a:graphic>
              </wp:anchor>
            </w:drawing>
          </mc:Choice>
          <mc:Fallback>
            <w:pict>
              <v:shape w14:anchorId="713D9104" id="Frame67" o:spid="_x0000_s1094" type="#_x0000_t202" style="position:absolute;left:0;text-align:left;margin-left:0;margin-top:0;width:481.9pt;height:240.1pt;z-index:12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" filled="f" stroked="f">
                <v:textbox style="mso-fit-shape-to-text:t" inset="0,0,0,0">
                  <w:txbxContent>
                    <w:p w14:paraId="23BA7A38" w14:textId="77777777" w:rsidR="009866A7" w:rsidRDefault="009866A7">
                      <w:pPr>
                        <w:pStyle w:val="Hnh"/>
                        <w:jc w:val="center"/>
                      </w:pPr>
                      <w:r>
                        <w:rPr>
                          <w:noProof/>
                        </w:rPr>
                        <w:drawing>
                          <wp:inline distT="0" distB="0" distL="0" distR="0" wp14:anchorId="6AE750F1" wp14:editId="47192DE7">
                            <wp:extent cx="6119987" cy="3049158"/>
                            <wp:effectExtent l="0" t="0" r="0" b="0"/>
                            <wp:docPr id="138"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6119987" cy="3049158"/>
                                    </a:xfrm>
                                    <a:prstGeom prst="rect">
                                      <a:avLst/>
                                    </a:prstGeom>
                                    <a:ln>
                                      <a:noFill/>
                                      <a:prstDash/>
                                    </a:ln>
                                  </pic:spPr>
                                </pic:pic>
                              </a:graphicData>
                            </a:graphic>
                          </wp:inline>
                        </w:drawing>
                      </w:r>
                      <w:r>
                        <w:rPr>
                          <w:vanish/>
                        </w:rPr>
                        <w:br/>
                      </w:r>
                      <w:r>
                        <w:t>Hình 69: Biểu đồ trình tự ca sử dụng "Cập nhật món ăn"</w:t>
                      </w:r>
                    </w:p>
                  </w:txbxContent>
                </v:textbox>
                <w10:wrap type="square"/>
              </v:shape>
            </w:pict>
          </mc:Fallback>
        </mc:AlternateContent>
      </w:r>
    </w:p>
    <w:p w14:paraId="5C54A3D0" w14:textId="77777777" w:rsidR="00E517C6" w:rsidRDefault="00086D60">
      <w:pPr>
        <w:pStyle w:val="Heading2"/>
      </w:pPr>
      <w:r>
        <w:t>Xử lý đơn hàng đang chờ</w:t>
      </w:r>
    </w:p>
    <w:p w14:paraId="361D3B81" w14:textId="77777777" w:rsidR="00E517C6" w:rsidRDefault="00086D60">
      <w:pPr>
        <w:pStyle w:val="Textbody"/>
        <w:jc w:val="both"/>
      </w:pPr>
      <w:r>
        <w:rPr>
          <w:noProof/>
        </w:rPr>
        <mc:AlternateContent>
          <mc:Choice Requires="wps">
            <w:drawing>
              <wp:anchor distT="0" distB="0" distL="114300" distR="114300" simplePos="0" relativeHeight="129" behindDoc="0" locked="0" layoutInCell="1" allowOverlap="1" wp14:anchorId="7CA9D562" wp14:editId="1A6C0CFC">
                <wp:simplePos x="0" y="0"/>
                <wp:positionH relativeFrom="column">
                  <wp:align>center</wp:align>
                </wp:positionH>
                <wp:positionV relativeFrom="paragraph">
                  <wp:align>top</wp:align>
                </wp:positionV>
                <wp:extent cx="6119987" cy="1429572"/>
                <wp:effectExtent l="0" t="0" r="0" b="0"/>
                <wp:wrapSquare wrapText="bothSides"/>
                <wp:docPr id="141" name="Frame68"/>
                <wp:cNvGraphicFramePr/>
                <a:graphic xmlns:a="http://schemas.openxmlformats.org/drawingml/2006/main">
                  <a:graphicData uri="http://schemas.microsoft.com/office/word/2010/wordprocessingShape">
                    <wps:wsp>
                      <wps:cNvSpPr txBox="1"/>
                      <wps:spPr>
                        <a:xfrm>
                          <a:off x="0" y="0"/>
                          <a:ext cx="6119987" cy="1429572"/>
                        </a:xfrm>
                        <a:prstGeom prst="rect">
                          <a:avLst/>
                        </a:prstGeom>
                        <a:ln>
                          <a:noFill/>
                          <a:prstDash/>
                        </a:ln>
                      </wps:spPr>
                      <wps:txbx>
                        <w:txbxContent>
                          <w:p w14:paraId="54FA5518" w14:textId="77777777" w:rsidR="009866A7" w:rsidRDefault="009866A7">
                            <w:pPr>
                              <w:pStyle w:val="Hnh"/>
                              <w:jc w:val="center"/>
                            </w:pPr>
                            <w:r>
                              <w:rPr>
                                <w:noProof/>
                              </w:rPr>
                              <w:drawing>
                                <wp:inline distT="0" distB="0" distL="0" distR="0" wp14:anchorId="2C02D69A" wp14:editId="03EFAA11">
                                  <wp:extent cx="6119987" cy="1429572"/>
                                  <wp:effectExtent l="0" t="0" r="0" b="0"/>
                                  <wp:docPr id="140"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6119987" cy="1429572"/>
                                          </a:xfrm>
                                          <a:prstGeom prst="rect">
                                            <a:avLst/>
                                          </a:prstGeom>
                                          <a:ln>
                                            <a:noFill/>
                                            <a:prstDash/>
                                          </a:ln>
                                        </pic:spPr>
                                      </pic:pic>
                                    </a:graphicData>
                                  </a:graphic>
                                </wp:inline>
                              </w:drawing>
                            </w:r>
                            <w:r>
                              <w:rPr>
                                <w:vanish/>
                              </w:rPr>
                              <w:br/>
                            </w:r>
                            <w:r>
                              <w:t>Hình 70: Biểu đồ lớp tham gia ca sử dụng "Xử lý đơn hàng đang chờ"</w:t>
                            </w:r>
                          </w:p>
                        </w:txbxContent>
                      </wps:txbx>
                      <wps:bodyPr wrap="none" lIns="0" tIns="0" rIns="0" bIns="0" compatLnSpc="0">
                        <a:spAutoFit/>
                      </wps:bodyPr>
                    </wps:wsp>
                  </a:graphicData>
                </a:graphic>
              </wp:anchor>
            </w:drawing>
          </mc:Choice>
          <mc:Fallback>
            <w:pict>
              <v:shape w14:anchorId="7CA9D562" id="Frame68" o:spid="_x0000_s1095" type="#_x0000_t202" style="position:absolute;left:0;text-align:left;margin-left:0;margin-top:0;width:481.9pt;height:112.55pt;z-index:12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" filled="f" stroked="f">
                <v:textbox style="mso-fit-shape-to-text:t" inset="0,0,0,0">
                  <w:txbxContent>
                    <w:p w14:paraId="54FA5518" w14:textId="77777777" w:rsidR="009866A7" w:rsidRDefault="009866A7">
                      <w:pPr>
                        <w:pStyle w:val="Hnh"/>
                        <w:jc w:val="center"/>
                      </w:pPr>
                      <w:r>
                        <w:rPr>
                          <w:noProof/>
                        </w:rPr>
                        <w:drawing>
                          <wp:inline distT="0" distB="0" distL="0" distR="0" wp14:anchorId="2C02D69A" wp14:editId="03EFAA11">
                            <wp:extent cx="6119987" cy="1429572"/>
                            <wp:effectExtent l="0" t="0" r="0" b="0"/>
                            <wp:docPr id="140"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6119987" cy="1429572"/>
                                    </a:xfrm>
                                    <a:prstGeom prst="rect">
                                      <a:avLst/>
                                    </a:prstGeom>
                                    <a:ln>
                                      <a:noFill/>
                                      <a:prstDash/>
                                    </a:ln>
                                  </pic:spPr>
                                </pic:pic>
                              </a:graphicData>
                            </a:graphic>
                          </wp:inline>
                        </w:drawing>
                      </w:r>
                      <w:r>
                        <w:rPr>
                          <w:vanish/>
                        </w:rPr>
                        <w:br/>
                      </w:r>
                      <w:r>
                        <w:t>Hình 70: Biểu đồ lớp tham gia ca sử dụng "Xử lý đơn hàng đang chờ"</w:t>
                      </w:r>
                    </w:p>
                  </w:txbxContent>
                </v:textbox>
                <w10:wrap type="square"/>
              </v:shape>
            </w:pict>
          </mc:Fallback>
        </mc:AlternateContent>
      </w:r>
    </w:p>
    <w:p w14:paraId="1A808EA5" w14:textId="77777777" w:rsidR="00E517C6" w:rsidRDefault="00086D60">
      <w:pPr>
        <w:pStyle w:val="Textbody"/>
        <w:jc w:val="both"/>
      </w:pPr>
      <w:r>
        <w:rPr>
          <w:noProof/>
        </w:rPr>
        <w:lastRenderedPageBreak/>
        <mc:AlternateContent>
          <mc:Choice Requires="wps">
            <w:drawing>
              <wp:anchor distT="0" distB="0" distL="114300" distR="114300" simplePos="0" relativeHeight="130" behindDoc="0" locked="0" layoutInCell="1" allowOverlap="1" wp14:anchorId="3E3AE71B" wp14:editId="74C0BC30">
                <wp:simplePos x="0" y="0"/>
                <wp:positionH relativeFrom="column">
                  <wp:align>center</wp:align>
                </wp:positionH>
                <wp:positionV relativeFrom="paragraph">
                  <wp:align>top</wp:align>
                </wp:positionV>
                <wp:extent cx="6119987" cy="3394801"/>
                <wp:effectExtent l="0" t="0" r="0" b="0"/>
                <wp:wrapSquare wrapText="bothSides"/>
                <wp:docPr id="143" name="Frame69"/>
                <wp:cNvGraphicFramePr/>
                <a:graphic xmlns:a="http://schemas.openxmlformats.org/drawingml/2006/main">
                  <a:graphicData uri="http://schemas.microsoft.com/office/word/2010/wordprocessingShape">
                    <wps:wsp>
                      <wps:cNvSpPr txBox="1"/>
                      <wps:spPr>
                        <a:xfrm>
                          <a:off x="0" y="0"/>
                          <a:ext cx="6119987" cy="3394801"/>
                        </a:xfrm>
                        <a:prstGeom prst="rect">
                          <a:avLst/>
                        </a:prstGeom>
                        <a:ln>
                          <a:noFill/>
                          <a:prstDash/>
                        </a:ln>
                      </wps:spPr>
                      <wps:txbx>
                        <w:txbxContent>
                          <w:p w14:paraId="583B0541" w14:textId="77777777" w:rsidR="009866A7" w:rsidRDefault="009866A7">
                            <w:pPr>
                              <w:pStyle w:val="Hnh"/>
                              <w:jc w:val="center"/>
                            </w:pPr>
                            <w:r>
                              <w:rPr>
                                <w:noProof/>
                              </w:rPr>
                              <w:drawing>
                                <wp:inline distT="0" distB="0" distL="0" distR="0" wp14:anchorId="1C5BF2AB" wp14:editId="0E794F35">
                                  <wp:extent cx="6119987" cy="3394801"/>
                                  <wp:effectExtent l="0" t="0" r="0" b="0"/>
                                  <wp:docPr id="142"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6119987" cy="3394801"/>
                                          </a:xfrm>
                                          <a:prstGeom prst="rect">
                                            <a:avLst/>
                                          </a:prstGeom>
                                          <a:ln>
                                            <a:noFill/>
                                            <a:prstDash/>
                                          </a:ln>
                                        </pic:spPr>
                                      </pic:pic>
                                    </a:graphicData>
                                  </a:graphic>
                                </wp:inline>
                              </w:drawing>
                            </w:r>
                            <w:r>
                              <w:rPr>
                                <w:vanish/>
                              </w:rPr>
                              <w:br/>
                            </w:r>
                            <w:r>
                              <w:t>Hình 71: Biểu đồ trình tự ca sử dụng "Xử lý đơn hàng đang chờ"</w:t>
                            </w:r>
                          </w:p>
                        </w:txbxContent>
                      </wps:txbx>
                      <wps:bodyPr wrap="none" lIns="0" tIns="0" rIns="0" bIns="0" compatLnSpc="0">
                        <a:spAutoFit/>
                      </wps:bodyPr>
                    </wps:wsp>
                  </a:graphicData>
                </a:graphic>
              </wp:anchor>
            </w:drawing>
          </mc:Choice>
          <mc:Fallback>
            <w:pict>
              <v:shape w14:anchorId="3E3AE71B" id="Frame69" o:spid="_x0000_s1096" type="#_x0000_t202" style="position:absolute;left:0;text-align:left;margin-left:0;margin-top:0;width:481.9pt;height:267.3pt;z-index:13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" filled="f" stroked="f">
                <v:textbox style="mso-fit-shape-to-text:t" inset="0,0,0,0">
                  <w:txbxContent>
                    <w:p w14:paraId="583B0541" w14:textId="77777777" w:rsidR="009866A7" w:rsidRDefault="009866A7">
                      <w:pPr>
                        <w:pStyle w:val="Hnh"/>
                        <w:jc w:val="center"/>
                      </w:pPr>
                      <w:r>
                        <w:rPr>
                          <w:noProof/>
                        </w:rPr>
                        <w:drawing>
                          <wp:inline distT="0" distB="0" distL="0" distR="0" wp14:anchorId="1C5BF2AB" wp14:editId="0E794F35">
                            <wp:extent cx="6119987" cy="3394801"/>
                            <wp:effectExtent l="0" t="0" r="0" b="0"/>
                            <wp:docPr id="142"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6119987" cy="3394801"/>
                                    </a:xfrm>
                                    <a:prstGeom prst="rect">
                                      <a:avLst/>
                                    </a:prstGeom>
                                    <a:ln>
                                      <a:noFill/>
                                      <a:prstDash/>
                                    </a:ln>
                                  </pic:spPr>
                                </pic:pic>
                              </a:graphicData>
                            </a:graphic>
                          </wp:inline>
                        </w:drawing>
                      </w:r>
                      <w:r>
                        <w:rPr>
                          <w:vanish/>
                        </w:rPr>
                        <w:br/>
                      </w:r>
                      <w:r>
                        <w:t>Hình 71: Biểu đồ trình tự ca sử dụng "Xử lý đơn hàng đang chờ"</w:t>
                      </w:r>
                    </w:p>
                  </w:txbxContent>
                </v:textbox>
                <w10:wrap type="square"/>
              </v:shape>
            </w:pict>
          </mc:Fallback>
        </mc:AlternateContent>
      </w:r>
    </w:p>
    <w:p w14:paraId="50ED0E0E" w14:textId="77777777" w:rsidR="00E517C6" w:rsidRDefault="00086D60">
      <w:pPr>
        <w:pStyle w:val="Heading2"/>
      </w:pPr>
      <w:r>
        <w:t>Xem chi tiết đơn hàng đang chờ</w:t>
      </w:r>
    </w:p>
    <w:p w14:paraId="31411F2E" w14:textId="77777777" w:rsidR="00E517C6" w:rsidRDefault="00086D60">
      <w:pPr>
        <w:pStyle w:val="Textbody"/>
        <w:jc w:val="both"/>
      </w:pPr>
      <w:r>
        <w:rPr>
          <w:noProof/>
        </w:rPr>
        <mc:AlternateContent>
          <mc:Choice Requires="wps">
            <w:drawing>
              <wp:anchor distT="0" distB="0" distL="114300" distR="114300" simplePos="0" relativeHeight="132" behindDoc="0" locked="0" layoutInCell="1" allowOverlap="1" wp14:anchorId="21008549" wp14:editId="2C060123">
                <wp:simplePos x="0" y="0"/>
                <wp:positionH relativeFrom="column">
                  <wp:align>center</wp:align>
                </wp:positionH>
                <wp:positionV relativeFrom="paragraph">
                  <wp:align>top</wp:align>
                </wp:positionV>
                <wp:extent cx="6119987" cy="2364089"/>
                <wp:effectExtent l="0" t="0" r="0" b="0"/>
                <wp:wrapSquare wrapText="bothSides"/>
                <wp:docPr id="145" name="Frame70"/>
                <wp:cNvGraphicFramePr/>
                <a:graphic xmlns:a="http://schemas.openxmlformats.org/drawingml/2006/main">
                  <a:graphicData uri="http://schemas.microsoft.com/office/word/2010/wordprocessingShape">
                    <wps:wsp>
                      <wps:cNvSpPr txBox="1"/>
                      <wps:spPr>
                        <a:xfrm>
                          <a:off x="0" y="0"/>
                          <a:ext cx="6119987" cy="2364089"/>
                        </a:xfrm>
                        <a:prstGeom prst="rect">
                          <a:avLst/>
                        </a:prstGeom>
                        <a:ln>
                          <a:noFill/>
                          <a:prstDash/>
                        </a:ln>
                      </wps:spPr>
                      <wps:txbx>
                        <w:txbxContent>
                          <w:p w14:paraId="625769B5" w14:textId="77777777" w:rsidR="009866A7" w:rsidRDefault="009866A7">
                            <w:pPr>
                              <w:pStyle w:val="Hnh"/>
                              <w:jc w:val="center"/>
                            </w:pPr>
                            <w:r>
                              <w:rPr>
                                <w:noProof/>
                              </w:rPr>
                              <w:drawing>
                                <wp:inline distT="0" distB="0" distL="0" distR="0" wp14:anchorId="5EE069DC" wp14:editId="624A134F">
                                  <wp:extent cx="6119987" cy="2364089"/>
                                  <wp:effectExtent l="0" t="0" r="0" b="0"/>
                                  <wp:docPr id="144"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6119987" cy="2364089"/>
                                          </a:xfrm>
                                          <a:prstGeom prst="rect">
                                            <a:avLst/>
                                          </a:prstGeom>
                                          <a:ln>
                                            <a:noFill/>
                                            <a:prstDash/>
                                          </a:ln>
                                        </pic:spPr>
                                      </pic:pic>
                                    </a:graphicData>
                                  </a:graphic>
                                </wp:inline>
                              </w:drawing>
                            </w:r>
                            <w:r>
                              <w:rPr>
                                <w:vanish/>
                              </w:rPr>
                              <w:br/>
                            </w:r>
                            <w:r>
                              <w:t>Hình 72: Biểu đồ lớp tham gia ca sử dụng "Xem chi tiết đơn hàng đang chờ"</w:t>
                            </w:r>
                          </w:p>
                        </w:txbxContent>
                      </wps:txbx>
                      <wps:bodyPr wrap="none" lIns="0" tIns="0" rIns="0" bIns="0" compatLnSpc="0">
                        <a:spAutoFit/>
                      </wps:bodyPr>
                    </wps:wsp>
                  </a:graphicData>
                </a:graphic>
              </wp:anchor>
            </w:drawing>
          </mc:Choice>
          <mc:Fallback>
            <w:pict>
              <v:shape w14:anchorId="21008549" id="Frame70" o:spid="_x0000_s1097" type="#_x0000_t202" style="position:absolute;left:0;text-align:left;margin-left:0;margin-top:0;width:481.9pt;height:186.15pt;z-index:1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" filled="f" stroked="f">
                <v:textbox style="mso-fit-shape-to-text:t" inset="0,0,0,0">
                  <w:txbxContent>
                    <w:p w14:paraId="625769B5" w14:textId="77777777" w:rsidR="009866A7" w:rsidRDefault="009866A7">
                      <w:pPr>
                        <w:pStyle w:val="Hnh"/>
                        <w:jc w:val="center"/>
                      </w:pPr>
                      <w:r>
                        <w:rPr>
                          <w:noProof/>
                        </w:rPr>
                        <w:drawing>
                          <wp:inline distT="0" distB="0" distL="0" distR="0" wp14:anchorId="5EE069DC" wp14:editId="624A134F">
                            <wp:extent cx="6119987" cy="2364089"/>
                            <wp:effectExtent l="0" t="0" r="0" b="0"/>
                            <wp:docPr id="144"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6119987" cy="2364089"/>
                                    </a:xfrm>
                                    <a:prstGeom prst="rect">
                                      <a:avLst/>
                                    </a:prstGeom>
                                    <a:ln>
                                      <a:noFill/>
                                      <a:prstDash/>
                                    </a:ln>
                                  </pic:spPr>
                                </pic:pic>
                              </a:graphicData>
                            </a:graphic>
                          </wp:inline>
                        </w:drawing>
                      </w:r>
                      <w:r>
                        <w:rPr>
                          <w:vanish/>
                        </w:rPr>
                        <w:br/>
                      </w:r>
                      <w:r>
                        <w:t>Hình 72: Biểu đồ lớp tham gia ca sử dụng "Xem chi tiết đơn hàng đang chờ"</w:t>
                      </w:r>
                    </w:p>
                  </w:txbxContent>
                </v:textbox>
                <w10:wrap type="square"/>
              </v:shape>
            </w:pict>
          </mc:Fallback>
        </mc:AlternateContent>
      </w:r>
    </w:p>
    <w:p w14:paraId="2A55F75D" w14:textId="77777777" w:rsidR="00E517C6" w:rsidRDefault="00086D60">
      <w:pPr>
        <w:pStyle w:val="Textbody"/>
        <w:jc w:val="both"/>
      </w:pPr>
      <w:r>
        <w:rPr>
          <w:noProof/>
        </w:rPr>
        <w:lastRenderedPageBreak/>
        <mc:AlternateContent>
          <mc:Choice Requires="wps">
            <w:drawing>
              <wp:anchor distT="0" distB="0" distL="114300" distR="114300" simplePos="0" relativeHeight="134" behindDoc="0" locked="0" layoutInCell="1" allowOverlap="1" wp14:anchorId="7D66575B" wp14:editId="5A322E60">
                <wp:simplePos x="0" y="0"/>
                <wp:positionH relativeFrom="column">
                  <wp:align>center</wp:align>
                </wp:positionH>
                <wp:positionV relativeFrom="paragraph">
                  <wp:align>top</wp:align>
                </wp:positionV>
                <wp:extent cx="6119987" cy="2941899"/>
                <wp:effectExtent l="0" t="0" r="0" b="0"/>
                <wp:wrapSquare wrapText="bothSides"/>
                <wp:docPr id="147" name="Frame71"/>
                <wp:cNvGraphicFramePr/>
                <a:graphic xmlns:a="http://schemas.openxmlformats.org/drawingml/2006/main">
                  <a:graphicData uri="http://schemas.microsoft.com/office/word/2010/wordprocessingShape">
                    <wps:wsp>
                      <wps:cNvSpPr txBox="1"/>
                      <wps:spPr>
                        <a:xfrm>
                          <a:off x="0" y="0"/>
                          <a:ext cx="6119987" cy="2941899"/>
                        </a:xfrm>
                        <a:prstGeom prst="rect">
                          <a:avLst/>
                        </a:prstGeom>
                        <a:ln>
                          <a:noFill/>
                          <a:prstDash/>
                        </a:ln>
                      </wps:spPr>
                      <wps:txbx>
                        <w:txbxContent>
                          <w:p w14:paraId="7D8081FE" w14:textId="77777777" w:rsidR="009866A7" w:rsidRDefault="009866A7">
                            <w:pPr>
                              <w:pStyle w:val="Hnh"/>
                              <w:jc w:val="center"/>
                            </w:pPr>
                            <w:r>
                              <w:rPr>
                                <w:noProof/>
                              </w:rPr>
                              <w:drawing>
                                <wp:inline distT="0" distB="0" distL="0" distR="0" wp14:anchorId="4ED3973D" wp14:editId="265DDB53">
                                  <wp:extent cx="6119987" cy="2941899"/>
                                  <wp:effectExtent l="0" t="0" r="0" b="0"/>
                                  <wp:docPr id="146"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6119987" cy="2941899"/>
                                          </a:xfrm>
                                          <a:prstGeom prst="rect">
                                            <a:avLst/>
                                          </a:prstGeom>
                                          <a:ln>
                                            <a:noFill/>
                                            <a:prstDash/>
                                          </a:ln>
                                        </pic:spPr>
                                      </pic:pic>
                                    </a:graphicData>
                                  </a:graphic>
                                </wp:inline>
                              </w:drawing>
                            </w:r>
                            <w:r>
                              <w:rPr>
                                <w:vanish/>
                              </w:rPr>
                              <w:br/>
                            </w:r>
                            <w:r>
                              <w:t>Hình 73: Biểu đồ trình tự ca sử dụng "Xem chi tiết đơn hàng đang chờ"</w:t>
                            </w:r>
                          </w:p>
                        </w:txbxContent>
                      </wps:txbx>
                      <wps:bodyPr wrap="none" lIns="0" tIns="0" rIns="0" bIns="0" compatLnSpc="0">
                        <a:spAutoFit/>
                      </wps:bodyPr>
                    </wps:wsp>
                  </a:graphicData>
                </a:graphic>
              </wp:anchor>
            </w:drawing>
          </mc:Choice>
          <mc:Fallback>
            <w:pict>
              <v:shape w14:anchorId="7D66575B" id="Frame71" o:spid="_x0000_s1098" type="#_x0000_t202" style="position:absolute;left:0;text-align:left;margin-left:0;margin-top:0;width:481.9pt;height:231.65pt;z-index:13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" filled="f" stroked="f">
                <v:textbox style="mso-fit-shape-to-text:t" inset="0,0,0,0">
                  <w:txbxContent>
                    <w:p w14:paraId="7D8081FE" w14:textId="77777777" w:rsidR="009866A7" w:rsidRDefault="009866A7">
                      <w:pPr>
                        <w:pStyle w:val="Hnh"/>
                        <w:jc w:val="center"/>
                      </w:pPr>
                      <w:r>
                        <w:rPr>
                          <w:noProof/>
                        </w:rPr>
                        <w:drawing>
                          <wp:inline distT="0" distB="0" distL="0" distR="0" wp14:anchorId="4ED3973D" wp14:editId="265DDB53">
                            <wp:extent cx="6119987" cy="2941899"/>
                            <wp:effectExtent l="0" t="0" r="0" b="0"/>
                            <wp:docPr id="146"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6119987" cy="2941899"/>
                                    </a:xfrm>
                                    <a:prstGeom prst="rect">
                                      <a:avLst/>
                                    </a:prstGeom>
                                    <a:ln>
                                      <a:noFill/>
                                      <a:prstDash/>
                                    </a:ln>
                                  </pic:spPr>
                                </pic:pic>
                              </a:graphicData>
                            </a:graphic>
                          </wp:inline>
                        </w:drawing>
                      </w:r>
                      <w:r>
                        <w:rPr>
                          <w:vanish/>
                        </w:rPr>
                        <w:br/>
                      </w:r>
                      <w:r>
                        <w:t>Hình 73: Biểu đồ trình tự ca sử dụng "Xem chi tiết đơn hàng đang chờ"</w:t>
                      </w:r>
                    </w:p>
                  </w:txbxContent>
                </v:textbox>
                <w10:wrap type="square"/>
              </v:shape>
            </w:pict>
          </mc:Fallback>
        </mc:AlternateContent>
      </w:r>
    </w:p>
    <w:p w14:paraId="3EFF617C" w14:textId="77777777" w:rsidR="00E517C6" w:rsidRDefault="00086D60">
      <w:pPr>
        <w:pStyle w:val="Heading2"/>
      </w:pPr>
      <w:r>
        <w:t>Thay đổi trạng thái đơn hàng</w:t>
      </w:r>
    </w:p>
    <w:p w14:paraId="664B9C73" w14:textId="77777777" w:rsidR="00E517C6" w:rsidRDefault="00086D60">
      <w:pPr>
        <w:pStyle w:val="Textbody"/>
        <w:jc w:val="both"/>
      </w:pPr>
      <w:r>
        <w:rPr>
          <w:noProof/>
        </w:rPr>
        <mc:AlternateContent>
          <mc:Choice Requires="wps">
            <w:drawing>
              <wp:anchor distT="0" distB="0" distL="114300" distR="114300" simplePos="0" relativeHeight="136" behindDoc="0" locked="0" layoutInCell="1" allowOverlap="1" wp14:anchorId="5229FD81" wp14:editId="2FEF1588">
                <wp:simplePos x="0" y="0"/>
                <wp:positionH relativeFrom="column">
                  <wp:align>center</wp:align>
                </wp:positionH>
                <wp:positionV relativeFrom="paragraph">
                  <wp:align>top</wp:align>
                </wp:positionV>
                <wp:extent cx="6119987" cy="1255288"/>
                <wp:effectExtent l="0" t="0" r="0" b="0"/>
                <wp:wrapSquare wrapText="bothSides"/>
                <wp:docPr id="149" name="Frame72"/>
                <wp:cNvGraphicFramePr/>
                <a:graphic xmlns:a="http://schemas.openxmlformats.org/drawingml/2006/main">
                  <a:graphicData uri="http://schemas.microsoft.com/office/word/2010/wordprocessingShape">
                    <wps:wsp>
                      <wps:cNvSpPr txBox="1"/>
                      <wps:spPr>
                        <a:xfrm>
                          <a:off x="0" y="0"/>
                          <a:ext cx="6119987" cy="1255288"/>
                        </a:xfrm>
                        <a:prstGeom prst="rect">
                          <a:avLst/>
                        </a:prstGeom>
                        <a:ln>
                          <a:noFill/>
                          <a:prstDash/>
                        </a:ln>
                      </wps:spPr>
                      <wps:txbx>
                        <w:txbxContent>
                          <w:p w14:paraId="36B00FC7" w14:textId="77777777" w:rsidR="009866A7" w:rsidRDefault="009866A7">
                            <w:pPr>
                              <w:pStyle w:val="Hnh"/>
                              <w:jc w:val="center"/>
                            </w:pPr>
                            <w:r>
                              <w:rPr>
                                <w:noProof/>
                              </w:rPr>
                              <w:drawing>
                                <wp:inline distT="0" distB="0" distL="0" distR="0" wp14:anchorId="79B3C2A9" wp14:editId="003FC07D">
                                  <wp:extent cx="6119987" cy="1255288"/>
                                  <wp:effectExtent l="0" t="0" r="0" b="2012"/>
                                  <wp:docPr id="148"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6119987" cy="1255288"/>
                                          </a:xfrm>
                                          <a:prstGeom prst="rect">
                                            <a:avLst/>
                                          </a:prstGeom>
                                          <a:ln>
                                            <a:noFill/>
                                            <a:prstDash/>
                                          </a:ln>
                                        </pic:spPr>
                                      </pic:pic>
                                    </a:graphicData>
                                  </a:graphic>
                                </wp:inline>
                              </w:drawing>
                            </w:r>
                            <w:r>
                              <w:rPr>
                                <w:vanish/>
                              </w:rPr>
                              <w:br/>
                            </w:r>
                            <w:r>
                              <w:t>Hình 74: Biểu đồ lớp tham gia ca sử dụng "Thay đổi trạng thái đơn hàng"</w:t>
                            </w:r>
                          </w:p>
                        </w:txbxContent>
                      </wps:txbx>
                      <wps:bodyPr wrap="none" lIns="0" tIns="0" rIns="0" bIns="0" compatLnSpc="0">
                        <a:spAutoFit/>
                      </wps:bodyPr>
                    </wps:wsp>
                  </a:graphicData>
                </a:graphic>
              </wp:anchor>
            </w:drawing>
          </mc:Choice>
          <mc:Fallback>
            <w:pict>
              <v:shape w14:anchorId="5229FD81" id="Frame72" o:spid="_x0000_s1099" type="#_x0000_t202" style="position:absolute;left:0;text-align:left;margin-left:0;margin-top:0;width:481.9pt;height:98.85pt;z-index:1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" filled="f" stroked="f">
                <v:textbox style="mso-fit-shape-to-text:t" inset="0,0,0,0">
                  <w:txbxContent>
                    <w:p w14:paraId="36B00FC7" w14:textId="77777777" w:rsidR="009866A7" w:rsidRDefault="009866A7">
                      <w:pPr>
                        <w:pStyle w:val="Hnh"/>
                        <w:jc w:val="center"/>
                      </w:pPr>
                      <w:r>
                        <w:rPr>
                          <w:noProof/>
                        </w:rPr>
                        <w:drawing>
                          <wp:inline distT="0" distB="0" distL="0" distR="0" wp14:anchorId="79B3C2A9" wp14:editId="003FC07D">
                            <wp:extent cx="6119987" cy="1255288"/>
                            <wp:effectExtent l="0" t="0" r="0" b="2012"/>
                            <wp:docPr id="148"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6119987" cy="1255288"/>
                                    </a:xfrm>
                                    <a:prstGeom prst="rect">
                                      <a:avLst/>
                                    </a:prstGeom>
                                    <a:ln>
                                      <a:noFill/>
                                      <a:prstDash/>
                                    </a:ln>
                                  </pic:spPr>
                                </pic:pic>
                              </a:graphicData>
                            </a:graphic>
                          </wp:inline>
                        </w:drawing>
                      </w:r>
                      <w:r>
                        <w:rPr>
                          <w:vanish/>
                        </w:rPr>
                        <w:br/>
                      </w:r>
                      <w:r>
                        <w:t>Hình 74: Biểu đồ lớp tham gia ca sử dụng "Thay đổi trạng thái đơn hàng"</w:t>
                      </w:r>
                    </w:p>
                  </w:txbxContent>
                </v:textbox>
                <w10:wrap type="square"/>
              </v:shape>
            </w:pict>
          </mc:Fallback>
        </mc:AlternateContent>
      </w:r>
    </w:p>
    <w:p w14:paraId="7DBDCFC6" w14:textId="77777777" w:rsidR="00E517C6" w:rsidRDefault="00086D60">
      <w:pPr>
        <w:pStyle w:val="Textbody"/>
        <w:jc w:val="both"/>
      </w:pPr>
      <w:r>
        <w:rPr>
          <w:noProof/>
        </w:rPr>
        <w:lastRenderedPageBreak/>
        <mc:AlternateContent>
          <mc:Choice Requires="wps">
            <w:drawing>
              <wp:anchor distT="0" distB="0" distL="114300" distR="114300" simplePos="0" relativeHeight="138" behindDoc="0" locked="0" layoutInCell="1" allowOverlap="1" wp14:anchorId="0219C9D1" wp14:editId="32600E60">
                <wp:simplePos x="0" y="0"/>
                <wp:positionH relativeFrom="column">
                  <wp:align>center</wp:align>
                </wp:positionH>
                <wp:positionV relativeFrom="paragraph">
                  <wp:align>top</wp:align>
                </wp:positionV>
                <wp:extent cx="6119987" cy="3461369"/>
                <wp:effectExtent l="0" t="0" r="0" b="0"/>
                <wp:wrapSquare wrapText="bothSides"/>
                <wp:docPr id="151" name="Frame73"/>
                <wp:cNvGraphicFramePr/>
                <a:graphic xmlns:a="http://schemas.openxmlformats.org/drawingml/2006/main">
                  <a:graphicData uri="http://schemas.microsoft.com/office/word/2010/wordprocessingShape">
                    <wps:wsp>
                      <wps:cNvSpPr txBox="1"/>
                      <wps:spPr>
                        <a:xfrm>
                          <a:off x="0" y="0"/>
                          <a:ext cx="6119987" cy="3461369"/>
                        </a:xfrm>
                        <a:prstGeom prst="rect">
                          <a:avLst/>
                        </a:prstGeom>
                        <a:ln>
                          <a:noFill/>
                          <a:prstDash/>
                        </a:ln>
                      </wps:spPr>
                      <wps:txbx>
                        <w:txbxContent>
                          <w:p w14:paraId="6B830BDB" w14:textId="77777777" w:rsidR="009866A7" w:rsidRDefault="009866A7">
                            <w:pPr>
                              <w:pStyle w:val="Hnh"/>
                              <w:jc w:val="center"/>
                            </w:pPr>
                            <w:r>
                              <w:rPr>
                                <w:noProof/>
                              </w:rPr>
                              <w:drawing>
                                <wp:inline distT="0" distB="0" distL="0" distR="0" wp14:anchorId="28C82EE3" wp14:editId="22BB8C24">
                                  <wp:extent cx="6119987" cy="3461369"/>
                                  <wp:effectExtent l="0" t="0" r="0" b="5731"/>
                                  <wp:docPr id="150" name="Image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6119987" cy="3461369"/>
                                          </a:xfrm>
                                          <a:prstGeom prst="rect">
                                            <a:avLst/>
                                          </a:prstGeom>
                                          <a:ln>
                                            <a:noFill/>
                                            <a:prstDash/>
                                          </a:ln>
                                        </pic:spPr>
                                      </pic:pic>
                                    </a:graphicData>
                                  </a:graphic>
                                </wp:inline>
                              </w:drawing>
                            </w:r>
                            <w:r>
                              <w:rPr>
                                <w:vanish/>
                              </w:rPr>
                              <w:br/>
                            </w:r>
                            <w:r>
                              <w:t>Hình 75: Biểu đồ trình tự ca sử dụng "Thay đổi trạng thái đơn hàng"</w:t>
                            </w:r>
                          </w:p>
                        </w:txbxContent>
                      </wps:txbx>
                      <wps:bodyPr wrap="none" lIns="0" tIns="0" rIns="0" bIns="0" compatLnSpc="0">
                        <a:spAutoFit/>
                      </wps:bodyPr>
                    </wps:wsp>
                  </a:graphicData>
                </a:graphic>
              </wp:anchor>
            </w:drawing>
          </mc:Choice>
          <mc:Fallback>
            <w:pict>
              <v:shape w14:anchorId="0219C9D1" id="Frame73" o:spid="_x0000_s1100" type="#_x0000_t202" style="position:absolute;left:0;text-align:left;margin-left:0;margin-top:0;width:481.9pt;height:272.55pt;z-index:13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" filled="f" stroked="f">
                <v:textbox style="mso-fit-shape-to-text:t" inset="0,0,0,0">
                  <w:txbxContent>
                    <w:p w14:paraId="6B830BDB" w14:textId="77777777" w:rsidR="009866A7" w:rsidRDefault="009866A7">
                      <w:pPr>
                        <w:pStyle w:val="Hnh"/>
                        <w:jc w:val="center"/>
                      </w:pPr>
                      <w:r>
                        <w:rPr>
                          <w:noProof/>
                        </w:rPr>
                        <w:drawing>
                          <wp:inline distT="0" distB="0" distL="0" distR="0" wp14:anchorId="28C82EE3" wp14:editId="22BB8C24">
                            <wp:extent cx="6119987" cy="3461369"/>
                            <wp:effectExtent l="0" t="0" r="0" b="5731"/>
                            <wp:docPr id="150" name="Image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6119987" cy="3461369"/>
                                    </a:xfrm>
                                    <a:prstGeom prst="rect">
                                      <a:avLst/>
                                    </a:prstGeom>
                                    <a:ln>
                                      <a:noFill/>
                                      <a:prstDash/>
                                    </a:ln>
                                  </pic:spPr>
                                </pic:pic>
                              </a:graphicData>
                            </a:graphic>
                          </wp:inline>
                        </w:drawing>
                      </w:r>
                      <w:r>
                        <w:rPr>
                          <w:vanish/>
                        </w:rPr>
                        <w:br/>
                      </w:r>
                      <w:r>
                        <w:t>Hình 75: Biểu đồ trình tự ca sử dụng "Thay đổi trạng thái đơn hàng"</w:t>
                      </w:r>
                    </w:p>
                  </w:txbxContent>
                </v:textbox>
                <w10:wrap type="square"/>
              </v:shape>
            </w:pict>
          </mc:Fallback>
        </mc:AlternateContent>
      </w:r>
    </w:p>
    <w:p w14:paraId="75D8E3A0" w14:textId="77777777" w:rsidR="00E517C6" w:rsidRDefault="00086D60">
      <w:pPr>
        <w:pStyle w:val="Heading2"/>
      </w:pPr>
      <w:r>
        <w:t>In hóa đơn</w:t>
      </w:r>
    </w:p>
    <w:p w14:paraId="1CA16557" w14:textId="77777777" w:rsidR="00E517C6" w:rsidRDefault="00086D60">
      <w:pPr>
        <w:pStyle w:val="Textbody"/>
        <w:jc w:val="both"/>
      </w:pPr>
      <w:r>
        <w:rPr>
          <w:noProof/>
        </w:rPr>
        <mc:AlternateContent>
          <mc:Choice Requires="wps">
            <w:drawing>
              <wp:anchor distT="0" distB="0" distL="114300" distR="114300" simplePos="0" relativeHeight="140" behindDoc="0" locked="0" layoutInCell="1" allowOverlap="1" wp14:anchorId="2A143C3D" wp14:editId="6557C5F3">
                <wp:simplePos x="0" y="0"/>
                <wp:positionH relativeFrom="column">
                  <wp:align>center</wp:align>
                </wp:positionH>
                <wp:positionV relativeFrom="paragraph">
                  <wp:align>top</wp:align>
                </wp:positionV>
                <wp:extent cx="6119987" cy="1210299"/>
                <wp:effectExtent l="0" t="0" r="0" b="0"/>
                <wp:wrapSquare wrapText="bothSides"/>
                <wp:docPr id="153" name="Frame74"/>
                <wp:cNvGraphicFramePr/>
                <a:graphic xmlns:a="http://schemas.openxmlformats.org/drawingml/2006/main">
                  <a:graphicData uri="http://schemas.microsoft.com/office/word/2010/wordprocessingShape">
                    <wps:wsp>
                      <wps:cNvSpPr txBox="1"/>
                      <wps:spPr>
                        <a:xfrm>
                          <a:off x="0" y="0"/>
                          <a:ext cx="6119987" cy="1210299"/>
                        </a:xfrm>
                        <a:prstGeom prst="rect">
                          <a:avLst/>
                        </a:prstGeom>
                        <a:ln>
                          <a:noFill/>
                          <a:prstDash/>
                        </a:ln>
                      </wps:spPr>
                      <wps:txbx>
                        <w:txbxContent>
                          <w:p w14:paraId="25F7393E" w14:textId="77777777" w:rsidR="009866A7" w:rsidRDefault="009866A7">
                            <w:pPr>
                              <w:pStyle w:val="Hnh"/>
                              <w:jc w:val="center"/>
                            </w:pPr>
                            <w:r>
                              <w:rPr>
                                <w:noProof/>
                              </w:rPr>
                              <w:drawing>
                                <wp:inline distT="0" distB="0" distL="0" distR="0" wp14:anchorId="0FFC027E" wp14:editId="51F86534">
                                  <wp:extent cx="6119987" cy="1210299"/>
                                  <wp:effectExtent l="0" t="0" r="0" b="8901"/>
                                  <wp:docPr id="152"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6119987" cy="1210299"/>
                                          </a:xfrm>
                                          <a:prstGeom prst="rect">
                                            <a:avLst/>
                                          </a:prstGeom>
                                          <a:ln>
                                            <a:noFill/>
                                            <a:prstDash/>
                                          </a:ln>
                                        </pic:spPr>
                                      </pic:pic>
                                    </a:graphicData>
                                  </a:graphic>
                                </wp:inline>
                              </w:drawing>
                            </w:r>
                            <w:r>
                              <w:rPr>
                                <w:vanish/>
                              </w:rPr>
                              <w:br/>
                            </w:r>
                            <w:r>
                              <w:t>Hình 76: Biểu đồ lớp tham gia ca sử dụng "In hóa đơn"</w:t>
                            </w:r>
                          </w:p>
                        </w:txbxContent>
                      </wps:txbx>
                      <wps:bodyPr wrap="none" lIns="0" tIns="0" rIns="0" bIns="0" compatLnSpc="0">
                        <a:spAutoFit/>
                      </wps:bodyPr>
                    </wps:wsp>
                  </a:graphicData>
                </a:graphic>
              </wp:anchor>
            </w:drawing>
          </mc:Choice>
          <mc:Fallback>
            <w:pict>
              <v:shape w14:anchorId="2A143C3D" id="Frame74" o:spid="_x0000_s1101" type="#_x0000_t202" style="position:absolute;left:0;text-align:left;margin-left:0;margin-top:0;width:481.9pt;height:95.3pt;z-index:14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" filled="f" stroked="f">
                <v:textbox style="mso-fit-shape-to-text:t" inset="0,0,0,0">
                  <w:txbxContent>
                    <w:p w14:paraId="25F7393E" w14:textId="77777777" w:rsidR="009866A7" w:rsidRDefault="009866A7">
                      <w:pPr>
                        <w:pStyle w:val="Hnh"/>
                        <w:jc w:val="center"/>
                      </w:pPr>
                      <w:r>
                        <w:rPr>
                          <w:noProof/>
                        </w:rPr>
                        <w:drawing>
                          <wp:inline distT="0" distB="0" distL="0" distR="0" wp14:anchorId="0FFC027E" wp14:editId="51F86534">
                            <wp:extent cx="6119987" cy="1210299"/>
                            <wp:effectExtent l="0" t="0" r="0" b="8901"/>
                            <wp:docPr id="152"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6119987" cy="1210299"/>
                                    </a:xfrm>
                                    <a:prstGeom prst="rect">
                                      <a:avLst/>
                                    </a:prstGeom>
                                    <a:ln>
                                      <a:noFill/>
                                      <a:prstDash/>
                                    </a:ln>
                                  </pic:spPr>
                                </pic:pic>
                              </a:graphicData>
                            </a:graphic>
                          </wp:inline>
                        </w:drawing>
                      </w:r>
                      <w:r>
                        <w:rPr>
                          <w:vanish/>
                        </w:rPr>
                        <w:br/>
                      </w:r>
                      <w:r>
                        <w:t>Hình 76: Biểu đồ lớp tham gia ca sử dụng "In hóa đơn"</w:t>
                      </w:r>
                    </w:p>
                  </w:txbxContent>
                </v:textbox>
                <w10:wrap type="square"/>
              </v:shape>
            </w:pict>
          </mc:Fallback>
        </mc:AlternateContent>
      </w:r>
    </w:p>
    <w:p w14:paraId="76B989F4" w14:textId="77777777" w:rsidR="00E517C6" w:rsidRDefault="00086D60">
      <w:pPr>
        <w:pStyle w:val="Textbody"/>
        <w:jc w:val="both"/>
      </w:pPr>
      <w:r>
        <w:rPr>
          <w:noProof/>
        </w:rPr>
        <w:lastRenderedPageBreak/>
        <mc:AlternateContent>
          <mc:Choice Requires="wps">
            <w:drawing>
              <wp:anchor distT="0" distB="0" distL="114300" distR="114300" simplePos="0" relativeHeight="142" behindDoc="0" locked="0" layoutInCell="1" allowOverlap="1" wp14:anchorId="7351FAA7" wp14:editId="2B09D0C8">
                <wp:simplePos x="0" y="0"/>
                <wp:positionH relativeFrom="column">
                  <wp:align>center</wp:align>
                </wp:positionH>
                <wp:positionV relativeFrom="paragraph">
                  <wp:align>top</wp:align>
                </wp:positionV>
                <wp:extent cx="6119987" cy="3157240"/>
                <wp:effectExtent l="0" t="0" r="0" b="0"/>
                <wp:wrapSquare wrapText="bothSides"/>
                <wp:docPr id="155" name="Frame75"/>
                <wp:cNvGraphicFramePr/>
                <a:graphic xmlns:a="http://schemas.openxmlformats.org/drawingml/2006/main">
                  <a:graphicData uri="http://schemas.microsoft.com/office/word/2010/wordprocessingShape">
                    <wps:wsp>
                      <wps:cNvSpPr txBox="1"/>
                      <wps:spPr>
                        <a:xfrm>
                          <a:off x="0" y="0"/>
                          <a:ext cx="6119987" cy="3157240"/>
                        </a:xfrm>
                        <a:prstGeom prst="rect">
                          <a:avLst/>
                        </a:prstGeom>
                        <a:ln>
                          <a:noFill/>
                          <a:prstDash/>
                        </a:ln>
                      </wps:spPr>
                      <wps:txbx>
                        <w:txbxContent>
                          <w:p w14:paraId="11E8ED6C" w14:textId="77777777" w:rsidR="009866A7" w:rsidRDefault="009866A7">
                            <w:pPr>
                              <w:pStyle w:val="Hnh"/>
                              <w:jc w:val="center"/>
                            </w:pPr>
                            <w:r>
                              <w:rPr>
                                <w:noProof/>
                              </w:rPr>
                              <w:drawing>
                                <wp:inline distT="0" distB="0" distL="0" distR="0" wp14:anchorId="414F5608" wp14:editId="1BA43817">
                                  <wp:extent cx="6119987" cy="3157240"/>
                                  <wp:effectExtent l="0" t="0" r="0" b="5060"/>
                                  <wp:docPr id="154"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6119987" cy="3157240"/>
                                          </a:xfrm>
                                          <a:prstGeom prst="rect">
                                            <a:avLst/>
                                          </a:prstGeom>
                                          <a:ln>
                                            <a:noFill/>
                                            <a:prstDash/>
                                          </a:ln>
                                        </pic:spPr>
                                      </pic:pic>
                                    </a:graphicData>
                                  </a:graphic>
                                </wp:inline>
                              </w:drawing>
                            </w:r>
                            <w:r>
                              <w:rPr>
                                <w:vanish/>
                              </w:rPr>
                              <w:br/>
                            </w:r>
                            <w:r>
                              <w:t>Hình 77: Biểu đồ trình tự ca sử dụng "In hóa đơn"</w:t>
                            </w:r>
                          </w:p>
                        </w:txbxContent>
                      </wps:txbx>
                      <wps:bodyPr wrap="none" lIns="0" tIns="0" rIns="0" bIns="0" compatLnSpc="0">
                        <a:spAutoFit/>
                      </wps:bodyPr>
                    </wps:wsp>
                  </a:graphicData>
                </a:graphic>
              </wp:anchor>
            </w:drawing>
          </mc:Choice>
          <mc:Fallback>
            <w:pict>
              <v:shape w14:anchorId="7351FAA7" id="Frame75" o:spid="_x0000_s1102" type="#_x0000_t202" style="position:absolute;left:0;text-align:left;margin-left:0;margin-top:0;width:481.9pt;height:248.6pt;z-index:14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" filled="f" stroked="f">
                <v:textbox style="mso-fit-shape-to-text:t" inset="0,0,0,0">
                  <w:txbxContent>
                    <w:p w14:paraId="11E8ED6C" w14:textId="77777777" w:rsidR="009866A7" w:rsidRDefault="009866A7">
                      <w:pPr>
                        <w:pStyle w:val="Hnh"/>
                        <w:jc w:val="center"/>
                      </w:pPr>
                      <w:r>
                        <w:rPr>
                          <w:noProof/>
                        </w:rPr>
                        <w:drawing>
                          <wp:inline distT="0" distB="0" distL="0" distR="0" wp14:anchorId="414F5608" wp14:editId="1BA43817">
                            <wp:extent cx="6119987" cy="3157240"/>
                            <wp:effectExtent l="0" t="0" r="0" b="5060"/>
                            <wp:docPr id="154"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6119987" cy="3157240"/>
                                    </a:xfrm>
                                    <a:prstGeom prst="rect">
                                      <a:avLst/>
                                    </a:prstGeom>
                                    <a:ln>
                                      <a:noFill/>
                                      <a:prstDash/>
                                    </a:ln>
                                  </pic:spPr>
                                </pic:pic>
                              </a:graphicData>
                            </a:graphic>
                          </wp:inline>
                        </w:drawing>
                      </w:r>
                      <w:r>
                        <w:rPr>
                          <w:vanish/>
                        </w:rPr>
                        <w:br/>
                      </w:r>
                      <w:r>
                        <w:t>Hình 77: Biểu đồ trình tự ca sử dụng "In hóa đơn"</w:t>
                      </w:r>
                    </w:p>
                  </w:txbxContent>
                </v:textbox>
                <w10:wrap type="square"/>
              </v:shape>
            </w:pict>
          </mc:Fallback>
        </mc:AlternateContent>
      </w:r>
    </w:p>
    <w:p w14:paraId="46EE3D31" w14:textId="77777777" w:rsidR="00E517C6" w:rsidRDefault="00086D60">
      <w:pPr>
        <w:pStyle w:val="Heading1"/>
      </w:pPr>
      <w:commentRangeStart w:id="31"/>
      <w:r>
        <w:t>Thiết kế hệ thống</w:t>
      </w:r>
      <w:commentRangeEnd w:id="31"/>
      <w:r w:rsidR="00296870">
        <w:rPr>
          <w:rStyle w:val="CommentReference"/>
          <w:rFonts w:eastAsia="Noto Sans CJK SC Regular" w:cs="Mangal"/>
          <w:b w:val="0"/>
          <w:bCs w:val="0"/>
          <w:i w:val="0"/>
        </w:rPr>
        <w:commentReference w:id="31"/>
      </w:r>
    </w:p>
    <w:p w14:paraId="3CAE5BD7" w14:textId="77777777" w:rsidR="00E517C6" w:rsidRDefault="00086D60">
      <w:pPr>
        <w:pStyle w:val="Heading2"/>
      </w:pPr>
      <w:commentRangeStart w:id="32"/>
      <w:r>
        <w:t>Thiết kế sơ đồ lớp</w:t>
      </w:r>
      <w:commentRangeEnd w:id="32"/>
      <w:r w:rsidR="00461BD0">
        <w:rPr>
          <w:rStyle w:val="CommentReference"/>
          <w:rFonts w:eastAsia="Noto Sans CJK SC Regular" w:cs="Mangal"/>
          <w:b w:val="0"/>
          <w:bCs w:val="0"/>
          <w:i w:val="0"/>
        </w:rPr>
        <w:commentReference w:id="32"/>
      </w:r>
    </w:p>
    <w:p w14:paraId="0806152F" w14:textId="12D5F104" w:rsidR="00E517C6" w:rsidRDefault="00086D60">
      <w:pPr>
        <w:pStyle w:val="Textbody"/>
        <w:jc w:val="both"/>
      </w:pPr>
      <w:del w:id="33" w:author="quangnn" w:date="2018-10-18T17:03:00Z">
        <w:r w:rsidDel="0073347E">
          <w:delText>Thực hiện gom nhóm các lớp tham gia</w:delText>
        </w:r>
      </w:del>
      <w:ins w:id="34" w:author="quangnn" w:date="2018-10-18T17:03:00Z">
        <w:r w:rsidR="0073347E">
          <w:t>Các gói (packages) của</w:t>
        </w:r>
      </w:ins>
      <w:r>
        <w:t xml:space="preserve"> hệ thống </w:t>
      </w:r>
      <w:ins w:id="35" w:author="quangnn" w:date="2018-10-18T17:03:00Z">
        <w:r w:rsidR="0073347E">
          <w:t xml:space="preserve">được thiết kế phù hợp với </w:t>
        </w:r>
      </w:ins>
      <w:del w:id="36" w:author="quangnn" w:date="2018-10-18T17:04:00Z">
        <w:r w:rsidDel="0073347E">
          <w:delText xml:space="preserve">vào các gói theo </w:delText>
        </w:r>
      </w:del>
      <w:commentRangeStart w:id="37"/>
      <w:r>
        <w:t>mô hình</w:t>
      </w:r>
      <w:ins w:id="38" w:author="quangnn" w:date="2018-10-18T17:04:00Z">
        <w:r w:rsidR="0073347E">
          <w:t xml:space="preserve"> lập trình</w:t>
        </w:r>
      </w:ins>
      <w:r>
        <w:t xml:space="preserve"> MVC</w:t>
      </w:r>
      <w:commentRangeEnd w:id="37"/>
      <w:r w:rsidR="0073347E">
        <w:rPr>
          <w:rStyle w:val="CommentReference"/>
          <w:rFonts w:cs="Mangal"/>
        </w:rPr>
        <w:commentReference w:id="37"/>
      </w:r>
      <w:r>
        <w:t xml:space="preserve"> như sau:</w:t>
      </w:r>
    </w:p>
    <w:p w14:paraId="6C6769E3" w14:textId="77777777" w:rsidR="00E517C6" w:rsidRDefault="00086D60">
      <w:pPr>
        <w:pStyle w:val="Textbody"/>
        <w:jc w:val="both"/>
      </w:pPr>
      <w:r>
        <w:rPr>
          <w:noProof/>
        </w:rPr>
        <mc:AlternateContent>
          <mc:Choice Requires="wps">
            <w:drawing>
              <wp:anchor distT="0" distB="0" distL="114300" distR="114300" simplePos="0" relativeHeight="157" behindDoc="0" locked="0" layoutInCell="1" allowOverlap="1" wp14:anchorId="329B42BA" wp14:editId="095BAAA5">
                <wp:simplePos x="0" y="0"/>
                <wp:positionH relativeFrom="column">
                  <wp:align>center</wp:align>
                </wp:positionH>
                <wp:positionV relativeFrom="paragraph">
                  <wp:align>top</wp:align>
                </wp:positionV>
                <wp:extent cx="6119987" cy="1525310"/>
                <wp:effectExtent l="0" t="0" r="0" b="0"/>
                <wp:wrapSquare wrapText="bothSides"/>
                <wp:docPr id="157" name="Frame77"/>
                <wp:cNvGraphicFramePr/>
                <a:graphic xmlns:a="http://schemas.openxmlformats.org/drawingml/2006/main">
                  <a:graphicData uri="http://schemas.microsoft.com/office/word/2010/wordprocessingShape">
                    <wps:wsp>
                      <wps:cNvSpPr txBox="1"/>
                      <wps:spPr>
                        <a:xfrm>
                          <a:off x="0" y="0"/>
                          <a:ext cx="6119987" cy="1525310"/>
                        </a:xfrm>
                        <a:prstGeom prst="rect">
                          <a:avLst/>
                        </a:prstGeom>
                        <a:ln>
                          <a:noFill/>
                          <a:prstDash/>
                        </a:ln>
                      </wps:spPr>
                      <wps:txbx>
                        <w:txbxContent>
                          <w:p w14:paraId="1BBEFC3E" w14:textId="77777777" w:rsidR="009866A7" w:rsidRDefault="009866A7">
                            <w:pPr>
                              <w:pStyle w:val="Hnh"/>
                              <w:jc w:val="center"/>
                            </w:pPr>
                            <w:r>
                              <w:rPr>
                                <w:noProof/>
                              </w:rPr>
                              <w:drawing>
                                <wp:inline distT="0" distB="0" distL="0" distR="0" wp14:anchorId="06089344" wp14:editId="12064111">
                                  <wp:extent cx="6119987" cy="1525310"/>
                                  <wp:effectExtent l="0" t="0" r="0" b="0"/>
                                  <wp:docPr id="156" name="Image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6119987" cy="1525310"/>
                                          </a:xfrm>
                                          <a:prstGeom prst="rect">
                                            <a:avLst/>
                                          </a:prstGeom>
                                          <a:ln>
                                            <a:noFill/>
                                            <a:prstDash/>
                                          </a:ln>
                                        </pic:spPr>
                                      </pic:pic>
                                    </a:graphicData>
                                  </a:graphic>
                                </wp:inline>
                              </w:drawing>
                            </w:r>
                            <w:r>
                              <w:rPr>
                                <w:vanish/>
                              </w:rPr>
                              <w:br/>
                            </w:r>
                            <w:r>
                              <w:t>Hình 78: Sơ đồ gói của các lớp tham gia hệ thống</w:t>
                            </w:r>
                          </w:p>
                        </w:txbxContent>
                      </wps:txbx>
                      <wps:bodyPr wrap="none" lIns="0" tIns="0" rIns="0" bIns="0" compatLnSpc="0">
                        <a:spAutoFit/>
                      </wps:bodyPr>
                    </wps:wsp>
                  </a:graphicData>
                </a:graphic>
              </wp:anchor>
            </w:drawing>
          </mc:Choice>
          <mc:Fallback>
            <w:pict>
              <v:shape w14:anchorId="329B42BA" id="Frame77" o:spid="_x0000_s1103" type="#_x0000_t202" style="position:absolute;left:0;text-align:left;margin-left:0;margin-top:0;width:481.9pt;height:120.1pt;z-index:15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" filled="f" stroked="f">
                <v:textbox style="mso-fit-shape-to-text:t" inset="0,0,0,0">
                  <w:txbxContent>
                    <w:p w14:paraId="1BBEFC3E" w14:textId="77777777" w:rsidR="009866A7" w:rsidRDefault="009866A7">
                      <w:pPr>
                        <w:pStyle w:val="Hnh"/>
                        <w:jc w:val="center"/>
                      </w:pPr>
                      <w:r>
                        <w:rPr>
                          <w:noProof/>
                        </w:rPr>
                        <w:drawing>
                          <wp:inline distT="0" distB="0" distL="0" distR="0" wp14:anchorId="06089344" wp14:editId="12064111">
                            <wp:extent cx="6119987" cy="1525310"/>
                            <wp:effectExtent l="0" t="0" r="0" b="0"/>
                            <wp:docPr id="156" name="Image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6119987" cy="1525310"/>
                                    </a:xfrm>
                                    <a:prstGeom prst="rect">
                                      <a:avLst/>
                                    </a:prstGeom>
                                    <a:ln>
                                      <a:noFill/>
                                      <a:prstDash/>
                                    </a:ln>
                                  </pic:spPr>
                                </pic:pic>
                              </a:graphicData>
                            </a:graphic>
                          </wp:inline>
                        </w:drawing>
                      </w:r>
                      <w:r>
                        <w:rPr>
                          <w:vanish/>
                        </w:rPr>
                        <w:br/>
                      </w:r>
                      <w:r>
                        <w:t>Hình 78: Sơ đồ gói của các lớp tham gia hệ thống</w:t>
                      </w:r>
                    </w:p>
                  </w:txbxContent>
                </v:textbox>
                <w10:wrap type="square"/>
              </v:shape>
            </w:pict>
          </mc:Fallback>
        </mc:AlternateContent>
      </w:r>
    </w:p>
    <w:p w14:paraId="5656240C" w14:textId="77777777" w:rsidR="00E517C6" w:rsidRDefault="00086D60">
      <w:pPr>
        <w:pStyle w:val="Textbody"/>
        <w:jc w:val="both"/>
      </w:pPr>
      <w:r>
        <w:t>Danh mục các lớp trong từng gói được thể hiện trong các hình vẽ dưới đây:</w:t>
      </w:r>
    </w:p>
    <w:p w14:paraId="41B1C07E" w14:textId="12FB8739" w:rsidR="00E517C6" w:rsidRDefault="00086D60">
      <w:pPr>
        <w:pStyle w:val="Textbody"/>
        <w:jc w:val="both"/>
      </w:pPr>
      <w:r>
        <w:t xml:space="preserve">- Gói View chứa </w:t>
      </w:r>
      <w:commentRangeStart w:id="39"/>
      <w:r>
        <w:t xml:space="preserve">các </w:t>
      </w:r>
      <w:ins w:id="40" w:author="quangnn" w:date="2018-10-18T17:04:00Z">
        <w:r w:rsidR="00C32C1B">
          <w:t xml:space="preserve">lớp </w:t>
        </w:r>
      </w:ins>
      <w:r>
        <w:t xml:space="preserve">khung nhìn </w:t>
      </w:r>
      <w:commentRangeEnd w:id="39"/>
      <w:r w:rsidR="00C32C1B">
        <w:rPr>
          <w:rStyle w:val="CommentReference"/>
          <w:rFonts w:cs="Mangal"/>
        </w:rPr>
        <w:commentReference w:id="39"/>
      </w:r>
      <w:r>
        <w:t>mà qua đó người dùng tương tác với hệ thống:</w:t>
      </w:r>
    </w:p>
    <w:p w14:paraId="5B327D56" w14:textId="77777777" w:rsidR="00E517C6" w:rsidRDefault="00086D60">
      <w:pPr>
        <w:pStyle w:val="Textbody"/>
        <w:jc w:val="both"/>
      </w:pPr>
      <w:r>
        <w:rPr>
          <w:noProof/>
        </w:rPr>
        <w:lastRenderedPageBreak/>
        <mc:AlternateContent>
          <mc:Choice Requires="wps">
            <w:drawing>
              <wp:anchor distT="0" distB="0" distL="114300" distR="114300" simplePos="0" relativeHeight="153" behindDoc="0" locked="0" layoutInCell="1" allowOverlap="1" wp14:anchorId="1CAE43F3" wp14:editId="64718A1B">
                <wp:simplePos x="0" y="0"/>
                <wp:positionH relativeFrom="column">
                  <wp:align>center</wp:align>
                </wp:positionH>
                <wp:positionV relativeFrom="paragraph">
                  <wp:align>top</wp:align>
                </wp:positionV>
                <wp:extent cx="6058082" cy="5133990"/>
                <wp:effectExtent l="0" t="0" r="0" b="0"/>
                <wp:wrapSquare wrapText="bothSides"/>
                <wp:docPr id="159" name="Frame78"/>
                <wp:cNvGraphicFramePr/>
                <a:graphic xmlns:a="http://schemas.openxmlformats.org/drawingml/2006/main">
                  <a:graphicData uri="http://schemas.microsoft.com/office/word/2010/wordprocessingShape">
                    <wps:wsp>
                      <wps:cNvSpPr txBox="1"/>
                      <wps:spPr>
                        <a:xfrm>
                          <a:off x="0" y="0"/>
                          <a:ext cx="6058082" cy="5133990"/>
                        </a:xfrm>
                        <a:prstGeom prst="rect">
                          <a:avLst/>
                        </a:prstGeom>
                        <a:ln>
                          <a:noFill/>
                          <a:prstDash/>
                        </a:ln>
                      </wps:spPr>
                      <wps:txbx>
                        <w:txbxContent>
                          <w:p w14:paraId="067568DE" w14:textId="77777777" w:rsidR="009866A7" w:rsidRDefault="009866A7">
                            <w:pPr>
                              <w:pStyle w:val="Hnh"/>
                              <w:jc w:val="center"/>
                            </w:pPr>
                            <w:r>
                              <w:rPr>
                                <w:noProof/>
                              </w:rPr>
                              <w:drawing>
                                <wp:inline distT="0" distB="0" distL="0" distR="0" wp14:anchorId="14FAE6D8" wp14:editId="7876B2C0">
                                  <wp:extent cx="6058082" cy="5133990"/>
                                  <wp:effectExtent l="0" t="0" r="0" b="9510"/>
                                  <wp:docPr id="158"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6058082" cy="5133990"/>
                                          </a:xfrm>
                                          <a:prstGeom prst="rect">
                                            <a:avLst/>
                                          </a:prstGeom>
                                          <a:ln>
                                            <a:noFill/>
                                            <a:prstDash/>
                                          </a:ln>
                                        </pic:spPr>
                                      </pic:pic>
                                    </a:graphicData>
                                  </a:graphic>
                                </wp:inline>
                              </w:drawing>
                            </w:r>
                            <w:r>
                              <w:rPr>
                                <w:vanish/>
                              </w:rPr>
                              <w:br/>
                            </w:r>
                            <w:r>
                              <w:t>Hình 79: Các lớp trong gói "View"</w:t>
                            </w:r>
                          </w:p>
                        </w:txbxContent>
                      </wps:txbx>
                      <wps:bodyPr wrap="none" lIns="0" tIns="0" rIns="0" bIns="0" compatLnSpc="0">
                        <a:spAutoFit/>
                      </wps:bodyPr>
                    </wps:wsp>
                  </a:graphicData>
                </a:graphic>
              </wp:anchor>
            </w:drawing>
          </mc:Choice>
          <mc:Fallback>
            <w:pict>
              <v:shape w14:anchorId="1CAE43F3" id="Frame78" o:spid="_x0000_s1104" type="#_x0000_t202" style="position:absolute;left:0;text-align:left;margin-left:0;margin-top:0;width:477pt;height:404.25pt;z-index:15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" filled="f" stroked="f">
                <v:textbox style="mso-fit-shape-to-text:t" inset="0,0,0,0">
                  <w:txbxContent>
                    <w:p w14:paraId="067568DE" w14:textId="77777777" w:rsidR="009866A7" w:rsidRDefault="009866A7">
                      <w:pPr>
                        <w:pStyle w:val="Hnh"/>
                        <w:jc w:val="center"/>
                      </w:pPr>
                      <w:r>
                        <w:rPr>
                          <w:noProof/>
                        </w:rPr>
                        <w:drawing>
                          <wp:inline distT="0" distB="0" distL="0" distR="0" wp14:anchorId="14FAE6D8" wp14:editId="7876B2C0">
                            <wp:extent cx="6058082" cy="5133990"/>
                            <wp:effectExtent l="0" t="0" r="0" b="9510"/>
                            <wp:docPr id="158"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6058082" cy="5133990"/>
                                    </a:xfrm>
                                    <a:prstGeom prst="rect">
                                      <a:avLst/>
                                    </a:prstGeom>
                                    <a:ln>
                                      <a:noFill/>
                                      <a:prstDash/>
                                    </a:ln>
                                  </pic:spPr>
                                </pic:pic>
                              </a:graphicData>
                            </a:graphic>
                          </wp:inline>
                        </w:drawing>
                      </w:r>
                      <w:r>
                        <w:rPr>
                          <w:vanish/>
                        </w:rPr>
                        <w:br/>
                      </w:r>
                      <w:r>
                        <w:t>Hình 79: Các lớp trong gói "View"</w:t>
                      </w:r>
                    </w:p>
                  </w:txbxContent>
                </v:textbox>
                <w10:wrap type="square"/>
              </v:shape>
            </w:pict>
          </mc:Fallback>
        </mc:AlternateContent>
      </w:r>
    </w:p>
    <w:p w14:paraId="3AFF24BC" w14:textId="77777777" w:rsidR="00E517C6" w:rsidRDefault="00086D60">
      <w:pPr>
        <w:pStyle w:val="Textbody"/>
        <w:jc w:val="both"/>
      </w:pPr>
      <w:r>
        <w:t xml:space="preserve">- Gói Controller chứa </w:t>
      </w:r>
      <w:commentRangeStart w:id="41"/>
      <w:r>
        <w:t>các lớp điều khiển</w:t>
      </w:r>
      <w:commentRangeEnd w:id="41"/>
      <w:r w:rsidR="002C1D88">
        <w:rPr>
          <w:rStyle w:val="CommentReference"/>
          <w:rFonts w:cs="Mangal"/>
        </w:rPr>
        <w:commentReference w:id="41"/>
      </w:r>
      <w:r>
        <w:t>, các lớp này thực hiện công việc điều hướng và truy cập dữ liệu trong các Models:</w:t>
      </w:r>
    </w:p>
    <w:p w14:paraId="693107A0" w14:textId="77777777" w:rsidR="00E517C6" w:rsidRDefault="00086D60">
      <w:pPr>
        <w:pStyle w:val="Textbody"/>
        <w:jc w:val="both"/>
      </w:pPr>
      <w:r>
        <w:rPr>
          <w:noProof/>
        </w:rPr>
        <w:lastRenderedPageBreak/>
        <mc:AlternateContent>
          <mc:Choice Requires="wps">
            <w:drawing>
              <wp:anchor distT="0" distB="0" distL="114300" distR="114300" simplePos="0" relativeHeight="158" behindDoc="0" locked="0" layoutInCell="1" allowOverlap="1" wp14:anchorId="72CC1CED" wp14:editId="1B7E9840">
                <wp:simplePos x="0" y="0"/>
                <wp:positionH relativeFrom="column">
                  <wp:align>center</wp:align>
                </wp:positionH>
                <wp:positionV relativeFrom="paragraph">
                  <wp:align>top</wp:align>
                </wp:positionV>
                <wp:extent cx="4438771" cy="2705069"/>
                <wp:effectExtent l="0" t="0" r="0" b="0"/>
                <wp:wrapSquare wrapText="bothSides"/>
                <wp:docPr id="161" name="Frame79"/>
                <wp:cNvGraphicFramePr/>
                <a:graphic xmlns:a="http://schemas.openxmlformats.org/drawingml/2006/main">
                  <a:graphicData uri="http://schemas.microsoft.com/office/word/2010/wordprocessingShape">
                    <wps:wsp>
                      <wps:cNvSpPr txBox="1"/>
                      <wps:spPr>
                        <a:xfrm>
                          <a:off x="0" y="0"/>
                          <a:ext cx="4438771" cy="2705069"/>
                        </a:xfrm>
                        <a:prstGeom prst="rect">
                          <a:avLst/>
                        </a:prstGeom>
                        <a:ln>
                          <a:noFill/>
                          <a:prstDash/>
                        </a:ln>
                      </wps:spPr>
                      <wps:txbx>
                        <w:txbxContent>
                          <w:p w14:paraId="2806A0B8" w14:textId="77777777" w:rsidR="009866A7" w:rsidRDefault="009866A7">
                            <w:pPr>
                              <w:pStyle w:val="Hnh"/>
                              <w:jc w:val="center"/>
                            </w:pPr>
                            <w:r>
                              <w:rPr>
                                <w:noProof/>
                              </w:rPr>
                              <w:drawing>
                                <wp:inline distT="0" distB="0" distL="0" distR="0" wp14:anchorId="7CB4581F" wp14:editId="2DA59E84">
                                  <wp:extent cx="4438771" cy="2705069"/>
                                  <wp:effectExtent l="0" t="0" r="0" b="31"/>
                                  <wp:docPr id="160" name="Image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4438771" cy="2705069"/>
                                          </a:xfrm>
                                          <a:prstGeom prst="rect">
                                            <a:avLst/>
                                          </a:prstGeom>
                                          <a:ln>
                                            <a:noFill/>
                                            <a:prstDash/>
                                          </a:ln>
                                        </pic:spPr>
                                      </pic:pic>
                                    </a:graphicData>
                                  </a:graphic>
                                </wp:inline>
                              </w:drawing>
                            </w:r>
                            <w:r>
                              <w:rPr>
                                <w:vanish/>
                              </w:rPr>
                              <w:br/>
                            </w:r>
                            <w:r>
                              <w:t>Hình 80: Các lớp trong gói "Controller"</w:t>
                            </w:r>
                          </w:p>
                        </w:txbxContent>
                      </wps:txbx>
                      <wps:bodyPr wrap="none" lIns="0" tIns="0" rIns="0" bIns="0" compatLnSpc="0">
                        <a:spAutoFit/>
                      </wps:bodyPr>
                    </wps:wsp>
                  </a:graphicData>
                </a:graphic>
              </wp:anchor>
            </w:drawing>
          </mc:Choice>
          <mc:Fallback>
            <w:pict>
              <v:shape w14:anchorId="72CC1CED" id="Frame79" o:spid="_x0000_s1105" type="#_x0000_t202" style="position:absolute;left:0;text-align:left;margin-left:0;margin-top:0;width:349.5pt;height:213pt;z-index:15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" filled="f" stroked="f">
                <v:textbox style="mso-fit-shape-to-text:t" inset="0,0,0,0">
                  <w:txbxContent>
                    <w:p w14:paraId="2806A0B8" w14:textId="77777777" w:rsidR="009866A7" w:rsidRDefault="009866A7">
                      <w:pPr>
                        <w:pStyle w:val="Hnh"/>
                        <w:jc w:val="center"/>
                      </w:pPr>
                      <w:r>
                        <w:rPr>
                          <w:noProof/>
                        </w:rPr>
                        <w:drawing>
                          <wp:inline distT="0" distB="0" distL="0" distR="0" wp14:anchorId="7CB4581F" wp14:editId="2DA59E84">
                            <wp:extent cx="4438771" cy="2705069"/>
                            <wp:effectExtent l="0" t="0" r="0" b="31"/>
                            <wp:docPr id="160" name="Image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4438771" cy="2705069"/>
                                    </a:xfrm>
                                    <a:prstGeom prst="rect">
                                      <a:avLst/>
                                    </a:prstGeom>
                                    <a:ln>
                                      <a:noFill/>
                                      <a:prstDash/>
                                    </a:ln>
                                  </pic:spPr>
                                </pic:pic>
                              </a:graphicData>
                            </a:graphic>
                          </wp:inline>
                        </w:drawing>
                      </w:r>
                      <w:r>
                        <w:rPr>
                          <w:vanish/>
                        </w:rPr>
                        <w:br/>
                      </w:r>
                      <w:r>
                        <w:t>Hình 80: Các lớp trong gói "Controller"</w:t>
                      </w:r>
                    </w:p>
                  </w:txbxContent>
                </v:textbox>
                <w10:wrap type="square"/>
              </v:shape>
            </w:pict>
          </mc:Fallback>
        </mc:AlternateContent>
      </w:r>
    </w:p>
    <w:p w14:paraId="18FE8255" w14:textId="77777777" w:rsidR="00E517C6" w:rsidRDefault="00E517C6">
      <w:pPr>
        <w:pStyle w:val="Textbody"/>
        <w:jc w:val="both"/>
      </w:pPr>
    </w:p>
    <w:p w14:paraId="76DABE5C" w14:textId="77777777" w:rsidR="00E517C6" w:rsidRDefault="00E517C6">
      <w:pPr>
        <w:pStyle w:val="Textbody"/>
        <w:jc w:val="both"/>
      </w:pPr>
    </w:p>
    <w:p w14:paraId="40C5B433" w14:textId="77777777" w:rsidR="00E517C6" w:rsidRDefault="00E517C6">
      <w:pPr>
        <w:pStyle w:val="Textbody"/>
        <w:jc w:val="both"/>
      </w:pPr>
    </w:p>
    <w:p w14:paraId="7B9EEE34" w14:textId="77777777" w:rsidR="00E517C6" w:rsidRDefault="00E517C6">
      <w:pPr>
        <w:pStyle w:val="Textbody"/>
        <w:jc w:val="both"/>
      </w:pPr>
    </w:p>
    <w:p w14:paraId="1B252D64" w14:textId="77777777" w:rsidR="00E517C6" w:rsidRDefault="00E517C6">
      <w:pPr>
        <w:pStyle w:val="Textbody"/>
        <w:jc w:val="both"/>
      </w:pPr>
    </w:p>
    <w:p w14:paraId="7C4B0966" w14:textId="77777777" w:rsidR="00E517C6" w:rsidRDefault="00E517C6">
      <w:pPr>
        <w:pStyle w:val="Textbody"/>
        <w:jc w:val="both"/>
      </w:pPr>
    </w:p>
    <w:p w14:paraId="65B49779" w14:textId="77777777" w:rsidR="00E517C6" w:rsidRDefault="00E517C6">
      <w:pPr>
        <w:pStyle w:val="Textbody"/>
        <w:jc w:val="both"/>
      </w:pPr>
    </w:p>
    <w:p w14:paraId="5C23DBE4" w14:textId="77777777" w:rsidR="00E517C6" w:rsidRDefault="00E517C6">
      <w:pPr>
        <w:pStyle w:val="Textbody"/>
        <w:jc w:val="both"/>
      </w:pPr>
    </w:p>
    <w:p w14:paraId="66B798FC" w14:textId="77777777" w:rsidR="00E517C6" w:rsidRDefault="00E517C6">
      <w:pPr>
        <w:pStyle w:val="Textbody"/>
        <w:jc w:val="both"/>
      </w:pPr>
    </w:p>
    <w:p w14:paraId="2C74EF9D" w14:textId="77777777" w:rsidR="00E517C6" w:rsidRDefault="00E517C6">
      <w:pPr>
        <w:pStyle w:val="Textbody"/>
        <w:jc w:val="both"/>
      </w:pPr>
    </w:p>
    <w:p w14:paraId="1D191B60" w14:textId="650EA3D7" w:rsidR="00E517C6" w:rsidRDefault="00086D60">
      <w:pPr>
        <w:pStyle w:val="Textbody"/>
        <w:jc w:val="both"/>
      </w:pPr>
      <w:r>
        <w:t xml:space="preserve">- Gói Model chứa các </w:t>
      </w:r>
      <w:commentRangeStart w:id="42"/>
      <w:r>
        <w:t xml:space="preserve">lớp </w:t>
      </w:r>
      <w:ins w:id="43" w:author="quangnn" w:date="2018-10-18T17:07:00Z">
        <w:r w:rsidR="00612DE3">
          <w:t xml:space="preserve">thực thể </w:t>
        </w:r>
      </w:ins>
      <w:commentRangeEnd w:id="42"/>
      <w:ins w:id="44" w:author="quangnn" w:date="2018-10-18T17:08:00Z">
        <w:r w:rsidR="00612DE3">
          <w:rPr>
            <w:rStyle w:val="CommentReference"/>
            <w:rFonts w:cs="Mangal"/>
          </w:rPr>
          <w:commentReference w:id="42"/>
        </w:r>
      </w:ins>
      <w:r>
        <w:t>lưu trữ dữ liệu trường cữu trong hệ thống:</w:t>
      </w:r>
    </w:p>
    <w:p w14:paraId="673BF456" w14:textId="77777777" w:rsidR="00E517C6" w:rsidRDefault="00086D60">
      <w:pPr>
        <w:pStyle w:val="Textbody"/>
        <w:jc w:val="both"/>
      </w:pPr>
      <w:r>
        <w:rPr>
          <w:noProof/>
        </w:rPr>
        <w:lastRenderedPageBreak/>
        <mc:AlternateContent>
          <mc:Choice Requires="wps">
            <w:drawing>
              <wp:anchor distT="0" distB="0" distL="114300" distR="114300" simplePos="0" relativeHeight="155" behindDoc="0" locked="0" layoutInCell="1" allowOverlap="1" wp14:anchorId="62A3954E" wp14:editId="38A3CB2C">
                <wp:simplePos x="0" y="0"/>
                <wp:positionH relativeFrom="column">
                  <wp:align>center</wp:align>
                </wp:positionH>
                <wp:positionV relativeFrom="paragraph">
                  <wp:align>top</wp:align>
                </wp:positionV>
                <wp:extent cx="6086520" cy="3962552"/>
                <wp:effectExtent l="0" t="0" r="0" b="0"/>
                <wp:wrapSquare wrapText="bothSides"/>
                <wp:docPr id="163" name="Frame80"/>
                <wp:cNvGraphicFramePr/>
                <a:graphic xmlns:a="http://schemas.openxmlformats.org/drawingml/2006/main">
                  <a:graphicData uri="http://schemas.microsoft.com/office/word/2010/wordprocessingShape">
                    <wps:wsp>
                      <wps:cNvSpPr txBox="1"/>
                      <wps:spPr>
                        <a:xfrm>
                          <a:off x="0" y="0"/>
                          <a:ext cx="6086520" cy="3962552"/>
                        </a:xfrm>
                        <a:prstGeom prst="rect">
                          <a:avLst/>
                        </a:prstGeom>
                        <a:ln>
                          <a:noFill/>
                          <a:prstDash/>
                        </a:ln>
                      </wps:spPr>
                      <wps:txbx>
                        <w:txbxContent>
                          <w:p w14:paraId="25DF390A" w14:textId="77777777" w:rsidR="009866A7" w:rsidRDefault="009866A7">
                            <w:pPr>
                              <w:pStyle w:val="Hnh"/>
                              <w:jc w:val="center"/>
                            </w:pPr>
                            <w:r>
                              <w:rPr>
                                <w:noProof/>
                              </w:rPr>
                              <w:drawing>
                                <wp:inline distT="0" distB="0" distL="0" distR="0" wp14:anchorId="45BEEE2B" wp14:editId="48C3B4A6">
                                  <wp:extent cx="6086520" cy="3962552"/>
                                  <wp:effectExtent l="0" t="0" r="9480" b="0"/>
                                  <wp:docPr id="162"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6086520" cy="3962552"/>
                                          </a:xfrm>
                                          <a:prstGeom prst="rect">
                                            <a:avLst/>
                                          </a:prstGeom>
                                          <a:ln>
                                            <a:noFill/>
                                            <a:prstDash/>
                                          </a:ln>
                                        </pic:spPr>
                                      </pic:pic>
                                    </a:graphicData>
                                  </a:graphic>
                                </wp:inline>
                              </w:drawing>
                            </w:r>
                            <w:r>
                              <w:rPr>
                                <w:vanish/>
                              </w:rPr>
                              <w:br/>
                            </w:r>
                            <w:r>
                              <w:t>Hình 81: Các lớp trong gói "Model"</w:t>
                            </w:r>
                          </w:p>
                        </w:txbxContent>
                      </wps:txbx>
                      <wps:bodyPr wrap="none" lIns="0" tIns="0" rIns="0" bIns="0" compatLnSpc="0">
                        <a:spAutoFit/>
                      </wps:bodyPr>
                    </wps:wsp>
                  </a:graphicData>
                </a:graphic>
              </wp:anchor>
            </w:drawing>
          </mc:Choice>
          <mc:Fallback>
            <w:pict>
              <v:shape w14:anchorId="62A3954E" id="Frame80" o:spid="_x0000_s1106" type="#_x0000_t202" style="position:absolute;left:0;text-align:left;margin-left:0;margin-top:0;width:479.25pt;height:312pt;z-index:15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" filled="f" stroked="f">
                <v:textbox style="mso-fit-shape-to-text:t" inset="0,0,0,0">
                  <w:txbxContent>
                    <w:p w14:paraId="25DF390A" w14:textId="77777777" w:rsidR="009866A7" w:rsidRDefault="009866A7">
                      <w:pPr>
                        <w:pStyle w:val="Hnh"/>
                        <w:jc w:val="center"/>
                      </w:pPr>
                      <w:r>
                        <w:rPr>
                          <w:noProof/>
                        </w:rPr>
                        <w:drawing>
                          <wp:inline distT="0" distB="0" distL="0" distR="0" wp14:anchorId="45BEEE2B" wp14:editId="48C3B4A6">
                            <wp:extent cx="6086520" cy="3962552"/>
                            <wp:effectExtent l="0" t="0" r="9480" b="0"/>
                            <wp:docPr id="162"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6086520" cy="3962552"/>
                                    </a:xfrm>
                                    <a:prstGeom prst="rect">
                                      <a:avLst/>
                                    </a:prstGeom>
                                    <a:ln>
                                      <a:noFill/>
                                      <a:prstDash/>
                                    </a:ln>
                                  </pic:spPr>
                                </pic:pic>
                              </a:graphicData>
                            </a:graphic>
                          </wp:inline>
                        </w:drawing>
                      </w:r>
                      <w:r>
                        <w:rPr>
                          <w:vanish/>
                        </w:rPr>
                        <w:br/>
                      </w:r>
                      <w:r>
                        <w:t>Hình 81: Các lớp trong gói "Model"</w:t>
                      </w:r>
                    </w:p>
                  </w:txbxContent>
                </v:textbox>
                <w10:wrap type="square"/>
              </v:shape>
            </w:pict>
          </mc:Fallback>
        </mc:AlternateContent>
      </w:r>
    </w:p>
    <w:p w14:paraId="02196582" w14:textId="77777777" w:rsidR="00E517C6" w:rsidRDefault="00086D60">
      <w:pPr>
        <w:pStyle w:val="Heading2"/>
      </w:pPr>
      <w:r>
        <w:t>Thiết kế chi tiết lớp</w:t>
      </w:r>
    </w:p>
    <w:p w14:paraId="2357CCAC" w14:textId="77777777" w:rsidR="00E517C6" w:rsidRDefault="00086D60">
      <w:pPr>
        <w:pStyle w:val="Heading3"/>
      </w:pPr>
      <w:r>
        <w:t>Chi tiết các lớp trong gói Views</w:t>
      </w:r>
    </w:p>
    <w:tbl>
      <w:tblPr>
        <w:tblW w:w="9638" w:type="dxa"/>
        <w:tblInd w:w="-1" w:type="dxa"/>
        <w:tblLayout w:type="fixed"/>
        <w:tblCellMar>
          <w:left w:w="10" w:type="dxa"/>
          <w:right w:w="10" w:type="dxa"/>
        </w:tblCellMar>
        <w:tblLook w:val="0000" w:firstRow="0" w:lastRow="0" w:firstColumn="0" w:lastColumn="0" w:noHBand="0" w:noVBand="0"/>
      </w:tblPr>
      <w:tblGrid>
        <w:gridCol w:w="3212"/>
        <w:gridCol w:w="5338"/>
        <w:gridCol w:w="1088"/>
      </w:tblGrid>
      <w:tr w:rsidR="00E517C6" w14:paraId="776A1BF9"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A53AEE9" w14:textId="77777777" w:rsidR="00E517C6" w:rsidRDefault="00086D60">
            <w:pPr>
              <w:pStyle w:val="Textbody"/>
              <w:jc w:val="center"/>
              <w:rPr>
                <w:b/>
                <w:bCs/>
              </w:rPr>
            </w:pPr>
            <w:r>
              <w:rPr>
                <w:b/>
                <w:bCs/>
              </w:rPr>
              <w:t>W_Đăng ký tài khoản</w:t>
            </w:r>
          </w:p>
        </w:tc>
      </w:tr>
      <w:tr w:rsidR="00E517C6" w14:paraId="3174692D"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CC01F0F" w14:textId="77777777" w:rsidR="00E517C6" w:rsidRDefault="00086D60">
            <w:pPr>
              <w:pStyle w:val="TableContents"/>
              <w:rPr>
                <w:i/>
                <w:iCs/>
              </w:rPr>
            </w:pPr>
            <w:r>
              <w:rPr>
                <w:i/>
                <w:iCs/>
              </w:rPr>
              <w:t>Mô tả: Hiển thị form đăng ký tài khoản khi người dùng yêu cầu</w:t>
            </w:r>
          </w:p>
        </w:tc>
      </w:tr>
      <w:tr w:rsidR="00E517C6" w14:paraId="63C62094" w14:textId="77777777">
        <w:tc>
          <w:tcPr>
            <w:tcW w:w="3212" w:type="dxa"/>
            <w:tcBorders>
              <w:left w:val="single" w:sz="2" w:space="0" w:color="000000"/>
              <w:bottom w:val="single" w:sz="2" w:space="0" w:color="000000"/>
            </w:tcBorders>
            <w:tcMar>
              <w:top w:w="144" w:type="dxa"/>
              <w:left w:w="144" w:type="dxa"/>
              <w:bottom w:w="144" w:type="dxa"/>
              <w:right w:w="144" w:type="dxa"/>
            </w:tcMar>
          </w:tcPr>
          <w:p w14:paraId="59F3BE4F" w14:textId="77777777" w:rsidR="00E517C6" w:rsidRDefault="00086D60">
            <w:pPr>
              <w:pStyle w:val="TableContents"/>
              <w:jc w:val="center"/>
              <w:rPr>
                <w:b/>
                <w:bCs/>
                <w:sz w:val="22"/>
                <w:szCs w:val="22"/>
              </w:rPr>
            </w:pPr>
            <w:r>
              <w:rPr>
                <w:b/>
                <w:bCs/>
                <w:sz w:val="22"/>
                <w:szCs w:val="22"/>
              </w:rPr>
              <w:t>Tên thuộc tính/phương thức</w:t>
            </w:r>
          </w:p>
        </w:tc>
        <w:tc>
          <w:tcPr>
            <w:tcW w:w="5338" w:type="dxa"/>
            <w:tcBorders>
              <w:left w:val="single" w:sz="2" w:space="0" w:color="000000"/>
              <w:bottom w:val="single" w:sz="2" w:space="0" w:color="000000"/>
            </w:tcBorders>
            <w:tcMar>
              <w:top w:w="144" w:type="dxa"/>
              <w:left w:w="144" w:type="dxa"/>
              <w:bottom w:w="144" w:type="dxa"/>
              <w:right w:w="144" w:type="dxa"/>
            </w:tcMar>
          </w:tcPr>
          <w:p w14:paraId="76D8CA2B" w14:textId="77777777" w:rsidR="00E517C6" w:rsidRDefault="00086D60">
            <w:pPr>
              <w:pStyle w:val="TableContents"/>
              <w:jc w:val="center"/>
              <w:rPr>
                <w:b/>
                <w:bCs/>
                <w:sz w:val="22"/>
                <w:szCs w:val="22"/>
              </w:rPr>
            </w:pPr>
            <w:r>
              <w:rPr>
                <w:b/>
                <w:bCs/>
                <w:sz w:val="22"/>
                <w:szCs w:val="22"/>
              </w:rPr>
              <w:t>Mô tả thuộc tính/phương thức</w:t>
            </w:r>
          </w:p>
        </w:tc>
        <w:tc>
          <w:tcPr>
            <w:tcW w:w="1088"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5D0BBEB" w14:textId="77777777" w:rsidR="00E517C6" w:rsidRDefault="00086D60">
            <w:pPr>
              <w:pStyle w:val="TableContents"/>
              <w:jc w:val="center"/>
              <w:rPr>
                <w:b/>
                <w:bCs/>
                <w:sz w:val="22"/>
                <w:szCs w:val="22"/>
              </w:rPr>
            </w:pPr>
            <w:r>
              <w:rPr>
                <w:b/>
                <w:bCs/>
                <w:sz w:val="22"/>
                <w:szCs w:val="22"/>
              </w:rPr>
              <w:t>Phạm vi truy cập</w:t>
            </w:r>
          </w:p>
        </w:tc>
      </w:tr>
      <w:tr w:rsidR="00E517C6" w14:paraId="2387F465"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42DCB17F" w14:textId="77777777" w:rsidR="00E517C6" w:rsidRDefault="00086D60">
            <w:pPr>
              <w:pStyle w:val="Code"/>
            </w:pPr>
            <w:proofErr w:type="gramStart"/>
            <w:r>
              <w:t>displayRegistrationForm(</w:t>
            </w:r>
            <w:proofErr w:type="gramEnd"/>
            <w:r>
              <w:t>): void</w:t>
            </w:r>
          </w:p>
        </w:tc>
        <w:tc>
          <w:tcPr>
            <w:tcW w:w="5338" w:type="dxa"/>
            <w:tcBorders>
              <w:left w:val="single" w:sz="2" w:space="0" w:color="000000"/>
              <w:bottom w:val="single" w:sz="2" w:space="0" w:color="000000"/>
            </w:tcBorders>
            <w:tcMar>
              <w:top w:w="144" w:type="dxa"/>
              <w:left w:w="144" w:type="dxa"/>
              <w:bottom w:w="144" w:type="dxa"/>
              <w:right w:w="144" w:type="dxa"/>
            </w:tcMar>
          </w:tcPr>
          <w:p w14:paraId="279225E9" w14:textId="77777777" w:rsidR="00E517C6" w:rsidRDefault="00086D60">
            <w:pPr>
              <w:pStyle w:val="TableContents"/>
            </w:pPr>
            <w:r>
              <w:t>Hiển thị form đăng ký tài khoản khi người dùng nhấn nút đăng ký tài khoản</w:t>
            </w:r>
          </w:p>
        </w:tc>
        <w:tc>
          <w:tcPr>
            <w:tcW w:w="1088"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CC52E24" w14:textId="77777777" w:rsidR="00E517C6" w:rsidRDefault="00086D60">
            <w:pPr>
              <w:pStyle w:val="TableContents"/>
              <w:spacing w:line="276" w:lineRule="auto"/>
            </w:pPr>
            <w:r>
              <w:t>Public</w:t>
            </w:r>
          </w:p>
        </w:tc>
      </w:tr>
    </w:tbl>
    <w:p w14:paraId="31B78DF3" w14:textId="77777777" w:rsidR="00E517C6" w:rsidRDefault="00086D60">
      <w:pPr>
        <w:pStyle w:val="Bng"/>
        <w:jc w:val="center"/>
      </w:pPr>
      <w:r>
        <w:t>Bảng 1: Thiết kế chi tiết lớp "W_Đăng ký tài khoản"</w:t>
      </w:r>
    </w:p>
    <w:p w14:paraId="69CD7326" w14:textId="77777777" w:rsidR="00E517C6" w:rsidRDefault="00E517C6">
      <w:pPr>
        <w:pStyle w:val="Textbody"/>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257EBF8"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9C76AC6" w14:textId="77777777" w:rsidR="00E517C6" w:rsidRDefault="00086D60">
            <w:pPr>
              <w:pStyle w:val="Textbody"/>
              <w:jc w:val="center"/>
              <w:rPr>
                <w:b/>
                <w:bCs/>
              </w:rPr>
            </w:pPr>
            <w:r>
              <w:rPr>
                <w:b/>
                <w:bCs/>
              </w:rPr>
              <w:t>W_Form đăng ký tài khoản</w:t>
            </w:r>
          </w:p>
        </w:tc>
      </w:tr>
      <w:tr w:rsidR="00E517C6" w14:paraId="3F9EA21D"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2047238" w14:textId="77777777" w:rsidR="00E517C6" w:rsidRDefault="00086D60">
            <w:pPr>
              <w:pStyle w:val="TableContents"/>
              <w:rPr>
                <w:i/>
                <w:iCs/>
              </w:rPr>
            </w:pPr>
            <w:r>
              <w:rPr>
                <w:i/>
                <w:iCs/>
              </w:rPr>
              <w:t>Mô tả: Hiển thị thông tin đăng ký tài khoản</w:t>
            </w:r>
          </w:p>
        </w:tc>
      </w:tr>
      <w:tr w:rsidR="00E517C6" w14:paraId="53026141" w14:textId="77777777">
        <w:tc>
          <w:tcPr>
            <w:tcW w:w="3212" w:type="dxa"/>
            <w:tcBorders>
              <w:left w:val="single" w:sz="2" w:space="0" w:color="000000"/>
              <w:bottom w:val="single" w:sz="2" w:space="0" w:color="000000"/>
            </w:tcBorders>
            <w:tcMar>
              <w:top w:w="144" w:type="dxa"/>
              <w:left w:w="144" w:type="dxa"/>
              <w:bottom w:w="144" w:type="dxa"/>
              <w:right w:w="144" w:type="dxa"/>
            </w:tcMar>
          </w:tcPr>
          <w:p w14:paraId="43BE0F39"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6D5ACBA1"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F42DC18" w14:textId="77777777" w:rsidR="00E517C6" w:rsidRDefault="00086D60">
            <w:pPr>
              <w:pStyle w:val="TableContents"/>
              <w:jc w:val="center"/>
              <w:rPr>
                <w:b/>
                <w:bCs/>
                <w:sz w:val="22"/>
                <w:szCs w:val="22"/>
              </w:rPr>
            </w:pPr>
            <w:r>
              <w:rPr>
                <w:b/>
                <w:bCs/>
                <w:sz w:val="22"/>
                <w:szCs w:val="22"/>
              </w:rPr>
              <w:t>Phạm vi truy cập</w:t>
            </w:r>
          </w:p>
        </w:tc>
      </w:tr>
      <w:tr w:rsidR="00E517C6" w14:paraId="494D53BA" w14:textId="77777777">
        <w:tc>
          <w:tcPr>
            <w:tcW w:w="3212" w:type="dxa"/>
            <w:tcBorders>
              <w:left w:val="single" w:sz="2" w:space="0" w:color="000000"/>
              <w:bottom w:val="single" w:sz="2" w:space="0" w:color="000000"/>
            </w:tcBorders>
            <w:tcMar>
              <w:top w:w="144" w:type="dxa"/>
              <w:left w:w="144" w:type="dxa"/>
              <w:bottom w:w="144" w:type="dxa"/>
              <w:right w:w="144" w:type="dxa"/>
            </w:tcMar>
          </w:tcPr>
          <w:p w14:paraId="1D59E0F8" w14:textId="77777777" w:rsidR="00E517C6" w:rsidRDefault="00086D60">
            <w:pPr>
              <w:pStyle w:val="Code"/>
            </w:pPr>
            <w:r>
              <w:lastRenderedPageBreak/>
              <w:t>username: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1C184238" w14:textId="77777777" w:rsidR="00E517C6" w:rsidRDefault="00086D60">
            <w:pPr>
              <w:pStyle w:val="TableContents"/>
            </w:pPr>
            <w:r>
              <w:t>Tên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9B113B1" w14:textId="77777777" w:rsidR="00E517C6" w:rsidRDefault="00086D60">
            <w:pPr>
              <w:pStyle w:val="TableContents"/>
              <w:spacing w:line="276" w:lineRule="auto"/>
            </w:pPr>
            <w:r>
              <w:t>Public</w:t>
            </w:r>
          </w:p>
        </w:tc>
      </w:tr>
      <w:tr w:rsidR="00E517C6" w14:paraId="40183514"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3691EC06" w14:textId="77777777" w:rsidR="00E517C6" w:rsidRDefault="00086D60">
            <w:pPr>
              <w:pStyle w:val="Code"/>
            </w:pPr>
            <w:r>
              <w:t>password: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171879C6" w14:textId="77777777" w:rsidR="00E517C6" w:rsidRDefault="00086D60">
            <w:pPr>
              <w:pStyle w:val="TableContents"/>
            </w:pPr>
            <w:r>
              <w:t>Mật khẩu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104615F" w14:textId="77777777" w:rsidR="00E517C6" w:rsidRDefault="00086D60">
            <w:pPr>
              <w:pStyle w:val="TableContents"/>
              <w:spacing w:line="276" w:lineRule="auto"/>
            </w:pPr>
            <w:r>
              <w:t>Public</w:t>
            </w:r>
          </w:p>
        </w:tc>
      </w:tr>
      <w:tr w:rsidR="00E517C6" w14:paraId="50288FF8"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7BB9299D" w14:textId="77777777" w:rsidR="00E517C6" w:rsidRDefault="00086D60">
            <w:pPr>
              <w:pStyle w:val="Code"/>
            </w:pPr>
            <w:r>
              <w:t>fullname: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097E54B7" w14:textId="77777777" w:rsidR="00E517C6" w:rsidRDefault="00086D60">
            <w:pPr>
              <w:pStyle w:val="TableContents"/>
            </w:pPr>
            <w:r>
              <w:t>Họ tên đầy đủ</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E849A84" w14:textId="77777777" w:rsidR="00E517C6" w:rsidRDefault="00086D60">
            <w:pPr>
              <w:pStyle w:val="TableContents"/>
              <w:spacing w:line="276" w:lineRule="auto"/>
            </w:pPr>
            <w:r>
              <w:t>Public</w:t>
            </w:r>
          </w:p>
        </w:tc>
      </w:tr>
      <w:tr w:rsidR="00E517C6" w14:paraId="79C0BCAE"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3F280B04" w14:textId="77777777" w:rsidR="00E517C6" w:rsidRDefault="00086D60">
            <w:pPr>
              <w:pStyle w:val="Code"/>
            </w:pPr>
            <w:r>
              <w:t>email: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E3B5DD5" w14:textId="77777777" w:rsidR="00E517C6" w:rsidRDefault="00086D60">
            <w:pPr>
              <w:pStyle w:val="TableContents"/>
            </w:pPr>
            <w:r>
              <w:t>Địa chỉ email</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68BBC39" w14:textId="77777777" w:rsidR="00E517C6" w:rsidRDefault="00086D60">
            <w:pPr>
              <w:pStyle w:val="TableContents"/>
              <w:spacing w:line="276" w:lineRule="auto"/>
            </w:pPr>
            <w:r>
              <w:t>Public</w:t>
            </w:r>
          </w:p>
        </w:tc>
      </w:tr>
      <w:tr w:rsidR="00E517C6" w14:paraId="36F7EEB8"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72136794" w14:textId="77777777" w:rsidR="00E517C6" w:rsidRDefault="00086D60">
            <w:pPr>
              <w:pStyle w:val="Code"/>
            </w:pPr>
            <w:proofErr w:type="gramStart"/>
            <w:r>
              <w:t>phone:string</w:t>
            </w:r>
            <w:proofErr w:type="gramEnd"/>
          </w:p>
        </w:tc>
        <w:tc>
          <w:tcPr>
            <w:tcW w:w="5243" w:type="dxa"/>
            <w:tcBorders>
              <w:left w:val="single" w:sz="2" w:space="0" w:color="000000"/>
              <w:bottom w:val="single" w:sz="2" w:space="0" w:color="000000"/>
            </w:tcBorders>
            <w:tcMar>
              <w:top w:w="144" w:type="dxa"/>
              <w:left w:w="144" w:type="dxa"/>
              <w:bottom w:w="144" w:type="dxa"/>
              <w:right w:w="144" w:type="dxa"/>
            </w:tcMar>
          </w:tcPr>
          <w:p w14:paraId="6D798915" w14:textId="77777777" w:rsidR="00E517C6" w:rsidRDefault="00086D60">
            <w:pPr>
              <w:pStyle w:val="TableContents"/>
            </w:pPr>
            <w:r>
              <w:t>Số điện thoại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A8CCF41" w14:textId="77777777" w:rsidR="00E517C6" w:rsidRDefault="00086D60">
            <w:pPr>
              <w:pStyle w:val="TableContents"/>
              <w:spacing w:line="276" w:lineRule="auto"/>
            </w:pPr>
            <w:r>
              <w:t>Public</w:t>
            </w:r>
          </w:p>
        </w:tc>
      </w:tr>
      <w:tr w:rsidR="00E517C6" w14:paraId="23AC71FF"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608DD738" w14:textId="77777777" w:rsidR="00E517C6" w:rsidRDefault="00086D60">
            <w:pPr>
              <w:pStyle w:val="Code"/>
            </w:pPr>
            <w:proofErr w:type="gramStart"/>
            <w:r>
              <w:t>onRegister(</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C865909" w14:textId="77777777" w:rsidR="00E517C6" w:rsidRDefault="00086D60">
            <w:pPr>
              <w:pStyle w:val="TableContents"/>
            </w:pPr>
            <w:r>
              <w:t>Kích hoạt khi người dùng nhấn nút đăng ký, gửi thông tin đăng ký đến cho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9127202" w14:textId="77777777" w:rsidR="00E517C6" w:rsidRDefault="00086D60">
            <w:pPr>
              <w:pStyle w:val="TableContents"/>
              <w:spacing w:line="276" w:lineRule="auto"/>
            </w:pPr>
            <w:r>
              <w:t>Public</w:t>
            </w:r>
          </w:p>
        </w:tc>
      </w:tr>
    </w:tbl>
    <w:p w14:paraId="299E111D" w14:textId="77777777" w:rsidR="00E517C6" w:rsidRDefault="00086D60">
      <w:pPr>
        <w:pStyle w:val="Bng"/>
        <w:jc w:val="center"/>
      </w:pPr>
      <w:r>
        <w:t>Bảng 2: Thiết kế chi tiết lớp "W_Form đăng ký tài khoản"</w:t>
      </w:r>
    </w:p>
    <w:p w14:paraId="30035855"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10A96D88"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B6083B5" w14:textId="77777777" w:rsidR="00E517C6" w:rsidRDefault="00086D60">
            <w:pPr>
              <w:pStyle w:val="Textbody"/>
              <w:jc w:val="center"/>
              <w:rPr>
                <w:b/>
                <w:bCs/>
              </w:rPr>
            </w:pPr>
            <w:r>
              <w:rPr>
                <w:b/>
                <w:bCs/>
              </w:rPr>
              <w:t>W_Đăng nhập</w:t>
            </w:r>
          </w:p>
        </w:tc>
      </w:tr>
      <w:tr w:rsidR="00E517C6" w14:paraId="5B65B763"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EDBA56A" w14:textId="77777777" w:rsidR="00E517C6" w:rsidRDefault="00086D60">
            <w:pPr>
              <w:pStyle w:val="TableContents"/>
              <w:rPr>
                <w:i/>
                <w:iCs/>
              </w:rPr>
            </w:pPr>
            <w:r>
              <w:rPr>
                <w:i/>
                <w:iCs/>
              </w:rPr>
              <w:t>Mô tả: Hiển thị form đăng nhập cho khách thăm</w:t>
            </w:r>
          </w:p>
        </w:tc>
      </w:tr>
      <w:tr w:rsidR="00E517C6" w14:paraId="4EE65EF4" w14:textId="77777777">
        <w:tc>
          <w:tcPr>
            <w:tcW w:w="3212" w:type="dxa"/>
            <w:tcBorders>
              <w:left w:val="single" w:sz="2" w:space="0" w:color="000000"/>
              <w:bottom w:val="single" w:sz="2" w:space="0" w:color="000000"/>
            </w:tcBorders>
            <w:tcMar>
              <w:top w:w="144" w:type="dxa"/>
              <w:left w:w="144" w:type="dxa"/>
              <w:bottom w:w="144" w:type="dxa"/>
              <w:right w:w="144" w:type="dxa"/>
            </w:tcMar>
          </w:tcPr>
          <w:p w14:paraId="68392FA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4E6CA19"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4E42182" w14:textId="77777777" w:rsidR="00E517C6" w:rsidRDefault="00086D60">
            <w:pPr>
              <w:pStyle w:val="TableContents"/>
              <w:jc w:val="center"/>
              <w:rPr>
                <w:b/>
                <w:bCs/>
                <w:sz w:val="22"/>
                <w:szCs w:val="22"/>
              </w:rPr>
            </w:pPr>
            <w:r>
              <w:rPr>
                <w:b/>
                <w:bCs/>
                <w:sz w:val="22"/>
                <w:szCs w:val="22"/>
              </w:rPr>
              <w:t>Phạm vi truy cập</w:t>
            </w:r>
          </w:p>
        </w:tc>
      </w:tr>
      <w:tr w:rsidR="00E517C6" w14:paraId="0C15B8FE" w14:textId="77777777">
        <w:tc>
          <w:tcPr>
            <w:tcW w:w="3212" w:type="dxa"/>
            <w:tcBorders>
              <w:left w:val="single" w:sz="2" w:space="0" w:color="000000"/>
              <w:bottom w:val="single" w:sz="2" w:space="0" w:color="000000"/>
            </w:tcBorders>
            <w:tcMar>
              <w:top w:w="144" w:type="dxa"/>
              <w:left w:w="144" w:type="dxa"/>
              <w:bottom w:w="144" w:type="dxa"/>
              <w:right w:w="144" w:type="dxa"/>
            </w:tcMar>
          </w:tcPr>
          <w:p w14:paraId="76D5919A" w14:textId="77777777" w:rsidR="00E517C6" w:rsidRDefault="00086D60">
            <w:pPr>
              <w:pStyle w:val="Code"/>
            </w:pPr>
            <w:proofErr w:type="gramStart"/>
            <w:r>
              <w:t>displayLoginForm(</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7A3FAE6A" w14:textId="77777777" w:rsidR="00E517C6" w:rsidRDefault="00086D60">
            <w:pPr>
              <w:pStyle w:val="TableContents"/>
            </w:pPr>
            <w:r>
              <w:t>Hiển thị form đăng nhập khi người dùng nhấn nút “Đăng nhập”</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81300E1" w14:textId="77777777" w:rsidR="00E517C6" w:rsidRDefault="00086D60">
            <w:pPr>
              <w:pStyle w:val="TableContents"/>
            </w:pPr>
            <w:r>
              <w:t>Public</w:t>
            </w:r>
          </w:p>
        </w:tc>
      </w:tr>
    </w:tbl>
    <w:p w14:paraId="3866A87D" w14:textId="77777777" w:rsidR="00E517C6" w:rsidRDefault="00086D60">
      <w:pPr>
        <w:pStyle w:val="Bng"/>
        <w:jc w:val="center"/>
      </w:pPr>
      <w:r>
        <w:t>Bảng 3: Thiết kế chi tiết lớp "W_Đăng nhập"</w:t>
      </w:r>
    </w:p>
    <w:p w14:paraId="555A906F" w14:textId="77777777" w:rsidR="00E517C6" w:rsidRDefault="00E517C6">
      <w:pPr>
        <w:pStyle w:val="Heading3"/>
        <w:numPr>
          <w:ilvl w:val="0"/>
          <w:numId w:val="0"/>
        </w:numP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9C988D2"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E63E80A" w14:textId="77777777" w:rsidR="00E517C6" w:rsidRDefault="00086D60">
            <w:pPr>
              <w:pStyle w:val="Textbody"/>
              <w:jc w:val="center"/>
              <w:rPr>
                <w:b/>
                <w:bCs/>
              </w:rPr>
            </w:pPr>
            <w:r>
              <w:rPr>
                <w:b/>
                <w:bCs/>
              </w:rPr>
              <w:t>W_Form đăng nhập</w:t>
            </w:r>
          </w:p>
        </w:tc>
      </w:tr>
      <w:tr w:rsidR="00E517C6" w14:paraId="1F2393DA"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392BB2E" w14:textId="77777777" w:rsidR="00E517C6" w:rsidRDefault="00086D60">
            <w:pPr>
              <w:pStyle w:val="TableContents"/>
              <w:rPr>
                <w:i/>
                <w:iCs/>
              </w:rPr>
            </w:pPr>
            <w:r>
              <w:rPr>
                <w:i/>
                <w:iCs/>
              </w:rPr>
              <w:t>Mô tả: Hiển thị các trường thông tin để khách thực hiện đăng nhập</w:t>
            </w:r>
          </w:p>
        </w:tc>
      </w:tr>
      <w:tr w:rsidR="00E517C6" w14:paraId="35E82A3F" w14:textId="77777777">
        <w:tc>
          <w:tcPr>
            <w:tcW w:w="3212" w:type="dxa"/>
            <w:tcBorders>
              <w:left w:val="single" w:sz="2" w:space="0" w:color="000000"/>
              <w:bottom w:val="single" w:sz="2" w:space="0" w:color="000000"/>
            </w:tcBorders>
            <w:tcMar>
              <w:top w:w="144" w:type="dxa"/>
              <w:left w:w="144" w:type="dxa"/>
              <w:bottom w:w="144" w:type="dxa"/>
              <w:right w:w="144" w:type="dxa"/>
            </w:tcMar>
          </w:tcPr>
          <w:p w14:paraId="32EBD841"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CD4091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D6D51CF" w14:textId="77777777" w:rsidR="00E517C6" w:rsidRDefault="00086D60">
            <w:pPr>
              <w:pStyle w:val="TableContents"/>
              <w:jc w:val="center"/>
              <w:rPr>
                <w:b/>
                <w:bCs/>
                <w:sz w:val="22"/>
                <w:szCs w:val="22"/>
              </w:rPr>
            </w:pPr>
            <w:r>
              <w:rPr>
                <w:b/>
                <w:bCs/>
                <w:sz w:val="22"/>
                <w:szCs w:val="22"/>
              </w:rPr>
              <w:t>Phạm vi truy cập</w:t>
            </w:r>
          </w:p>
        </w:tc>
      </w:tr>
      <w:tr w:rsidR="00E517C6" w14:paraId="6276FD71" w14:textId="77777777">
        <w:tc>
          <w:tcPr>
            <w:tcW w:w="3212" w:type="dxa"/>
            <w:tcBorders>
              <w:left w:val="single" w:sz="2" w:space="0" w:color="000000"/>
              <w:bottom w:val="single" w:sz="2" w:space="0" w:color="000000"/>
            </w:tcBorders>
            <w:tcMar>
              <w:top w:w="144" w:type="dxa"/>
              <w:left w:w="144" w:type="dxa"/>
              <w:bottom w:w="144" w:type="dxa"/>
              <w:right w:w="144" w:type="dxa"/>
            </w:tcMar>
          </w:tcPr>
          <w:p w14:paraId="26A987A2" w14:textId="77777777" w:rsidR="00E517C6" w:rsidRDefault="00086D60">
            <w:pPr>
              <w:pStyle w:val="Code"/>
            </w:pPr>
            <w:r>
              <w:t>username: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0C51609" w14:textId="77777777" w:rsidR="00E517C6" w:rsidRDefault="00086D60">
            <w:pPr>
              <w:pStyle w:val="TableContents"/>
            </w:pPr>
            <w:r>
              <w:t>Tên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3EB3C59" w14:textId="77777777" w:rsidR="00E517C6" w:rsidRDefault="00086D60">
            <w:pPr>
              <w:pStyle w:val="TableContents"/>
            </w:pPr>
            <w:r>
              <w:t>Public</w:t>
            </w:r>
          </w:p>
        </w:tc>
      </w:tr>
      <w:tr w:rsidR="00E517C6" w14:paraId="0F1C2FE5"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09E5D376" w14:textId="77777777" w:rsidR="00E517C6" w:rsidRDefault="00086D60">
            <w:pPr>
              <w:pStyle w:val="Code"/>
            </w:pPr>
            <w:r>
              <w:t>password: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0EE0F90" w14:textId="77777777" w:rsidR="00E517C6" w:rsidRDefault="00086D60">
            <w:pPr>
              <w:pStyle w:val="TableContents"/>
            </w:pPr>
            <w:r>
              <w:t>Mật khẩu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7D7DBE8" w14:textId="77777777" w:rsidR="00E517C6" w:rsidRDefault="00086D60">
            <w:pPr>
              <w:pStyle w:val="TableContents"/>
            </w:pPr>
            <w:r>
              <w:t>Public</w:t>
            </w:r>
          </w:p>
        </w:tc>
      </w:tr>
      <w:tr w:rsidR="00E517C6" w14:paraId="5D1BBEA8"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47662B26" w14:textId="77777777" w:rsidR="00E517C6" w:rsidRDefault="00086D60">
            <w:pPr>
              <w:pStyle w:val="Code"/>
            </w:pPr>
            <w:proofErr w:type="gramStart"/>
            <w:r>
              <w:t>onLogin(</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5922B2B" w14:textId="77777777" w:rsidR="00E517C6" w:rsidRDefault="00086D60">
            <w:pPr>
              <w:pStyle w:val="TableContents"/>
            </w:pPr>
            <w:r>
              <w:t xml:space="preserve">Kích hoạt khi người dùng nhấn nút “Đăng </w:t>
            </w:r>
            <w:proofErr w:type="gramStart"/>
            <w:r>
              <w:t>nhập”  gửi</w:t>
            </w:r>
            <w:proofErr w:type="gramEnd"/>
            <w:r>
              <w:t xml:space="preserve"> thông tin đăng nhập đến cho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38EECB5" w14:textId="77777777" w:rsidR="00E517C6" w:rsidRDefault="00086D60">
            <w:pPr>
              <w:pStyle w:val="TableContents"/>
            </w:pPr>
            <w:r>
              <w:t>Public</w:t>
            </w:r>
          </w:p>
        </w:tc>
      </w:tr>
    </w:tbl>
    <w:p w14:paraId="0C6E2A3F" w14:textId="77777777" w:rsidR="00E517C6" w:rsidRDefault="00086D60">
      <w:pPr>
        <w:pStyle w:val="Bng"/>
        <w:jc w:val="center"/>
      </w:pPr>
      <w:r>
        <w:t>Bảng 4: Thiết kế chi tiết lớp "W_Form đăng nhập"</w:t>
      </w:r>
    </w:p>
    <w:p w14:paraId="795765FC" w14:textId="77777777" w:rsidR="00E517C6" w:rsidRDefault="00E517C6">
      <w:pPr>
        <w:pStyle w:val="Heading3"/>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B098384"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8F0701B" w14:textId="77777777" w:rsidR="00E517C6" w:rsidRDefault="00086D60">
            <w:pPr>
              <w:pStyle w:val="Textbody"/>
              <w:jc w:val="center"/>
              <w:rPr>
                <w:b/>
                <w:bCs/>
              </w:rPr>
            </w:pPr>
            <w:r>
              <w:rPr>
                <w:b/>
                <w:bCs/>
              </w:rPr>
              <w:t>W_Danh sách món ăn</w:t>
            </w:r>
          </w:p>
        </w:tc>
      </w:tr>
      <w:tr w:rsidR="00E517C6" w14:paraId="5A2080AB"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27073246" w14:textId="77777777" w:rsidR="00E517C6" w:rsidRDefault="00086D60">
            <w:pPr>
              <w:pStyle w:val="TableContents"/>
              <w:rPr>
                <w:i/>
                <w:iCs/>
              </w:rPr>
            </w:pPr>
            <w:r>
              <w:rPr>
                <w:i/>
                <w:iCs/>
              </w:rPr>
              <w:t>Mô tả: Hiển thị danh sách món ăn cho khách hàng cùng các chức năng duyệt và tìm kiếm sản phẩm</w:t>
            </w:r>
          </w:p>
        </w:tc>
      </w:tr>
      <w:tr w:rsidR="00E517C6" w14:paraId="56F9E014" w14:textId="77777777">
        <w:tc>
          <w:tcPr>
            <w:tcW w:w="3212" w:type="dxa"/>
            <w:tcBorders>
              <w:left w:val="single" w:sz="2" w:space="0" w:color="000000"/>
              <w:bottom w:val="single" w:sz="2" w:space="0" w:color="000000"/>
            </w:tcBorders>
            <w:tcMar>
              <w:top w:w="144" w:type="dxa"/>
              <w:left w:w="144" w:type="dxa"/>
              <w:bottom w:w="144" w:type="dxa"/>
              <w:right w:w="144" w:type="dxa"/>
            </w:tcMar>
          </w:tcPr>
          <w:p w14:paraId="2BF506C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211ADEC"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B4A2854" w14:textId="77777777" w:rsidR="00E517C6" w:rsidRDefault="00086D60">
            <w:pPr>
              <w:pStyle w:val="TableContents"/>
              <w:jc w:val="center"/>
              <w:rPr>
                <w:b/>
                <w:bCs/>
                <w:sz w:val="22"/>
                <w:szCs w:val="22"/>
              </w:rPr>
            </w:pPr>
            <w:r>
              <w:rPr>
                <w:b/>
                <w:bCs/>
                <w:sz w:val="22"/>
                <w:szCs w:val="22"/>
              </w:rPr>
              <w:t>Phạm vi truy cập</w:t>
            </w:r>
          </w:p>
        </w:tc>
      </w:tr>
      <w:tr w:rsidR="00E517C6" w14:paraId="12A41A7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B1636A2" w14:textId="77777777" w:rsidR="00E517C6" w:rsidRDefault="00086D60">
            <w:pPr>
              <w:pStyle w:val="Code"/>
            </w:pPr>
            <w:r>
              <w:t>products: list&lt;Product&gt;</w:t>
            </w:r>
          </w:p>
        </w:tc>
        <w:tc>
          <w:tcPr>
            <w:tcW w:w="5243" w:type="dxa"/>
            <w:tcBorders>
              <w:left w:val="single" w:sz="2" w:space="0" w:color="000000"/>
              <w:bottom w:val="single" w:sz="2" w:space="0" w:color="000000"/>
            </w:tcBorders>
            <w:tcMar>
              <w:top w:w="144" w:type="dxa"/>
              <w:left w:w="144" w:type="dxa"/>
              <w:bottom w:w="144" w:type="dxa"/>
              <w:right w:w="144" w:type="dxa"/>
            </w:tcMar>
          </w:tcPr>
          <w:p w14:paraId="2E3AB6C0" w14:textId="77777777" w:rsidR="00E517C6" w:rsidRDefault="00086D60">
            <w:pPr>
              <w:pStyle w:val="TableContents"/>
            </w:pPr>
            <w:r>
              <w:t>Danh sách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D81ABAF" w14:textId="77777777" w:rsidR="00E517C6" w:rsidRDefault="00086D60">
            <w:pPr>
              <w:pStyle w:val="TableContents"/>
            </w:pPr>
            <w:r>
              <w:t>Private</w:t>
            </w:r>
          </w:p>
        </w:tc>
      </w:tr>
      <w:tr w:rsidR="00E517C6" w14:paraId="11DCE729"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3C970791" w14:textId="77777777" w:rsidR="00E517C6" w:rsidRDefault="00086D60">
            <w:pPr>
              <w:pStyle w:val="Code"/>
            </w:pPr>
            <w:r>
              <w:t>query: string</w:t>
            </w:r>
          </w:p>
        </w:tc>
        <w:tc>
          <w:tcPr>
            <w:tcW w:w="5243" w:type="dxa"/>
            <w:tcBorders>
              <w:left w:val="single" w:sz="2" w:space="0" w:color="000000"/>
              <w:bottom w:val="single" w:sz="2" w:space="0" w:color="000000"/>
            </w:tcBorders>
            <w:tcMar>
              <w:top w:w="144" w:type="dxa"/>
              <w:left w:w="144" w:type="dxa"/>
              <w:bottom w:w="144" w:type="dxa"/>
              <w:right w:w="144" w:type="dxa"/>
            </w:tcMar>
          </w:tcPr>
          <w:p w14:paraId="090A0718" w14:textId="77777777" w:rsidR="00E517C6" w:rsidRDefault="00086D60">
            <w:pPr>
              <w:pStyle w:val="TableContents"/>
            </w:pPr>
            <w:r>
              <w:t>Xâu tìm kiếm được nhập bởi khách</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0BEC6C9" w14:textId="77777777" w:rsidR="00E517C6" w:rsidRDefault="00086D60">
            <w:pPr>
              <w:pStyle w:val="TableContents"/>
            </w:pPr>
            <w:r>
              <w:t>Private</w:t>
            </w:r>
          </w:p>
        </w:tc>
      </w:tr>
      <w:tr w:rsidR="00E517C6" w14:paraId="1297545A"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629CD713" w14:textId="77777777" w:rsidR="00E517C6" w:rsidRDefault="00086D60">
            <w:pPr>
              <w:pStyle w:val="Code"/>
            </w:pPr>
            <w:proofErr w:type="gramStart"/>
            <w:r>
              <w:t>showDetails(</w:t>
            </w:r>
            <w:proofErr w:type="gramEnd"/>
          </w:p>
          <w:p w14:paraId="35F3E32C" w14:textId="77777777" w:rsidR="00E517C6" w:rsidRDefault="00086D60">
            <w:pPr>
              <w:pStyle w:val="Code"/>
            </w:pPr>
            <w:r>
              <w:t xml:space="preserve">    product_id: string</w:t>
            </w:r>
          </w:p>
          <w:p w14:paraId="685EDEB5"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A92A9C9" w14:textId="77777777" w:rsidR="00E517C6" w:rsidRDefault="00086D60">
            <w:pPr>
              <w:pStyle w:val="TableContents"/>
            </w:pPr>
            <w:r>
              <w:t>Gửi yêu cầu hiển thị thông tin chi tiết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7884A4E" w14:textId="77777777" w:rsidR="00E517C6" w:rsidRDefault="00086D60">
            <w:pPr>
              <w:pStyle w:val="TableContents"/>
            </w:pPr>
            <w:r>
              <w:t>Public</w:t>
            </w:r>
          </w:p>
        </w:tc>
      </w:tr>
      <w:tr w:rsidR="00E517C6" w14:paraId="301B7786"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528BB525" w14:textId="77777777" w:rsidR="00E517C6" w:rsidRDefault="00086D60">
            <w:pPr>
              <w:pStyle w:val="Code"/>
            </w:pPr>
            <w:proofErr w:type="gramStart"/>
            <w:r>
              <w:t>search(</w:t>
            </w:r>
            <w:proofErr w:type="gramEnd"/>
          </w:p>
          <w:p w14:paraId="54B12BF9" w14:textId="77777777" w:rsidR="00E517C6" w:rsidRDefault="00086D60">
            <w:pPr>
              <w:pStyle w:val="Code"/>
            </w:pPr>
            <w:r>
              <w:t xml:space="preserve">    query: string</w:t>
            </w:r>
          </w:p>
          <w:p w14:paraId="2BF0E000"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52CE3318" w14:textId="77777777" w:rsidR="00E517C6" w:rsidRDefault="00086D60">
            <w:pPr>
              <w:pStyle w:val="TableContents"/>
            </w:pPr>
            <w:r>
              <w:t>Gửi yêu cầu tìm kiếm danh sách sản phẩm cho từ khóa</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8B0A6B" w14:textId="77777777" w:rsidR="00E517C6" w:rsidRDefault="00086D60">
            <w:pPr>
              <w:pStyle w:val="TableContents"/>
            </w:pPr>
            <w:r>
              <w:t>Public</w:t>
            </w:r>
          </w:p>
        </w:tc>
      </w:tr>
      <w:tr w:rsidR="00E517C6" w14:paraId="16A3A2C8" w14:textId="77777777">
        <w:trPr>
          <w:trHeight w:val="467"/>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8C5228D" w14:textId="77777777" w:rsidR="00E517C6" w:rsidRDefault="00086D60">
            <w:pPr>
              <w:pStyle w:val="Code"/>
            </w:pPr>
            <w:proofErr w:type="gramStart"/>
            <w:r>
              <w:t>browse(</w:t>
            </w:r>
            <w:proofErr w:type="gramEnd"/>
          </w:p>
          <w:p w14:paraId="2DCB5104" w14:textId="77777777" w:rsidR="00E517C6" w:rsidRDefault="00086D60">
            <w:pPr>
              <w:pStyle w:val="Code"/>
            </w:pPr>
            <w:r>
              <w:t xml:space="preserve">    category_id: string</w:t>
            </w:r>
          </w:p>
          <w:p w14:paraId="6BEFDF77"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C5CD057" w14:textId="77777777" w:rsidR="00E517C6" w:rsidRDefault="00086D60">
            <w:pPr>
              <w:pStyle w:val="TableContents"/>
            </w:pPr>
            <w:r>
              <w:t>Gửi yêu cầu duyệt danh sách sản phẩm theo loại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FB17A0A" w14:textId="77777777" w:rsidR="00E517C6" w:rsidRDefault="00086D60">
            <w:pPr>
              <w:pStyle w:val="TableContents"/>
            </w:pPr>
            <w:r>
              <w:t>Public</w:t>
            </w:r>
          </w:p>
        </w:tc>
      </w:tr>
    </w:tbl>
    <w:p w14:paraId="1EA8A1A2" w14:textId="77777777" w:rsidR="00E517C6" w:rsidRDefault="00086D60">
      <w:pPr>
        <w:pStyle w:val="Bng"/>
        <w:jc w:val="center"/>
      </w:pPr>
      <w:r>
        <w:t>Bảng 5: Thiết kế chi tiết lớp "W_Danh sách món ăn"</w:t>
      </w:r>
    </w:p>
    <w:p w14:paraId="464D8890" w14:textId="77777777" w:rsidR="00E517C6" w:rsidRDefault="00E517C6">
      <w:pPr>
        <w:pStyle w:val="Standard"/>
      </w:pPr>
    </w:p>
    <w:p w14:paraId="277CC572"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7BB63EE0"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8AF64AD" w14:textId="77777777" w:rsidR="00E517C6" w:rsidRDefault="00086D60">
            <w:pPr>
              <w:pStyle w:val="Bng"/>
              <w:jc w:val="center"/>
              <w:rPr>
                <w:b/>
                <w:bCs/>
                <w:i w:val="0"/>
                <w:iCs w:val="0"/>
              </w:rPr>
            </w:pPr>
            <w:r>
              <w:rPr>
                <w:b/>
                <w:bCs/>
                <w:i w:val="0"/>
                <w:iCs w:val="0"/>
              </w:rPr>
              <w:t>W_Thông tin chi tiết sản phẩm</w:t>
            </w:r>
          </w:p>
        </w:tc>
      </w:tr>
      <w:tr w:rsidR="00E517C6" w14:paraId="51B2FA1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997054C" w14:textId="77777777" w:rsidR="00E517C6" w:rsidRDefault="00086D60">
            <w:pPr>
              <w:pStyle w:val="TableContents"/>
              <w:rPr>
                <w:i/>
                <w:iCs/>
              </w:rPr>
            </w:pPr>
            <w:r>
              <w:rPr>
                <w:i/>
                <w:iCs/>
              </w:rPr>
              <w:t>Mô tả: Hiển thị thông tin chi tiết về một sản phẩm</w:t>
            </w:r>
          </w:p>
        </w:tc>
      </w:tr>
      <w:tr w:rsidR="00E517C6" w14:paraId="234E8B38" w14:textId="77777777">
        <w:tc>
          <w:tcPr>
            <w:tcW w:w="3212" w:type="dxa"/>
            <w:tcBorders>
              <w:left w:val="single" w:sz="2" w:space="0" w:color="000000"/>
              <w:bottom w:val="single" w:sz="2" w:space="0" w:color="000000"/>
            </w:tcBorders>
            <w:tcMar>
              <w:top w:w="144" w:type="dxa"/>
              <w:left w:w="144" w:type="dxa"/>
              <w:bottom w:w="144" w:type="dxa"/>
              <w:right w:w="144" w:type="dxa"/>
            </w:tcMar>
          </w:tcPr>
          <w:p w14:paraId="5A3046A0"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91249E9"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DAA24B2" w14:textId="77777777" w:rsidR="00E517C6" w:rsidRDefault="00086D60">
            <w:pPr>
              <w:pStyle w:val="TableContents"/>
              <w:jc w:val="center"/>
              <w:rPr>
                <w:b/>
                <w:bCs/>
                <w:sz w:val="22"/>
                <w:szCs w:val="22"/>
              </w:rPr>
            </w:pPr>
            <w:r>
              <w:rPr>
                <w:b/>
                <w:bCs/>
                <w:sz w:val="22"/>
                <w:szCs w:val="22"/>
              </w:rPr>
              <w:t>Phạm vi truy cập</w:t>
            </w:r>
          </w:p>
        </w:tc>
      </w:tr>
      <w:tr w:rsidR="00E517C6" w14:paraId="741EB9BD" w14:textId="77777777">
        <w:tc>
          <w:tcPr>
            <w:tcW w:w="3212" w:type="dxa"/>
            <w:tcBorders>
              <w:left w:val="single" w:sz="2" w:space="0" w:color="000000"/>
              <w:bottom w:val="single" w:sz="2" w:space="0" w:color="000000"/>
            </w:tcBorders>
            <w:tcMar>
              <w:top w:w="144" w:type="dxa"/>
              <w:left w:w="144" w:type="dxa"/>
              <w:bottom w:w="144" w:type="dxa"/>
              <w:right w:w="144" w:type="dxa"/>
            </w:tcMar>
          </w:tcPr>
          <w:p w14:paraId="173FB2EC" w14:textId="77777777" w:rsidR="00E517C6" w:rsidRDefault="00086D60">
            <w:pPr>
              <w:pStyle w:val="Code"/>
            </w:pPr>
            <w:r>
              <w:t>description: string</w:t>
            </w:r>
          </w:p>
        </w:tc>
        <w:tc>
          <w:tcPr>
            <w:tcW w:w="5243" w:type="dxa"/>
            <w:tcBorders>
              <w:left w:val="single" w:sz="2" w:space="0" w:color="000000"/>
              <w:bottom w:val="single" w:sz="2" w:space="0" w:color="000000"/>
            </w:tcBorders>
            <w:tcMar>
              <w:top w:w="144" w:type="dxa"/>
              <w:left w:w="144" w:type="dxa"/>
              <w:bottom w:w="144" w:type="dxa"/>
              <w:right w:w="144" w:type="dxa"/>
            </w:tcMar>
          </w:tcPr>
          <w:p w14:paraId="01BFB778" w14:textId="77777777" w:rsidR="00E517C6" w:rsidRDefault="00086D60">
            <w:pPr>
              <w:pStyle w:val="TableContents"/>
            </w:pPr>
            <w:r>
              <w:t>Thông tin mô tả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2EE1EC2" w14:textId="77777777" w:rsidR="00E517C6" w:rsidRDefault="00086D60">
            <w:pPr>
              <w:pStyle w:val="TableContents"/>
            </w:pPr>
            <w:r>
              <w:t>Public</w:t>
            </w:r>
          </w:p>
        </w:tc>
      </w:tr>
      <w:tr w:rsidR="00E517C6" w14:paraId="437340F0"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59C88085" w14:textId="77777777" w:rsidR="00E517C6" w:rsidRDefault="00086D60">
            <w:pPr>
              <w:pStyle w:val="Code"/>
            </w:pPr>
            <w:r>
              <w:t>quantity: int</w:t>
            </w:r>
          </w:p>
        </w:tc>
        <w:tc>
          <w:tcPr>
            <w:tcW w:w="5243" w:type="dxa"/>
            <w:tcBorders>
              <w:left w:val="single" w:sz="2" w:space="0" w:color="000000"/>
              <w:bottom w:val="single" w:sz="2" w:space="0" w:color="000000"/>
            </w:tcBorders>
            <w:tcMar>
              <w:top w:w="144" w:type="dxa"/>
              <w:left w:w="144" w:type="dxa"/>
              <w:bottom w:w="144" w:type="dxa"/>
              <w:right w:w="144" w:type="dxa"/>
            </w:tcMar>
          </w:tcPr>
          <w:p w14:paraId="7BF747B4" w14:textId="77777777" w:rsidR="00E517C6" w:rsidRDefault="00086D60">
            <w:pPr>
              <w:pStyle w:val="TableContents"/>
            </w:pPr>
            <w:r>
              <w:t>Số lượng sản phẩm mà khách hàng yêu cầu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886B8FA" w14:textId="77777777" w:rsidR="00E517C6" w:rsidRDefault="00086D60">
            <w:pPr>
              <w:pStyle w:val="TableContents"/>
            </w:pPr>
            <w:r>
              <w:t>Public</w:t>
            </w:r>
          </w:p>
        </w:tc>
      </w:tr>
      <w:tr w:rsidR="00E517C6" w14:paraId="2BE5133A"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378F032A" w14:textId="77777777" w:rsidR="00E517C6" w:rsidRDefault="00086D60">
            <w:pPr>
              <w:pStyle w:val="Code"/>
            </w:pPr>
            <w:r>
              <w:t>additional_requirement: string</w:t>
            </w:r>
          </w:p>
        </w:tc>
        <w:tc>
          <w:tcPr>
            <w:tcW w:w="5243" w:type="dxa"/>
            <w:tcBorders>
              <w:left w:val="single" w:sz="2" w:space="0" w:color="000000"/>
              <w:bottom w:val="single" w:sz="2" w:space="0" w:color="000000"/>
            </w:tcBorders>
            <w:tcMar>
              <w:top w:w="144" w:type="dxa"/>
              <w:left w:w="144" w:type="dxa"/>
              <w:bottom w:w="144" w:type="dxa"/>
              <w:right w:w="144" w:type="dxa"/>
            </w:tcMar>
          </w:tcPr>
          <w:p w14:paraId="04794325" w14:textId="77777777" w:rsidR="00E517C6" w:rsidRDefault="00086D60">
            <w:pPr>
              <w:pStyle w:val="TableContents"/>
            </w:pPr>
            <w:r>
              <w:t>Yêu cầu bổ sung của khách hàng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B119099" w14:textId="77777777" w:rsidR="00E517C6" w:rsidRDefault="00086D60">
            <w:pPr>
              <w:pStyle w:val="TableContents"/>
            </w:pPr>
            <w:r>
              <w:t>Public</w:t>
            </w:r>
          </w:p>
        </w:tc>
      </w:tr>
      <w:tr w:rsidR="00E517C6" w14:paraId="7319C534"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0E1F6327" w14:textId="77777777" w:rsidR="00E517C6" w:rsidRDefault="00086D60">
            <w:pPr>
              <w:pStyle w:val="Code"/>
            </w:pPr>
            <w:proofErr w:type="gramStart"/>
            <w:r>
              <w:t>addToCart(</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52B82CB" w14:textId="77777777" w:rsidR="00E517C6" w:rsidRDefault="00086D60">
            <w:pPr>
              <w:pStyle w:val="TableContents"/>
            </w:pPr>
            <w:r>
              <w:t>Thêm sản phẩm vào giỏ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145855B" w14:textId="77777777" w:rsidR="00E517C6" w:rsidRDefault="00086D60">
            <w:pPr>
              <w:pStyle w:val="TableContents"/>
            </w:pPr>
            <w:r>
              <w:t>Public</w:t>
            </w:r>
          </w:p>
        </w:tc>
      </w:tr>
    </w:tbl>
    <w:p w14:paraId="3EAF513B" w14:textId="77777777" w:rsidR="00E517C6" w:rsidRDefault="00086D60">
      <w:pPr>
        <w:pStyle w:val="Bng"/>
        <w:jc w:val="center"/>
      </w:pPr>
      <w:r>
        <w:t>Bảng 6: Thiết kế chi tiết lớp "W_Thông tin chi tiết sản phẩm"</w:t>
      </w:r>
    </w:p>
    <w:p w14:paraId="66CC094A" w14:textId="77777777" w:rsidR="00E517C6" w:rsidRDefault="00E517C6">
      <w:pPr>
        <w:pStyle w:val="Standard"/>
      </w:pPr>
    </w:p>
    <w:p w14:paraId="3C8D5950" w14:textId="77777777" w:rsidR="00E517C6" w:rsidRDefault="00E517C6">
      <w:pPr>
        <w:pStyle w:val="Standard"/>
      </w:pPr>
    </w:p>
    <w:p w14:paraId="15A82E74" w14:textId="77777777" w:rsidR="00E517C6" w:rsidRDefault="00E517C6">
      <w:pPr>
        <w:pStyle w:val="Standard"/>
      </w:pPr>
    </w:p>
    <w:p w14:paraId="700ACA31"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184A361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8FBA086" w14:textId="77777777" w:rsidR="00E517C6" w:rsidRDefault="00086D60">
            <w:pPr>
              <w:pStyle w:val="Bng"/>
              <w:jc w:val="center"/>
              <w:rPr>
                <w:b/>
                <w:bCs/>
                <w:i w:val="0"/>
                <w:iCs w:val="0"/>
              </w:rPr>
            </w:pPr>
            <w:r>
              <w:rPr>
                <w:b/>
                <w:bCs/>
                <w:i w:val="0"/>
                <w:iCs w:val="0"/>
              </w:rPr>
              <w:t>W_Giỏ hàng</w:t>
            </w:r>
          </w:p>
        </w:tc>
      </w:tr>
      <w:tr w:rsidR="00E517C6" w14:paraId="74278A9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20991B4" w14:textId="77777777" w:rsidR="00E517C6" w:rsidRDefault="00086D60">
            <w:pPr>
              <w:pStyle w:val="TableContents"/>
              <w:rPr>
                <w:i/>
                <w:iCs/>
              </w:rPr>
            </w:pPr>
            <w:r>
              <w:rPr>
                <w:i/>
                <w:iCs/>
              </w:rPr>
              <w:t>Mô tả: Hiển thị thông tin các món ăn mà khách hàng đã lựa chọn thêm vào giỏ hàng</w:t>
            </w:r>
          </w:p>
        </w:tc>
      </w:tr>
      <w:tr w:rsidR="00E517C6" w14:paraId="0A528EE2" w14:textId="77777777">
        <w:tc>
          <w:tcPr>
            <w:tcW w:w="3212" w:type="dxa"/>
            <w:tcBorders>
              <w:left w:val="single" w:sz="2" w:space="0" w:color="000000"/>
              <w:bottom w:val="single" w:sz="2" w:space="0" w:color="000000"/>
            </w:tcBorders>
            <w:tcMar>
              <w:top w:w="144" w:type="dxa"/>
              <w:left w:w="144" w:type="dxa"/>
              <w:bottom w:w="144" w:type="dxa"/>
              <w:right w:w="144" w:type="dxa"/>
            </w:tcMar>
          </w:tcPr>
          <w:p w14:paraId="2BFBD75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780BF0D"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12E5A7F" w14:textId="77777777" w:rsidR="00E517C6" w:rsidRDefault="00086D60">
            <w:pPr>
              <w:pStyle w:val="TableContents"/>
              <w:jc w:val="center"/>
              <w:rPr>
                <w:b/>
                <w:bCs/>
                <w:sz w:val="22"/>
                <w:szCs w:val="22"/>
              </w:rPr>
            </w:pPr>
            <w:r>
              <w:rPr>
                <w:b/>
                <w:bCs/>
                <w:sz w:val="22"/>
                <w:szCs w:val="22"/>
              </w:rPr>
              <w:t>Phạm vi truy cập</w:t>
            </w:r>
          </w:p>
        </w:tc>
      </w:tr>
      <w:tr w:rsidR="00E517C6" w14:paraId="70CF7EB4"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C40384A" w14:textId="77777777" w:rsidR="00E517C6" w:rsidRDefault="00086D60">
            <w:pPr>
              <w:pStyle w:val="Code"/>
            </w:pPr>
            <w:r>
              <w:t>items: list&lt;CartItem&gt;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6BC2D99" w14:textId="77777777" w:rsidR="00E517C6" w:rsidRDefault="00086D60">
            <w:pPr>
              <w:pStyle w:val="TableContents"/>
            </w:pPr>
            <w:r>
              <w:t>Danh sách sản phẩm đang có trong giỏ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C2E21B2" w14:textId="77777777" w:rsidR="00E517C6" w:rsidRDefault="00086D60">
            <w:pPr>
              <w:pStyle w:val="TableContents"/>
            </w:pPr>
            <w:r>
              <w:t>Private</w:t>
            </w:r>
          </w:p>
        </w:tc>
      </w:tr>
      <w:tr w:rsidR="00E517C6" w14:paraId="310654B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33CC5CF" w14:textId="77777777" w:rsidR="00E517C6" w:rsidRDefault="00086D60">
            <w:pPr>
              <w:pStyle w:val="Code"/>
            </w:pPr>
            <w:proofErr w:type="gramStart"/>
            <w:r>
              <w:t>displayDeliveryForm(</w:t>
            </w:r>
            <w:proofErr w:type="gramEnd"/>
          </w:p>
          <w:p w14:paraId="2D7D914F" w14:textId="77777777" w:rsidR="00E517C6" w:rsidRDefault="00086D60">
            <w:pPr>
              <w:pStyle w:val="Code"/>
            </w:pPr>
            <w:r>
              <w:t xml:space="preserve">    cart_id: string</w:t>
            </w:r>
          </w:p>
          <w:p w14:paraId="453C47E2"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49E8E2E" w14:textId="77777777" w:rsidR="00E517C6" w:rsidRDefault="00086D60">
            <w:pPr>
              <w:pStyle w:val="TableContents"/>
            </w:pPr>
            <w:r>
              <w:t>Hiển thị form giao hàng khi khách nhấn nút “Đặt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1C155D3" w14:textId="77777777" w:rsidR="00E517C6" w:rsidRDefault="00086D60">
            <w:pPr>
              <w:pStyle w:val="TableContents"/>
            </w:pPr>
            <w:r>
              <w:t>Public</w:t>
            </w:r>
          </w:p>
        </w:tc>
      </w:tr>
      <w:tr w:rsidR="00E517C6" w14:paraId="3F6E1BAA"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AEC10B9" w14:textId="77777777" w:rsidR="00E517C6" w:rsidRDefault="00086D60">
            <w:pPr>
              <w:pStyle w:val="Code"/>
            </w:pPr>
            <w:proofErr w:type="gramStart"/>
            <w:r>
              <w:t>removeCartItem(</w:t>
            </w:r>
            <w:proofErr w:type="gramEnd"/>
          </w:p>
          <w:p w14:paraId="2D4A5DCD" w14:textId="77777777" w:rsidR="00E517C6" w:rsidRDefault="00086D60">
            <w:pPr>
              <w:pStyle w:val="Code"/>
            </w:pPr>
            <w:r>
              <w:t xml:space="preserve">    cartitem_id: string</w:t>
            </w:r>
          </w:p>
          <w:p w14:paraId="18FD5E16"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B0F38F3" w14:textId="77777777" w:rsidR="00E517C6" w:rsidRDefault="00086D60">
            <w:pPr>
              <w:pStyle w:val="TableContents"/>
            </w:pPr>
            <w:r>
              <w:t>Loại bỏ một sản phẩm khỏi giỏ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2089CA5" w14:textId="77777777" w:rsidR="00E517C6" w:rsidRDefault="00086D60">
            <w:pPr>
              <w:pStyle w:val="TableContents"/>
            </w:pPr>
            <w:r>
              <w:t>Public</w:t>
            </w:r>
          </w:p>
        </w:tc>
      </w:tr>
      <w:tr w:rsidR="00E517C6" w14:paraId="3A920846"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E282BA9" w14:textId="77777777" w:rsidR="00E517C6" w:rsidRDefault="00086D60">
            <w:pPr>
              <w:pStyle w:val="Code"/>
            </w:pPr>
            <w:proofErr w:type="gramStart"/>
            <w:r>
              <w:t>showCartItem(</w:t>
            </w:r>
            <w:proofErr w:type="gramEnd"/>
          </w:p>
          <w:p w14:paraId="661FE99A" w14:textId="77777777" w:rsidR="00E517C6" w:rsidRDefault="00086D60">
            <w:pPr>
              <w:pStyle w:val="Code"/>
            </w:pPr>
            <w:r>
              <w:t xml:space="preserve">    cartitem_id: string</w:t>
            </w:r>
          </w:p>
          <w:p w14:paraId="7151B8D8"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72D38FE" w14:textId="77777777" w:rsidR="00E517C6" w:rsidRDefault="00086D60">
            <w:pPr>
              <w:pStyle w:val="TableContents"/>
            </w:pPr>
            <w:r>
              <w:t>Gửi yêu cầu hiển thị thông tin chi tiết cho một sản phẩm trong giỏ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CF0524C" w14:textId="77777777" w:rsidR="00E517C6" w:rsidRDefault="00086D60">
            <w:pPr>
              <w:pStyle w:val="TableContents"/>
            </w:pPr>
            <w:r>
              <w:t>Public</w:t>
            </w:r>
          </w:p>
        </w:tc>
      </w:tr>
    </w:tbl>
    <w:p w14:paraId="0F543708" w14:textId="77777777" w:rsidR="00E517C6" w:rsidRDefault="00086D60">
      <w:pPr>
        <w:pStyle w:val="Bng"/>
        <w:jc w:val="center"/>
      </w:pPr>
      <w:r>
        <w:t>Bảng 7: Thiết kế chi tiết lớp "W_Giỏ hàng"</w:t>
      </w:r>
    </w:p>
    <w:p w14:paraId="2CCFD9F7"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6B54E9A4"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CE9AB14" w14:textId="77777777" w:rsidR="00E517C6" w:rsidRDefault="00086D60">
            <w:pPr>
              <w:pStyle w:val="Bng"/>
              <w:jc w:val="center"/>
              <w:rPr>
                <w:b/>
                <w:bCs/>
                <w:i w:val="0"/>
                <w:iCs w:val="0"/>
              </w:rPr>
            </w:pPr>
            <w:r>
              <w:rPr>
                <w:b/>
                <w:bCs/>
                <w:i w:val="0"/>
                <w:iCs w:val="0"/>
              </w:rPr>
              <w:t>W_Form giao hàng</w:t>
            </w:r>
          </w:p>
        </w:tc>
      </w:tr>
      <w:tr w:rsidR="00E517C6" w14:paraId="56C67440"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3942E71" w14:textId="77777777" w:rsidR="00E517C6" w:rsidRDefault="00086D60">
            <w:pPr>
              <w:pStyle w:val="TableContents"/>
              <w:rPr>
                <w:i/>
                <w:iCs/>
              </w:rPr>
            </w:pPr>
            <w:r>
              <w:rPr>
                <w:i/>
                <w:iCs/>
              </w:rPr>
              <w:t>Mô tả: Hiển thị thông tin phục vụ giao hàng</w:t>
            </w:r>
          </w:p>
        </w:tc>
      </w:tr>
      <w:tr w:rsidR="00E517C6" w14:paraId="56B82C97" w14:textId="77777777">
        <w:tc>
          <w:tcPr>
            <w:tcW w:w="3212" w:type="dxa"/>
            <w:tcBorders>
              <w:left w:val="single" w:sz="2" w:space="0" w:color="000000"/>
              <w:bottom w:val="single" w:sz="2" w:space="0" w:color="000000"/>
            </w:tcBorders>
            <w:tcMar>
              <w:top w:w="144" w:type="dxa"/>
              <w:left w:w="144" w:type="dxa"/>
              <w:bottom w:w="144" w:type="dxa"/>
              <w:right w:w="144" w:type="dxa"/>
            </w:tcMar>
          </w:tcPr>
          <w:p w14:paraId="166694DE"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869C56A"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CC75944" w14:textId="77777777" w:rsidR="00E517C6" w:rsidRDefault="00086D60">
            <w:pPr>
              <w:pStyle w:val="TableContents"/>
              <w:jc w:val="center"/>
              <w:rPr>
                <w:b/>
                <w:bCs/>
                <w:sz w:val="22"/>
                <w:szCs w:val="22"/>
              </w:rPr>
            </w:pPr>
            <w:r>
              <w:rPr>
                <w:b/>
                <w:bCs/>
                <w:sz w:val="22"/>
                <w:szCs w:val="22"/>
              </w:rPr>
              <w:t>Phạm vi truy cập</w:t>
            </w:r>
          </w:p>
        </w:tc>
      </w:tr>
      <w:tr w:rsidR="00E517C6" w14:paraId="3EF20922"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293811B" w14:textId="77777777" w:rsidR="00E517C6" w:rsidRDefault="00086D60">
            <w:pPr>
              <w:pStyle w:val="Code"/>
            </w:pPr>
            <w:r>
              <w:t>receiver: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FCCEA5D" w14:textId="77777777" w:rsidR="00E517C6" w:rsidRDefault="00086D60">
            <w:pPr>
              <w:pStyle w:val="TableContents"/>
            </w:pPr>
            <w:r>
              <w:t>Tên người nhận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347A783" w14:textId="77777777" w:rsidR="00E517C6" w:rsidRDefault="00086D60">
            <w:pPr>
              <w:pStyle w:val="TableContents"/>
            </w:pPr>
            <w:r>
              <w:t>Public</w:t>
            </w:r>
          </w:p>
        </w:tc>
      </w:tr>
      <w:tr w:rsidR="00E517C6" w14:paraId="2692FF4D"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6552E32" w14:textId="77777777" w:rsidR="00E517C6" w:rsidRDefault="00086D60">
            <w:pPr>
              <w:pStyle w:val="Code"/>
            </w:pPr>
            <w:r>
              <w:t>contact_number: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CDA33FD" w14:textId="77777777" w:rsidR="00E517C6" w:rsidRDefault="00086D60">
            <w:pPr>
              <w:pStyle w:val="TableContents"/>
            </w:pPr>
            <w:r>
              <w:t>Số điện thoại mà người nhận hàng sử dụng để liên lạc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A096C78" w14:textId="77777777" w:rsidR="00E517C6" w:rsidRDefault="00086D60">
            <w:pPr>
              <w:pStyle w:val="TableContents"/>
            </w:pPr>
            <w:r>
              <w:t>Public</w:t>
            </w:r>
          </w:p>
        </w:tc>
      </w:tr>
      <w:tr w:rsidR="00E517C6" w14:paraId="53C07BE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059004A" w14:textId="77777777" w:rsidR="00E517C6" w:rsidRDefault="00086D60">
            <w:pPr>
              <w:pStyle w:val="Code"/>
            </w:pPr>
            <w:r>
              <w:t>delivery_address: string</w:t>
            </w:r>
          </w:p>
        </w:tc>
        <w:tc>
          <w:tcPr>
            <w:tcW w:w="5243" w:type="dxa"/>
            <w:tcBorders>
              <w:left w:val="single" w:sz="2" w:space="0" w:color="000000"/>
              <w:bottom w:val="single" w:sz="2" w:space="0" w:color="000000"/>
            </w:tcBorders>
            <w:tcMar>
              <w:top w:w="144" w:type="dxa"/>
              <w:left w:w="144" w:type="dxa"/>
              <w:bottom w:w="144" w:type="dxa"/>
              <w:right w:w="144" w:type="dxa"/>
            </w:tcMar>
          </w:tcPr>
          <w:p w14:paraId="216D167D" w14:textId="77777777" w:rsidR="00E517C6" w:rsidRDefault="00086D60">
            <w:pPr>
              <w:pStyle w:val="TableContents"/>
            </w:pPr>
            <w:r>
              <w:t>Địa chỉ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10479C5" w14:textId="77777777" w:rsidR="00E517C6" w:rsidRDefault="00086D60">
            <w:pPr>
              <w:pStyle w:val="TableContents"/>
            </w:pPr>
            <w:r>
              <w:t>Public</w:t>
            </w:r>
          </w:p>
        </w:tc>
      </w:tr>
      <w:tr w:rsidR="00E517C6" w14:paraId="0F030B7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A5DC773" w14:textId="77777777" w:rsidR="00E517C6" w:rsidRDefault="00086D60">
            <w:pPr>
              <w:pStyle w:val="Code"/>
            </w:pPr>
            <w:r>
              <w:t>delivery_time: time</w:t>
            </w:r>
          </w:p>
        </w:tc>
        <w:tc>
          <w:tcPr>
            <w:tcW w:w="5243" w:type="dxa"/>
            <w:tcBorders>
              <w:left w:val="single" w:sz="2" w:space="0" w:color="000000"/>
              <w:bottom w:val="single" w:sz="2" w:space="0" w:color="000000"/>
            </w:tcBorders>
            <w:tcMar>
              <w:top w:w="144" w:type="dxa"/>
              <w:left w:w="144" w:type="dxa"/>
              <w:bottom w:w="144" w:type="dxa"/>
              <w:right w:w="144" w:type="dxa"/>
            </w:tcMar>
          </w:tcPr>
          <w:p w14:paraId="1AB956A7" w14:textId="77777777" w:rsidR="00E517C6" w:rsidRDefault="00086D60">
            <w:pPr>
              <w:pStyle w:val="TableContents"/>
            </w:pPr>
            <w:r>
              <w:t>Thời gian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33E1045" w14:textId="77777777" w:rsidR="00E517C6" w:rsidRDefault="00086D60">
            <w:pPr>
              <w:pStyle w:val="TableContents"/>
            </w:pPr>
            <w:r>
              <w:t>Public</w:t>
            </w:r>
          </w:p>
        </w:tc>
      </w:tr>
      <w:tr w:rsidR="00E517C6" w14:paraId="0EBC1A24"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2DBE3B9" w14:textId="77777777" w:rsidR="00E517C6" w:rsidRDefault="00086D60">
            <w:pPr>
              <w:pStyle w:val="Code"/>
            </w:pPr>
            <w:proofErr w:type="gramStart"/>
            <w:r>
              <w:t>order(</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8BBDD9D" w14:textId="77777777" w:rsidR="00E517C6" w:rsidRDefault="00086D60">
            <w:pPr>
              <w:pStyle w:val="TableContents"/>
            </w:pPr>
            <w:r>
              <w:t>Kích hoạt khi người dùng nhấn nút “Đặt hàng”, gửi thông tin đặt hàng tới cho controller</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A31ACB9" w14:textId="77777777" w:rsidR="00E517C6" w:rsidRDefault="00086D60">
            <w:pPr>
              <w:pStyle w:val="TableContents"/>
            </w:pPr>
            <w:r>
              <w:t>Public</w:t>
            </w:r>
          </w:p>
        </w:tc>
      </w:tr>
    </w:tbl>
    <w:p w14:paraId="61437DE4" w14:textId="77777777" w:rsidR="00E517C6" w:rsidRDefault="00086D60">
      <w:pPr>
        <w:pStyle w:val="Bng"/>
        <w:jc w:val="center"/>
      </w:pPr>
      <w:r>
        <w:t>Bảng 8: Thiết kế chi tiết lớp "W_Form giao hàng"</w:t>
      </w:r>
    </w:p>
    <w:p w14:paraId="7541711C" w14:textId="77777777" w:rsidR="00E517C6" w:rsidRDefault="00E517C6">
      <w:pPr>
        <w:pStyle w:val="Standard"/>
      </w:pPr>
    </w:p>
    <w:p w14:paraId="6A9D44D7"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DC9614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E66EE1C" w14:textId="77777777" w:rsidR="00E517C6" w:rsidRDefault="00086D60">
            <w:pPr>
              <w:pStyle w:val="Bng"/>
              <w:jc w:val="center"/>
              <w:rPr>
                <w:b/>
                <w:bCs/>
                <w:i w:val="0"/>
                <w:iCs w:val="0"/>
              </w:rPr>
            </w:pPr>
            <w:r>
              <w:rPr>
                <w:b/>
                <w:bCs/>
                <w:i w:val="0"/>
                <w:iCs w:val="0"/>
              </w:rPr>
              <w:lastRenderedPageBreak/>
              <w:t>W_Thông tin yêu cầu</w:t>
            </w:r>
          </w:p>
        </w:tc>
      </w:tr>
      <w:tr w:rsidR="00E517C6" w14:paraId="6F121602"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1A55746" w14:textId="77777777" w:rsidR="00E517C6" w:rsidRDefault="00086D60">
            <w:pPr>
              <w:pStyle w:val="TableContents"/>
              <w:rPr>
                <w:i/>
                <w:iCs/>
              </w:rPr>
            </w:pPr>
            <w:r>
              <w:rPr>
                <w:i/>
                <w:iCs/>
              </w:rPr>
              <w:t>Mô tả: Hiển thị thông tin yêu cầu của khách cho một sản phẩm trong giỏ hàng</w:t>
            </w:r>
          </w:p>
        </w:tc>
      </w:tr>
      <w:tr w:rsidR="00E517C6" w14:paraId="318C90EF" w14:textId="77777777">
        <w:tc>
          <w:tcPr>
            <w:tcW w:w="3212" w:type="dxa"/>
            <w:tcBorders>
              <w:left w:val="single" w:sz="2" w:space="0" w:color="000000"/>
              <w:bottom w:val="single" w:sz="2" w:space="0" w:color="000000"/>
            </w:tcBorders>
            <w:tcMar>
              <w:top w:w="144" w:type="dxa"/>
              <w:left w:w="144" w:type="dxa"/>
              <w:bottom w:w="144" w:type="dxa"/>
              <w:right w:w="144" w:type="dxa"/>
            </w:tcMar>
          </w:tcPr>
          <w:p w14:paraId="23E3350D"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E7703F8"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6E02F8A" w14:textId="77777777" w:rsidR="00E517C6" w:rsidRDefault="00086D60">
            <w:pPr>
              <w:pStyle w:val="TableContents"/>
              <w:jc w:val="center"/>
              <w:rPr>
                <w:b/>
                <w:bCs/>
                <w:sz w:val="22"/>
                <w:szCs w:val="22"/>
              </w:rPr>
            </w:pPr>
            <w:r>
              <w:rPr>
                <w:b/>
                <w:bCs/>
                <w:sz w:val="22"/>
                <w:szCs w:val="22"/>
              </w:rPr>
              <w:t>Phạm vi truy cập</w:t>
            </w:r>
          </w:p>
        </w:tc>
      </w:tr>
      <w:tr w:rsidR="00E517C6" w14:paraId="61EB2768" w14:textId="77777777">
        <w:tc>
          <w:tcPr>
            <w:tcW w:w="3212" w:type="dxa"/>
            <w:tcBorders>
              <w:left w:val="single" w:sz="2" w:space="0" w:color="000000"/>
              <w:bottom w:val="single" w:sz="2" w:space="0" w:color="000000"/>
            </w:tcBorders>
            <w:tcMar>
              <w:top w:w="144" w:type="dxa"/>
              <w:left w:w="144" w:type="dxa"/>
              <w:bottom w:w="144" w:type="dxa"/>
              <w:right w:w="144" w:type="dxa"/>
            </w:tcMar>
          </w:tcPr>
          <w:p w14:paraId="78A0E575" w14:textId="77777777" w:rsidR="00E517C6" w:rsidRDefault="00086D60">
            <w:pPr>
              <w:pStyle w:val="Code"/>
            </w:pPr>
            <w:r>
              <w:t>product_name: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4F8FA207" w14:textId="77777777" w:rsidR="00E517C6" w:rsidRDefault="00086D60">
            <w:pPr>
              <w:pStyle w:val="TableContents"/>
            </w:pPr>
            <w:r>
              <w:t>Tên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447CF5E" w14:textId="77777777" w:rsidR="00E517C6" w:rsidRDefault="00086D60">
            <w:pPr>
              <w:pStyle w:val="TableContents"/>
            </w:pPr>
            <w:r>
              <w:t>Public</w:t>
            </w:r>
          </w:p>
        </w:tc>
      </w:tr>
      <w:tr w:rsidR="00E517C6" w14:paraId="49914D05"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553ADF4" w14:textId="77777777" w:rsidR="00E517C6" w:rsidRDefault="00086D60">
            <w:pPr>
              <w:pStyle w:val="Code"/>
            </w:pPr>
            <w:r>
              <w:t>quantity: int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6453611" w14:textId="77777777" w:rsidR="00E517C6" w:rsidRDefault="00086D60">
            <w:pPr>
              <w:pStyle w:val="TableContents"/>
            </w:pPr>
            <w:r>
              <w:t>Số lượng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8380E81" w14:textId="77777777" w:rsidR="00E517C6" w:rsidRDefault="00086D60">
            <w:pPr>
              <w:pStyle w:val="TableContents"/>
            </w:pPr>
            <w:r>
              <w:t>Public</w:t>
            </w:r>
          </w:p>
        </w:tc>
      </w:tr>
      <w:tr w:rsidR="00E517C6" w14:paraId="52CF33A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64490B5" w14:textId="77777777" w:rsidR="00E517C6" w:rsidRDefault="00086D60">
            <w:pPr>
              <w:pStyle w:val="Code"/>
            </w:pPr>
            <w:r>
              <w:t>requirement: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F704C10" w14:textId="77777777" w:rsidR="00E517C6" w:rsidRDefault="00086D60">
            <w:pPr>
              <w:pStyle w:val="TableContents"/>
            </w:pPr>
            <w:r>
              <w:t>Yêu cầu bổ sung của khách</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222F99F" w14:textId="77777777" w:rsidR="00E517C6" w:rsidRDefault="00086D60">
            <w:pPr>
              <w:pStyle w:val="TableContents"/>
            </w:pPr>
            <w:r>
              <w:t>Public</w:t>
            </w:r>
          </w:p>
        </w:tc>
      </w:tr>
      <w:tr w:rsidR="00E517C6" w14:paraId="09DE346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1FEA221" w14:textId="77777777" w:rsidR="00E517C6" w:rsidRDefault="00086D60">
            <w:pPr>
              <w:pStyle w:val="Code"/>
            </w:pPr>
            <w:proofErr w:type="gramStart"/>
            <w:r>
              <w:t>update(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509EB8DC" w14:textId="77777777" w:rsidR="00E517C6" w:rsidRDefault="00086D60">
            <w:pPr>
              <w:pStyle w:val="TableContents"/>
            </w:pPr>
            <w:r>
              <w:t>Cập nhật yêu cầu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426A6E9" w14:textId="77777777" w:rsidR="00E517C6" w:rsidRDefault="00086D60">
            <w:pPr>
              <w:pStyle w:val="TableContents"/>
            </w:pPr>
            <w:r>
              <w:t>Public</w:t>
            </w:r>
          </w:p>
        </w:tc>
      </w:tr>
    </w:tbl>
    <w:p w14:paraId="2C8E1623" w14:textId="77777777" w:rsidR="00E517C6" w:rsidRDefault="00086D60">
      <w:pPr>
        <w:pStyle w:val="Bng"/>
        <w:jc w:val="center"/>
      </w:pPr>
      <w:r>
        <w:t>Bảng 9: Thiết kế chi tiết lớp "W_Thông tin yêu cầu"</w:t>
      </w:r>
    </w:p>
    <w:p w14:paraId="61F3FCB4"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702E6416"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83263E0" w14:textId="77777777" w:rsidR="00E517C6" w:rsidRDefault="00086D60">
            <w:pPr>
              <w:pStyle w:val="Bng"/>
              <w:jc w:val="center"/>
              <w:rPr>
                <w:b/>
                <w:bCs/>
                <w:i w:val="0"/>
                <w:iCs w:val="0"/>
              </w:rPr>
            </w:pPr>
            <w:r>
              <w:rPr>
                <w:b/>
                <w:bCs/>
                <w:i w:val="0"/>
                <w:iCs w:val="0"/>
              </w:rPr>
              <w:t>W_Lịch sử mua hàng</w:t>
            </w:r>
          </w:p>
        </w:tc>
      </w:tr>
      <w:tr w:rsidR="00E517C6" w14:paraId="47AB9C66"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EC2866B" w14:textId="77777777" w:rsidR="00E517C6" w:rsidRDefault="00086D60">
            <w:pPr>
              <w:pStyle w:val="TableContents"/>
              <w:rPr>
                <w:i/>
                <w:iCs/>
              </w:rPr>
            </w:pPr>
            <w:r>
              <w:rPr>
                <w:i/>
                <w:iCs/>
              </w:rPr>
              <w:t>Mô tả: Hiển thị thông tin lịch sử mua hàng của khách hàng</w:t>
            </w:r>
          </w:p>
        </w:tc>
      </w:tr>
      <w:tr w:rsidR="00E517C6" w14:paraId="3661EAD9" w14:textId="77777777">
        <w:tc>
          <w:tcPr>
            <w:tcW w:w="3212" w:type="dxa"/>
            <w:tcBorders>
              <w:left w:val="single" w:sz="2" w:space="0" w:color="000000"/>
              <w:bottom w:val="single" w:sz="2" w:space="0" w:color="000000"/>
            </w:tcBorders>
            <w:tcMar>
              <w:top w:w="144" w:type="dxa"/>
              <w:left w:w="144" w:type="dxa"/>
              <w:bottom w:w="144" w:type="dxa"/>
              <w:right w:w="144" w:type="dxa"/>
            </w:tcMar>
          </w:tcPr>
          <w:p w14:paraId="1D9BD39E"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E1210B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6181ECA" w14:textId="77777777" w:rsidR="00E517C6" w:rsidRDefault="00086D60">
            <w:pPr>
              <w:pStyle w:val="TableContents"/>
              <w:jc w:val="center"/>
              <w:rPr>
                <w:b/>
                <w:bCs/>
                <w:sz w:val="22"/>
                <w:szCs w:val="22"/>
              </w:rPr>
            </w:pPr>
            <w:r>
              <w:rPr>
                <w:b/>
                <w:bCs/>
                <w:sz w:val="22"/>
                <w:szCs w:val="22"/>
              </w:rPr>
              <w:t>Phạm vi truy cập</w:t>
            </w:r>
          </w:p>
        </w:tc>
      </w:tr>
      <w:tr w:rsidR="00E517C6" w14:paraId="74EC5F58"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57B5AE6" w14:textId="77777777" w:rsidR="00E517C6" w:rsidRDefault="00086D60">
            <w:pPr>
              <w:pStyle w:val="Code"/>
            </w:pPr>
            <w:r>
              <w:t>orders: list&lt;Order&gt;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85B221D" w14:textId="77777777" w:rsidR="00E517C6" w:rsidRDefault="00086D60">
            <w:pPr>
              <w:pStyle w:val="TableContents"/>
            </w:pPr>
            <w:r>
              <w:t>Danh sách đơn hàng được hiển thị trên màn hình</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B389656" w14:textId="77777777" w:rsidR="00E517C6" w:rsidRDefault="00086D60">
            <w:pPr>
              <w:pStyle w:val="TableContents"/>
            </w:pPr>
            <w:r>
              <w:t>Private</w:t>
            </w:r>
          </w:p>
        </w:tc>
      </w:tr>
      <w:tr w:rsidR="00E517C6" w14:paraId="6C2A730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B12A7C9" w14:textId="77777777" w:rsidR="00E517C6" w:rsidRDefault="00086D60">
            <w:pPr>
              <w:pStyle w:val="Code"/>
            </w:pPr>
            <w:proofErr w:type="gramStart"/>
            <w:r>
              <w:t>filter(</w:t>
            </w:r>
            <w:proofErr w:type="gramEnd"/>
          </w:p>
          <w:p w14:paraId="05BB8464" w14:textId="77777777" w:rsidR="00E517C6" w:rsidRDefault="00086D60">
            <w:pPr>
              <w:pStyle w:val="Code"/>
            </w:pPr>
            <w:r>
              <w:t xml:space="preserve">    mode: string,</w:t>
            </w:r>
          </w:p>
          <w:p w14:paraId="05D2B6EA" w14:textId="77777777" w:rsidR="00E517C6" w:rsidRDefault="00086D60">
            <w:pPr>
              <w:pStyle w:val="Code"/>
            </w:pPr>
            <w:r>
              <w:t xml:space="preserve">    args: list&lt;string&gt;</w:t>
            </w:r>
          </w:p>
          <w:p w14:paraId="7FBFE687"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7FFBB9BB" w14:textId="77777777" w:rsidR="00E517C6" w:rsidRDefault="00086D60">
            <w:pPr>
              <w:pStyle w:val="TableContents"/>
            </w:pPr>
            <w:r>
              <w:t>Gửi yêu cầu lọc đơn hàng theo mode (thời gian, tình trạng, ...)</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7114253" w14:textId="77777777" w:rsidR="00E517C6" w:rsidRDefault="00086D60">
            <w:pPr>
              <w:pStyle w:val="TableContents"/>
            </w:pPr>
            <w:r>
              <w:t>Public</w:t>
            </w:r>
          </w:p>
        </w:tc>
      </w:tr>
      <w:tr w:rsidR="00E517C6" w14:paraId="0C196746"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38C67CE" w14:textId="77777777" w:rsidR="00E517C6" w:rsidRDefault="00086D60">
            <w:pPr>
              <w:pStyle w:val="Code"/>
            </w:pPr>
            <w:proofErr w:type="gramStart"/>
            <w:r>
              <w:t>displayOrderCancelForm(</w:t>
            </w:r>
            <w:proofErr w:type="gramEnd"/>
          </w:p>
          <w:p w14:paraId="2C771896" w14:textId="77777777" w:rsidR="00E517C6" w:rsidRDefault="00086D60">
            <w:pPr>
              <w:pStyle w:val="Code"/>
            </w:pPr>
            <w:r>
              <w:t xml:space="preserve">    order_id: string</w:t>
            </w:r>
          </w:p>
          <w:p w14:paraId="6FF708A8"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31410E3" w14:textId="77777777" w:rsidR="00E517C6" w:rsidRDefault="00086D60">
            <w:pPr>
              <w:pStyle w:val="TableContents"/>
            </w:pPr>
            <w:r>
              <w:t>Hiển thị form hủy đơn hàng cho một đơn chưa được thanh toán hoặc chưa bị hủy</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3D8B80B" w14:textId="77777777" w:rsidR="00E517C6" w:rsidRDefault="00086D60">
            <w:pPr>
              <w:pStyle w:val="TableContents"/>
            </w:pPr>
            <w:r>
              <w:t>Public</w:t>
            </w:r>
          </w:p>
        </w:tc>
      </w:tr>
    </w:tbl>
    <w:p w14:paraId="459BA3C6" w14:textId="77777777" w:rsidR="00E517C6" w:rsidRDefault="00086D60">
      <w:pPr>
        <w:pStyle w:val="Bng"/>
        <w:jc w:val="center"/>
      </w:pPr>
      <w:r>
        <w:t>Bảng 10: Thiết kế chi tiết lớp "W_Lịch sử mua hàng"</w:t>
      </w:r>
    </w:p>
    <w:p w14:paraId="7EE6B75F"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7E896C91"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415AC8C" w14:textId="77777777" w:rsidR="00E517C6" w:rsidRDefault="00086D60">
            <w:pPr>
              <w:pStyle w:val="Bng"/>
              <w:jc w:val="center"/>
              <w:rPr>
                <w:b/>
                <w:bCs/>
                <w:i w:val="0"/>
                <w:iCs w:val="0"/>
              </w:rPr>
            </w:pPr>
            <w:r>
              <w:rPr>
                <w:b/>
                <w:bCs/>
                <w:i w:val="0"/>
                <w:iCs w:val="0"/>
              </w:rPr>
              <w:t>W_Form xác nhận hủy đơn hàng</w:t>
            </w:r>
          </w:p>
        </w:tc>
      </w:tr>
      <w:tr w:rsidR="00E517C6" w14:paraId="031ACFB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91704A9" w14:textId="77777777" w:rsidR="00E517C6" w:rsidRDefault="00086D60">
            <w:pPr>
              <w:pStyle w:val="TableContents"/>
              <w:rPr>
                <w:i/>
                <w:iCs/>
              </w:rPr>
            </w:pPr>
            <w:r>
              <w:rPr>
                <w:i/>
                <w:iCs/>
              </w:rPr>
              <w:t>Mô tả: Hiển thị thông tin xác nhận hủy một đơn hàng</w:t>
            </w:r>
          </w:p>
        </w:tc>
      </w:tr>
      <w:tr w:rsidR="00E517C6" w14:paraId="59B975F5" w14:textId="77777777">
        <w:tc>
          <w:tcPr>
            <w:tcW w:w="3212" w:type="dxa"/>
            <w:tcBorders>
              <w:left w:val="single" w:sz="2" w:space="0" w:color="000000"/>
              <w:bottom w:val="single" w:sz="2" w:space="0" w:color="000000"/>
            </w:tcBorders>
            <w:tcMar>
              <w:top w:w="144" w:type="dxa"/>
              <w:left w:w="144" w:type="dxa"/>
              <w:bottom w:w="144" w:type="dxa"/>
              <w:right w:w="144" w:type="dxa"/>
            </w:tcMar>
          </w:tcPr>
          <w:p w14:paraId="369E7C5D"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915C510"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3360061" w14:textId="77777777" w:rsidR="00E517C6" w:rsidRDefault="00086D60">
            <w:pPr>
              <w:pStyle w:val="TableContents"/>
              <w:jc w:val="center"/>
              <w:rPr>
                <w:b/>
                <w:bCs/>
                <w:sz w:val="22"/>
                <w:szCs w:val="22"/>
              </w:rPr>
            </w:pPr>
            <w:r>
              <w:rPr>
                <w:b/>
                <w:bCs/>
                <w:sz w:val="22"/>
                <w:szCs w:val="22"/>
              </w:rPr>
              <w:t>Phạm vi truy cập</w:t>
            </w:r>
          </w:p>
        </w:tc>
      </w:tr>
      <w:tr w:rsidR="00E517C6" w14:paraId="4A5F3F03"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AEF2759" w14:textId="77777777" w:rsidR="00E517C6" w:rsidRDefault="00086D60">
            <w:pPr>
              <w:pStyle w:val="Code"/>
            </w:pPr>
            <w:r>
              <w:t>reason: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3C55807" w14:textId="77777777" w:rsidR="00E517C6" w:rsidRDefault="00086D60">
            <w:pPr>
              <w:pStyle w:val="TableContents"/>
            </w:pPr>
            <w:r>
              <w:t>Lý do hủy đơn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4CEBE17" w14:textId="77777777" w:rsidR="00E517C6" w:rsidRDefault="00086D60">
            <w:pPr>
              <w:pStyle w:val="TableContents"/>
            </w:pPr>
            <w:r>
              <w:t>Public</w:t>
            </w:r>
          </w:p>
        </w:tc>
      </w:tr>
      <w:tr w:rsidR="00E517C6" w14:paraId="20A1290F"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3013AF2" w14:textId="77777777" w:rsidR="00E517C6" w:rsidRDefault="00086D60">
            <w:pPr>
              <w:pStyle w:val="Code"/>
            </w:pPr>
            <w:proofErr w:type="gramStart"/>
            <w:r>
              <w:lastRenderedPageBreak/>
              <w:t>cancel(</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13F1C20" w14:textId="77777777" w:rsidR="00E517C6" w:rsidRDefault="00086D60">
            <w:pPr>
              <w:pStyle w:val="TableContents"/>
            </w:pPr>
            <w:r>
              <w:t>Kích hoạt khi người dùng nhấn nút “Hủy đơn hàng”, gửi yêu cầu hủy đơn hàng đến controller</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D26B2AC" w14:textId="77777777" w:rsidR="00E517C6" w:rsidRDefault="00086D60">
            <w:pPr>
              <w:pStyle w:val="TableContents"/>
            </w:pPr>
            <w:r>
              <w:t>Public</w:t>
            </w:r>
          </w:p>
        </w:tc>
      </w:tr>
    </w:tbl>
    <w:p w14:paraId="61B0DD3E" w14:textId="77777777" w:rsidR="00E517C6" w:rsidRDefault="00086D60">
      <w:pPr>
        <w:pStyle w:val="Bng"/>
        <w:jc w:val="center"/>
      </w:pPr>
      <w:r>
        <w:t>Bảng 11: Thiết kế chi tiết lớp "W_Form xác nhận hủy đơn hàng"</w:t>
      </w:r>
    </w:p>
    <w:p w14:paraId="59248796"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65D3D9A0"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9726D31" w14:textId="77777777" w:rsidR="00E517C6" w:rsidRDefault="00086D60">
            <w:pPr>
              <w:pStyle w:val="Bng"/>
              <w:jc w:val="center"/>
              <w:rPr>
                <w:b/>
                <w:bCs/>
                <w:i w:val="0"/>
                <w:iCs w:val="0"/>
              </w:rPr>
            </w:pPr>
            <w:r>
              <w:rPr>
                <w:b/>
                <w:bCs/>
                <w:i w:val="0"/>
                <w:iCs w:val="0"/>
              </w:rPr>
              <w:t>W_Quản lý thông tin cá nhân</w:t>
            </w:r>
          </w:p>
        </w:tc>
      </w:tr>
      <w:tr w:rsidR="00E517C6" w14:paraId="311875C6"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0B50AD63" w14:textId="77777777" w:rsidR="00E517C6" w:rsidRDefault="00086D60">
            <w:pPr>
              <w:pStyle w:val="TableContents"/>
              <w:rPr>
                <w:i/>
                <w:iCs/>
              </w:rPr>
            </w:pPr>
            <w:r>
              <w:rPr>
                <w:i/>
                <w:iCs/>
              </w:rPr>
              <w:t>Mô tả: Hiển thị giao diện quản lý thông tin cá nhân của người dùng</w:t>
            </w:r>
          </w:p>
        </w:tc>
      </w:tr>
      <w:tr w:rsidR="00E517C6" w14:paraId="51913127" w14:textId="77777777">
        <w:tc>
          <w:tcPr>
            <w:tcW w:w="3212" w:type="dxa"/>
            <w:tcBorders>
              <w:left w:val="single" w:sz="2" w:space="0" w:color="000000"/>
              <w:bottom w:val="single" w:sz="2" w:space="0" w:color="000000"/>
            </w:tcBorders>
            <w:tcMar>
              <w:top w:w="144" w:type="dxa"/>
              <w:left w:w="144" w:type="dxa"/>
              <w:bottom w:w="144" w:type="dxa"/>
              <w:right w:w="144" w:type="dxa"/>
            </w:tcMar>
          </w:tcPr>
          <w:p w14:paraId="126AF95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CECFC64"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A9B4420" w14:textId="77777777" w:rsidR="00E517C6" w:rsidRDefault="00086D60">
            <w:pPr>
              <w:pStyle w:val="TableContents"/>
              <w:jc w:val="center"/>
              <w:rPr>
                <w:b/>
                <w:bCs/>
                <w:sz w:val="22"/>
                <w:szCs w:val="22"/>
              </w:rPr>
            </w:pPr>
            <w:r>
              <w:rPr>
                <w:b/>
                <w:bCs/>
                <w:sz w:val="22"/>
                <w:szCs w:val="22"/>
              </w:rPr>
              <w:t>Phạm vi truy cập</w:t>
            </w:r>
          </w:p>
        </w:tc>
      </w:tr>
      <w:tr w:rsidR="00E517C6" w14:paraId="645F1A10"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A17817B" w14:textId="77777777" w:rsidR="00E517C6" w:rsidRDefault="00086D60">
            <w:pPr>
              <w:pStyle w:val="Code"/>
            </w:pPr>
            <w:proofErr w:type="gramStart"/>
            <w:r>
              <w:t>displayAccountInformationForm(</w:t>
            </w:r>
            <w:proofErr w:type="gramEnd"/>
          </w:p>
          <w:p w14:paraId="02CF1D22" w14:textId="77777777" w:rsidR="00E517C6" w:rsidRDefault="00086D60">
            <w:pPr>
              <w:pStyle w:val="Code"/>
            </w:pPr>
            <w:r>
              <w:t xml:space="preserve">   user_id: string</w:t>
            </w:r>
          </w:p>
          <w:p w14:paraId="5E9D65D6"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7589D55" w14:textId="77777777" w:rsidR="00E517C6" w:rsidRDefault="00086D60">
            <w:pPr>
              <w:pStyle w:val="TableContents"/>
            </w:pPr>
            <w:r>
              <w:t xml:space="preserve">Hiển thị “W_Form thông tin cá </w:t>
            </w:r>
            <w:proofErr w:type="gramStart"/>
            <w:r>
              <w:t>nhân”của</w:t>
            </w:r>
            <w:proofErr w:type="gramEnd"/>
            <w:r>
              <w:t xml:space="preserve"> tài khoản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D98A782" w14:textId="77777777" w:rsidR="00E517C6" w:rsidRDefault="00086D60">
            <w:pPr>
              <w:pStyle w:val="TableContents"/>
            </w:pPr>
            <w:r>
              <w:t>Public</w:t>
            </w:r>
          </w:p>
        </w:tc>
      </w:tr>
      <w:tr w:rsidR="00E517C6" w14:paraId="23E9D564"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F77D11F" w14:textId="77777777" w:rsidR="00E517C6" w:rsidRDefault="00086D60">
            <w:pPr>
              <w:pStyle w:val="Code"/>
            </w:pPr>
            <w:proofErr w:type="gramStart"/>
            <w:r>
              <w:t>displayChangePasswordForm(</w:t>
            </w:r>
            <w:proofErr w:type="gramEnd"/>
          </w:p>
          <w:p w14:paraId="229E6F06" w14:textId="77777777" w:rsidR="00E517C6" w:rsidRDefault="00086D60">
            <w:pPr>
              <w:pStyle w:val="Code"/>
            </w:pPr>
            <w:r>
              <w:t xml:space="preserve">    user_id: string</w:t>
            </w:r>
          </w:p>
          <w:p w14:paraId="33160E13"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026C105" w14:textId="77777777" w:rsidR="00E517C6" w:rsidRDefault="00086D60">
            <w:pPr>
              <w:pStyle w:val="TableContents"/>
            </w:pPr>
            <w:r>
              <w:t>Hiển thị “W_Form đổi mật khẩu” cho tài khoản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9C7E005" w14:textId="77777777" w:rsidR="00E517C6" w:rsidRDefault="00086D60">
            <w:pPr>
              <w:pStyle w:val="TableContents"/>
            </w:pPr>
            <w:r>
              <w:t>Public</w:t>
            </w:r>
          </w:p>
        </w:tc>
      </w:tr>
    </w:tbl>
    <w:p w14:paraId="5CAC324C" w14:textId="77777777" w:rsidR="00E517C6" w:rsidRDefault="00086D60">
      <w:pPr>
        <w:pStyle w:val="Bng"/>
        <w:jc w:val="center"/>
      </w:pPr>
      <w:r>
        <w:t>Bảng 12: Thiết kế chi tiết lớp "W_Quản lý thông tin cá nhân"</w:t>
      </w:r>
    </w:p>
    <w:p w14:paraId="551266B3"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56B48A42"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DFAB9BE" w14:textId="77777777" w:rsidR="00E517C6" w:rsidRDefault="00086D60">
            <w:pPr>
              <w:pStyle w:val="Bng"/>
              <w:jc w:val="center"/>
              <w:rPr>
                <w:b/>
                <w:bCs/>
                <w:i w:val="0"/>
                <w:iCs w:val="0"/>
              </w:rPr>
            </w:pPr>
            <w:r>
              <w:rPr>
                <w:b/>
                <w:bCs/>
                <w:i w:val="0"/>
                <w:iCs w:val="0"/>
              </w:rPr>
              <w:t>W_Form thông tin cá nhân</w:t>
            </w:r>
          </w:p>
        </w:tc>
      </w:tr>
      <w:tr w:rsidR="00E517C6" w14:paraId="29919EE5"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728F6D1" w14:textId="77777777" w:rsidR="00E517C6" w:rsidRDefault="00086D60">
            <w:pPr>
              <w:pStyle w:val="TableContents"/>
              <w:rPr>
                <w:i/>
                <w:iCs/>
              </w:rPr>
            </w:pPr>
            <w:r>
              <w:rPr>
                <w:i/>
                <w:iCs/>
              </w:rPr>
              <w:t>Mô tả: Hiển thị giao diện cập nhật thông tin cá nhân cho tài khoản</w:t>
            </w:r>
          </w:p>
        </w:tc>
      </w:tr>
      <w:tr w:rsidR="00E517C6" w14:paraId="6640E1C5" w14:textId="77777777">
        <w:tc>
          <w:tcPr>
            <w:tcW w:w="3212" w:type="dxa"/>
            <w:tcBorders>
              <w:left w:val="single" w:sz="2" w:space="0" w:color="000000"/>
              <w:bottom w:val="single" w:sz="2" w:space="0" w:color="000000"/>
            </w:tcBorders>
            <w:tcMar>
              <w:top w:w="144" w:type="dxa"/>
              <w:left w:w="144" w:type="dxa"/>
              <w:bottom w:w="144" w:type="dxa"/>
              <w:right w:w="144" w:type="dxa"/>
            </w:tcMar>
          </w:tcPr>
          <w:p w14:paraId="52899167"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29C10EF"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842659C" w14:textId="77777777" w:rsidR="00E517C6" w:rsidRDefault="00086D60">
            <w:pPr>
              <w:pStyle w:val="TableContents"/>
              <w:jc w:val="center"/>
              <w:rPr>
                <w:b/>
                <w:bCs/>
                <w:sz w:val="22"/>
                <w:szCs w:val="22"/>
              </w:rPr>
            </w:pPr>
            <w:r>
              <w:rPr>
                <w:b/>
                <w:bCs/>
                <w:sz w:val="22"/>
                <w:szCs w:val="22"/>
              </w:rPr>
              <w:t>Phạm vi truy cập</w:t>
            </w:r>
          </w:p>
        </w:tc>
      </w:tr>
      <w:tr w:rsidR="00E517C6" w14:paraId="4ACD19ED" w14:textId="77777777">
        <w:tc>
          <w:tcPr>
            <w:tcW w:w="3212" w:type="dxa"/>
            <w:tcBorders>
              <w:left w:val="single" w:sz="2" w:space="0" w:color="000000"/>
              <w:bottom w:val="single" w:sz="2" w:space="0" w:color="000000"/>
            </w:tcBorders>
            <w:tcMar>
              <w:top w:w="144" w:type="dxa"/>
              <w:left w:w="144" w:type="dxa"/>
              <w:bottom w:w="144" w:type="dxa"/>
              <w:right w:w="144" w:type="dxa"/>
            </w:tcMar>
          </w:tcPr>
          <w:p w14:paraId="62223A13" w14:textId="77777777" w:rsidR="00E517C6" w:rsidRDefault="00086D60">
            <w:pPr>
              <w:pStyle w:val="Code"/>
            </w:pPr>
            <w:r>
              <w:t>username: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61AE03D" w14:textId="77777777" w:rsidR="00E517C6" w:rsidRDefault="00086D60">
            <w:pPr>
              <w:pStyle w:val="TableContents"/>
            </w:pPr>
            <w:r>
              <w:t>Tên đăng nhập</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0196F3B" w14:textId="77777777" w:rsidR="00E517C6" w:rsidRDefault="00086D60">
            <w:pPr>
              <w:pStyle w:val="TableContents"/>
            </w:pPr>
            <w:r>
              <w:t>Public</w:t>
            </w:r>
          </w:p>
        </w:tc>
      </w:tr>
      <w:tr w:rsidR="00E517C6" w14:paraId="65C0178F"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9687DBA" w14:textId="77777777" w:rsidR="00E517C6" w:rsidRDefault="00086D60">
            <w:pPr>
              <w:pStyle w:val="Code"/>
            </w:pPr>
            <w:r>
              <w:t>fullname: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8AC203C" w14:textId="77777777" w:rsidR="00E517C6" w:rsidRDefault="00086D60">
            <w:pPr>
              <w:pStyle w:val="TableContents"/>
            </w:pPr>
            <w:r>
              <w:t>Tên đầy đủ</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E5D8B90" w14:textId="77777777" w:rsidR="00E517C6" w:rsidRDefault="00086D60">
            <w:pPr>
              <w:pStyle w:val="TableContents"/>
            </w:pPr>
            <w:r>
              <w:t>Public</w:t>
            </w:r>
          </w:p>
        </w:tc>
      </w:tr>
      <w:tr w:rsidR="00E517C6" w14:paraId="75B817AA" w14:textId="77777777">
        <w:trPr>
          <w:trHeight w:val="565"/>
        </w:trPr>
        <w:tc>
          <w:tcPr>
            <w:tcW w:w="3212" w:type="dxa"/>
            <w:tcBorders>
              <w:left w:val="single" w:sz="2" w:space="0" w:color="000000"/>
              <w:bottom w:val="single" w:sz="2" w:space="0" w:color="000000"/>
            </w:tcBorders>
            <w:tcMar>
              <w:top w:w="144" w:type="dxa"/>
              <w:left w:w="144" w:type="dxa"/>
              <w:bottom w:w="144" w:type="dxa"/>
              <w:right w:w="144" w:type="dxa"/>
            </w:tcMar>
          </w:tcPr>
          <w:p w14:paraId="1554B9B8" w14:textId="77777777" w:rsidR="00E517C6" w:rsidRDefault="00086D60">
            <w:pPr>
              <w:pStyle w:val="Code"/>
            </w:pPr>
            <w:r>
              <w:t>email: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E65897A" w14:textId="77777777" w:rsidR="00E517C6" w:rsidRDefault="00086D60">
            <w:pPr>
              <w:pStyle w:val="TableContents"/>
            </w:pPr>
            <w:r>
              <w:t>Địa chỉ email</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8581205" w14:textId="77777777" w:rsidR="00E517C6" w:rsidRDefault="00086D60">
            <w:pPr>
              <w:pStyle w:val="TableContents"/>
            </w:pPr>
            <w:r>
              <w:t>Public</w:t>
            </w:r>
          </w:p>
        </w:tc>
      </w:tr>
      <w:tr w:rsidR="00E517C6" w14:paraId="13083B9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270CA65" w14:textId="77777777" w:rsidR="00E517C6" w:rsidRDefault="00086D60">
            <w:pPr>
              <w:pStyle w:val="Code"/>
            </w:pPr>
            <w:r>
              <w:t>phonenumber: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2C11656D" w14:textId="77777777" w:rsidR="00E517C6" w:rsidRDefault="00086D60">
            <w:pPr>
              <w:pStyle w:val="TableContents"/>
            </w:pPr>
            <w:r>
              <w:t>Số điện thoại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26CCD2E" w14:textId="77777777" w:rsidR="00E517C6" w:rsidRDefault="00086D60">
            <w:pPr>
              <w:pStyle w:val="TableContents"/>
            </w:pPr>
            <w:r>
              <w:t>Public</w:t>
            </w:r>
          </w:p>
        </w:tc>
      </w:tr>
      <w:tr w:rsidR="00E517C6" w14:paraId="4E70D1B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DE326E9" w14:textId="77777777" w:rsidR="00E517C6" w:rsidRDefault="00086D60">
            <w:pPr>
              <w:pStyle w:val="Code"/>
            </w:pPr>
            <w:proofErr w:type="gramStart"/>
            <w:r>
              <w:t>updateInformation(</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E5899AD" w14:textId="77777777" w:rsidR="00E517C6" w:rsidRDefault="00086D60">
            <w:pPr>
              <w:pStyle w:val="TableContents"/>
            </w:pPr>
            <w:r>
              <w:t>Kích hoạt khi người dùng nhấn nút “Cập nhật thông tin”, gửi yêu cầu cập nhật thông tin đến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80C644E" w14:textId="77777777" w:rsidR="00E517C6" w:rsidRDefault="00086D60">
            <w:pPr>
              <w:pStyle w:val="TableContents"/>
            </w:pPr>
            <w:r>
              <w:t>Public</w:t>
            </w:r>
          </w:p>
        </w:tc>
      </w:tr>
    </w:tbl>
    <w:p w14:paraId="592B0B7D" w14:textId="77777777" w:rsidR="00E517C6" w:rsidRDefault="00086D60">
      <w:pPr>
        <w:pStyle w:val="Bng"/>
        <w:jc w:val="center"/>
      </w:pPr>
      <w:r>
        <w:t>Bảng 13: Thiết kế chi tiết lớp "W_Form thông tin cá nhân"</w:t>
      </w:r>
    </w:p>
    <w:p w14:paraId="63648D5B"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5BB2252E"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38FB8D2" w14:textId="77777777" w:rsidR="00E517C6" w:rsidRDefault="00086D60">
            <w:pPr>
              <w:pStyle w:val="Bng"/>
              <w:jc w:val="center"/>
              <w:rPr>
                <w:b/>
                <w:bCs/>
                <w:i w:val="0"/>
                <w:iCs w:val="0"/>
              </w:rPr>
            </w:pPr>
            <w:r>
              <w:rPr>
                <w:b/>
                <w:bCs/>
                <w:i w:val="0"/>
                <w:iCs w:val="0"/>
              </w:rPr>
              <w:t>W_Form đổi mật khẩu</w:t>
            </w:r>
          </w:p>
        </w:tc>
      </w:tr>
      <w:tr w:rsidR="00E517C6" w14:paraId="0349B10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C494E32" w14:textId="77777777" w:rsidR="00E517C6" w:rsidRDefault="00086D60">
            <w:pPr>
              <w:pStyle w:val="TableContents"/>
              <w:rPr>
                <w:i/>
                <w:iCs/>
              </w:rPr>
            </w:pPr>
            <w:r>
              <w:rPr>
                <w:i/>
                <w:iCs/>
              </w:rPr>
              <w:lastRenderedPageBreak/>
              <w:t>Mô tả: Hiển thị thông tin giúp người dùng đổi mật khẩu cho tài khoản</w:t>
            </w:r>
          </w:p>
        </w:tc>
      </w:tr>
      <w:tr w:rsidR="00E517C6" w14:paraId="59B1E392" w14:textId="77777777">
        <w:tc>
          <w:tcPr>
            <w:tcW w:w="3212" w:type="dxa"/>
            <w:tcBorders>
              <w:left w:val="single" w:sz="2" w:space="0" w:color="000000"/>
              <w:bottom w:val="single" w:sz="2" w:space="0" w:color="000000"/>
            </w:tcBorders>
            <w:tcMar>
              <w:top w:w="144" w:type="dxa"/>
              <w:left w:w="144" w:type="dxa"/>
              <w:bottom w:w="144" w:type="dxa"/>
              <w:right w:w="144" w:type="dxa"/>
            </w:tcMar>
          </w:tcPr>
          <w:p w14:paraId="3D1828DD"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62E47449"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14E08BB" w14:textId="77777777" w:rsidR="00E517C6" w:rsidRDefault="00086D60">
            <w:pPr>
              <w:pStyle w:val="TableContents"/>
              <w:jc w:val="center"/>
              <w:rPr>
                <w:b/>
                <w:bCs/>
                <w:sz w:val="22"/>
                <w:szCs w:val="22"/>
              </w:rPr>
            </w:pPr>
            <w:r>
              <w:rPr>
                <w:b/>
                <w:bCs/>
                <w:sz w:val="22"/>
                <w:szCs w:val="22"/>
              </w:rPr>
              <w:t>Phạm vi truy cập</w:t>
            </w:r>
          </w:p>
        </w:tc>
      </w:tr>
      <w:tr w:rsidR="00E517C6" w14:paraId="6F49CFA6" w14:textId="77777777">
        <w:tc>
          <w:tcPr>
            <w:tcW w:w="3212" w:type="dxa"/>
            <w:tcBorders>
              <w:left w:val="single" w:sz="2" w:space="0" w:color="000000"/>
              <w:bottom w:val="single" w:sz="2" w:space="0" w:color="000000"/>
            </w:tcBorders>
            <w:tcMar>
              <w:top w:w="144" w:type="dxa"/>
              <w:left w:w="144" w:type="dxa"/>
              <w:bottom w:w="144" w:type="dxa"/>
              <w:right w:w="144" w:type="dxa"/>
            </w:tcMar>
          </w:tcPr>
          <w:p w14:paraId="187438C6" w14:textId="77777777" w:rsidR="00E517C6" w:rsidRDefault="00086D60">
            <w:pPr>
              <w:pStyle w:val="Code"/>
            </w:pPr>
            <w:r>
              <w:t>old_password: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3DB2CA83" w14:textId="77777777" w:rsidR="00E517C6" w:rsidRDefault="00086D60">
            <w:pPr>
              <w:pStyle w:val="TableContents"/>
            </w:pPr>
            <w:r>
              <w:t>Mật khẩu cũ</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F0FE17A" w14:textId="77777777" w:rsidR="00E517C6" w:rsidRDefault="00086D60">
            <w:pPr>
              <w:pStyle w:val="TableContents"/>
            </w:pPr>
            <w:r>
              <w:t>Private</w:t>
            </w:r>
          </w:p>
        </w:tc>
      </w:tr>
      <w:tr w:rsidR="00E517C6" w14:paraId="1848228D"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DAFF455" w14:textId="77777777" w:rsidR="00E517C6" w:rsidRDefault="00086D60">
            <w:pPr>
              <w:pStyle w:val="Code"/>
            </w:pPr>
            <w:r>
              <w:t>new_password: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23D69C5" w14:textId="77777777" w:rsidR="00E517C6" w:rsidRDefault="00086D60">
            <w:pPr>
              <w:pStyle w:val="TableContents"/>
            </w:pPr>
            <w:r>
              <w:t>Mật khẩu mới</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90FA55F" w14:textId="77777777" w:rsidR="00E517C6" w:rsidRDefault="00086D60">
            <w:pPr>
              <w:pStyle w:val="TableContents"/>
            </w:pPr>
            <w:r>
              <w:t>Private</w:t>
            </w:r>
          </w:p>
        </w:tc>
      </w:tr>
      <w:tr w:rsidR="00E517C6" w14:paraId="5C68E81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2624A6D" w14:textId="77777777" w:rsidR="00E517C6" w:rsidRDefault="00086D60">
            <w:pPr>
              <w:pStyle w:val="Code"/>
            </w:pPr>
            <w:r>
              <w:t>retyped_password: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2FCDEADA" w14:textId="77777777" w:rsidR="00E517C6" w:rsidRDefault="00086D60">
            <w:pPr>
              <w:pStyle w:val="TableContents"/>
            </w:pPr>
            <w:r>
              <w:t>Mật khẩu mới nhập lại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9B769F7" w14:textId="77777777" w:rsidR="00E517C6" w:rsidRDefault="00086D60">
            <w:pPr>
              <w:pStyle w:val="TableContents"/>
            </w:pPr>
            <w:r>
              <w:t>Private</w:t>
            </w:r>
          </w:p>
        </w:tc>
      </w:tr>
      <w:tr w:rsidR="00E517C6" w14:paraId="798F2CA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F9DBA5D" w14:textId="77777777" w:rsidR="00E517C6" w:rsidRDefault="00086D60">
            <w:pPr>
              <w:pStyle w:val="Code"/>
            </w:pPr>
            <w:proofErr w:type="gramStart"/>
            <w:r>
              <w:t>updatePassword(</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2103581B" w14:textId="77777777" w:rsidR="00E517C6" w:rsidRDefault="00086D60">
            <w:pPr>
              <w:pStyle w:val="TableContents"/>
            </w:pPr>
            <w:r>
              <w:t>Kích hoạt khi người dùng chọn “Đổi mật khẩu”, gửi yêu cầu đổi mật khẩu đến cho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857C0E1" w14:textId="77777777" w:rsidR="00E517C6" w:rsidRDefault="00086D60">
            <w:pPr>
              <w:pStyle w:val="TableContents"/>
            </w:pPr>
            <w:r>
              <w:t>Public</w:t>
            </w:r>
          </w:p>
        </w:tc>
      </w:tr>
    </w:tbl>
    <w:p w14:paraId="04B04C33" w14:textId="77777777" w:rsidR="00E517C6" w:rsidRDefault="00086D60">
      <w:pPr>
        <w:pStyle w:val="Bng"/>
        <w:jc w:val="center"/>
      </w:pPr>
      <w:r>
        <w:t>Bảng 14: Thiết kế chi tiết lớp "W_Form đổi mật khẩu"</w:t>
      </w:r>
    </w:p>
    <w:p w14:paraId="7A67F20D"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0F301D81"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0BDDF67" w14:textId="77777777" w:rsidR="00E517C6" w:rsidRDefault="00086D60">
            <w:pPr>
              <w:pStyle w:val="Bng"/>
              <w:jc w:val="center"/>
              <w:rPr>
                <w:b/>
                <w:bCs/>
                <w:i w:val="0"/>
                <w:iCs w:val="0"/>
              </w:rPr>
            </w:pPr>
            <w:r>
              <w:rPr>
                <w:b/>
                <w:bCs/>
                <w:i w:val="0"/>
                <w:iCs w:val="0"/>
              </w:rPr>
              <w:t>W_Đăng xuất</w:t>
            </w:r>
          </w:p>
        </w:tc>
      </w:tr>
      <w:tr w:rsidR="00E517C6" w14:paraId="4EA9166C"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3E8A259" w14:textId="77777777" w:rsidR="00E517C6" w:rsidRDefault="00086D60">
            <w:pPr>
              <w:pStyle w:val="TableContents"/>
              <w:rPr>
                <w:i/>
                <w:iCs/>
              </w:rPr>
            </w:pPr>
            <w:r>
              <w:rPr>
                <w:i/>
                <w:iCs/>
              </w:rPr>
              <w:t>Mô tả: Giúp người dùng yêu cầu đăng xuất cho tài khoản</w:t>
            </w:r>
          </w:p>
        </w:tc>
      </w:tr>
      <w:tr w:rsidR="00E517C6" w14:paraId="544D058D" w14:textId="77777777">
        <w:tc>
          <w:tcPr>
            <w:tcW w:w="3212" w:type="dxa"/>
            <w:tcBorders>
              <w:left w:val="single" w:sz="2" w:space="0" w:color="000000"/>
              <w:bottom w:val="single" w:sz="2" w:space="0" w:color="000000"/>
            </w:tcBorders>
            <w:tcMar>
              <w:top w:w="144" w:type="dxa"/>
              <w:left w:w="144" w:type="dxa"/>
              <w:bottom w:w="144" w:type="dxa"/>
              <w:right w:w="144" w:type="dxa"/>
            </w:tcMar>
          </w:tcPr>
          <w:p w14:paraId="47CE068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45DE167B"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4113C8E" w14:textId="77777777" w:rsidR="00E517C6" w:rsidRDefault="00086D60">
            <w:pPr>
              <w:pStyle w:val="TableContents"/>
              <w:jc w:val="center"/>
              <w:rPr>
                <w:b/>
                <w:bCs/>
                <w:sz w:val="22"/>
                <w:szCs w:val="22"/>
              </w:rPr>
            </w:pPr>
            <w:r>
              <w:rPr>
                <w:b/>
                <w:bCs/>
                <w:sz w:val="22"/>
                <w:szCs w:val="22"/>
              </w:rPr>
              <w:t>Phạm vi truy cập</w:t>
            </w:r>
          </w:p>
        </w:tc>
      </w:tr>
      <w:tr w:rsidR="00E517C6" w14:paraId="5C6434B4" w14:textId="77777777">
        <w:tc>
          <w:tcPr>
            <w:tcW w:w="3212" w:type="dxa"/>
            <w:tcBorders>
              <w:left w:val="single" w:sz="2" w:space="0" w:color="000000"/>
              <w:bottom w:val="single" w:sz="2" w:space="0" w:color="000000"/>
            </w:tcBorders>
            <w:tcMar>
              <w:top w:w="144" w:type="dxa"/>
              <w:left w:w="144" w:type="dxa"/>
              <w:bottom w:w="144" w:type="dxa"/>
              <w:right w:w="144" w:type="dxa"/>
            </w:tcMar>
          </w:tcPr>
          <w:p w14:paraId="29DAD6B4" w14:textId="77777777" w:rsidR="00E517C6" w:rsidRDefault="00086D60">
            <w:pPr>
              <w:pStyle w:val="Code"/>
            </w:pPr>
            <w:proofErr w:type="gramStart"/>
            <w:r>
              <w:t>logout(</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B6B811F" w14:textId="77777777" w:rsidR="00E517C6" w:rsidRDefault="00086D60">
            <w:pPr>
              <w:pStyle w:val="TableContents"/>
            </w:pPr>
            <w:r>
              <w:t>Kích hoạt khi người dùng nhấn nút “Đăng xuất”, gửi yêu cầu đăng xuất đến cho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64551E8" w14:textId="77777777" w:rsidR="00E517C6" w:rsidRDefault="00086D60">
            <w:pPr>
              <w:pStyle w:val="TableContents"/>
            </w:pPr>
            <w:r>
              <w:t>Public</w:t>
            </w:r>
          </w:p>
        </w:tc>
      </w:tr>
    </w:tbl>
    <w:p w14:paraId="0B46CE50" w14:textId="77777777" w:rsidR="00E517C6" w:rsidRDefault="00086D60">
      <w:pPr>
        <w:pStyle w:val="Bng"/>
        <w:jc w:val="center"/>
      </w:pPr>
      <w:r>
        <w:t>Bảng 15: Thiết kế chi tiết lớp "W_Đăng xuất"</w:t>
      </w:r>
    </w:p>
    <w:p w14:paraId="36657C46"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0F26663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E5D5F85" w14:textId="77777777" w:rsidR="00E517C6" w:rsidRDefault="00086D60">
            <w:pPr>
              <w:pStyle w:val="Bng"/>
              <w:jc w:val="center"/>
              <w:rPr>
                <w:b/>
                <w:bCs/>
                <w:i w:val="0"/>
                <w:iCs w:val="0"/>
              </w:rPr>
            </w:pPr>
            <w:r>
              <w:rPr>
                <w:b/>
                <w:bCs/>
                <w:i w:val="0"/>
                <w:iCs w:val="0"/>
              </w:rPr>
              <w:t>W_Danh sách đơn hàng đang chờ</w:t>
            </w:r>
          </w:p>
        </w:tc>
      </w:tr>
      <w:tr w:rsidR="00E517C6" w14:paraId="5C8569CF"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F2BC084" w14:textId="77777777" w:rsidR="00E517C6" w:rsidRDefault="00086D60">
            <w:pPr>
              <w:pStyle w:val="TableContents"/>
              <w:rPr>
                <w:i/>
                <w:iCs/>
              </w:rPr>
            </w:pPr>
            <w:r>
              <w:rPr>
                <w:i/>
                <w:iCs/>
              </w:rPr>
              <w:t>Mô tả: Hiển thị danh sách các đơn đặt hàng được gửi tới hệ thống trên cửa sổ hoạt động của người quản lý đơn hàng</w:t>
            </w:r>
          </w:p>
        </w:tc>
      </w:tr>
      <w:tr w:rsidR="00E517C6" w14:paraId="3FABD6FC" w14:textId="77777777">
        <w:tc>
          <w:tcPr>
            <w:tcW w:w="3212" w:type="dxa"/>
            <w:tcBorders>
              <w:left w:val="single" w:sz="2" w:space="0" w:color="000000"/>
              <w:bottom w:val="single" w:sz="2" w:space="0" w:color="000000"/>
            </w:tcBorders>
            <w:tcMar>
              <w:top w:w="144" w:type="dxa"/>
              <w:left w:w="144" w:type="dxa"/>
              <w:bottom w:w="144" w:type="dxa"/>
              <w:right w:w="144" w:type="dxa"/>
            </w:tcMar>
          </w:tcPr>
          <w:p w14:paraId="05390C95"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8A4768F"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8654243" w14:textId="77777777" w:rsidR="00E517C6" w:rsidRDefault="00086D60">
            <w:pPr>
              <w:pStyle w:val="TableContents"/>
              <w:jc w:val="center"/>
              <w:rPr>
                <w:b/>
                <w:bCs/>
                <w:sz w:val="22"/>
                <w:szCs w:val="22"/>
              </w:rPr>
            </w:pPr>
            <w:r>
              <w:rPr>
                <w:b/>
                <w:bCs/>
                <w:sz w:val="22"/>
                <w:szCs w:val="22"/>
              </w:rPr>
              <w:t>Phạm vi truy cập</w:t>
            </w:r>
          </w:p>
        </w:tc>
      </w:tr>
      <w:tr w:rsidR="00E517C6" w14:paraId="727870D3"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E6368CC" w14:textId="77777777" w:rsidR="00E517C6" w:rsidRDefault="00086D60">
            <w:pPr>
              <w:pStyle w:val="Code"/>
            </w:pPr>
            <w:r>
              <w:t>active_orders: list&lt;Order&gt;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6B83F7E" w14:textId="77777777" w:rsidR="00E517C6" w:rsidRDefault="00086D60">
            <w:pPr>
              <w:pStyle w:val="TableContents"/>
            </w:pPr>
            <w:r>
              <w:t>Danh sách các đơn hàng đang chờ xử lý</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5686F08" w14:textId="77777777" w:rsidR="00E517C6" w:rsidRDefault="00086D60">
            <w:pPr>
              <w:pStyle w:val="TableContents"/>
            </w:pPr>
            <w:r>
              <w:t>Private</w:t>
            </w:r>
          </w:p>
        </w:tc>
      </w:tr>
      <w:tr w:rsidR="00E517C6" w14:paraId="21E7178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18D5693" w14:textId="77777777" w:rsidR="00E517C6" w:rsidRDefault="00086D60">
            <w:pPr>
              <w:pStyle w:val="Code"/>
            </w:pPr>
            <w:proofErr w:type="gramStart"/>
            <w:r>
              <w:t>filter(</w:t>
            </w:r>
            <w:proofErr w:type="gramEnd"/>
          </w:p>
          <w:p w14:paraId="763F0C0F" w14:textId="77777777" w:rsidR="00E517C6" w:rsidRDefault="00086D60">
            <w:pPr>
              <w:pStyle w:val="Code"/>
            </w:pPr>
            <w:r>
              <w:t xml:space="preserve">    mode: string</w:t>
            </w:r>
          </w:p>
          <w:p w14:paraId="6BBE804D"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064CF6B3" w14:textId="77777777" w:rsidR="00E517C6" w:rsidRDefault="00086D60">
            <w:pPr>
              <w:pStyle w:val="TableContents"/>
            </w:pPr>
            <w:r>
              <w:t>Lọc danh sách đơn hàng theo mode (đơn hàng mới nhất, đơn hàng được cập nhật gần nhất, ...)</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1A0D3B8" w14:textId="77777777" w:rsidR="00E517C6" w:rsidRDefault="00086D60">
            <w:pPr>
              <w:pStyle w:val="TableContents"/>
            </w:pPr>
            <w:r>
              <w:t>Public</w:t>
            </w:r>
          </w:p>
        </w:tc>
      </w:tr>
      <w:tr w:rsidR="00E517C6" w14:paraId="6E6F6C36"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97D8BA7" w14:textId="77777777" w:rsidR="00E517C6" w:rsidRDefault="00086D60">
            <w:pPr>
              <w:pStyle w:val="Code"/>
            </w:pPr>
            <w:proofErr w:type="gramStart"/>
            <w:r>
              <w:t>displayActiveOrderDetails(</w:t>
            </w:r>
            <w:proofErr w:type="gramEnd"/>
          </w:p>
          <w:p w14:paraId="20634CB4" w14:textId="77777777" w:rsidR="00E517C6" w:rsidRDefault="00086D60">
            <w:pPr>
              <w:pStyle w:val="Code"/>
            </w:pPr>
            <w:r>
              <w:t xml:space="preserve">    order_id: string</w:t>
            </w:r>
          </w:p>
          <w:p w14:paraId="1C82505D"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E51B163" w14:textId="77777777" w:rsidR="00E517C6" w:rsidRDefault="00086D60">
            <w:pPr>
              <w:pStyle w:val="TableContents"/>
            </w:pPr>
            <w:r>
              <w:t>Hiển thị “W_Chi tiết đơn hàng đang chờ” cho một đơn hàng đang chờ xử lý</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F0F063F" w14:textId="77777777" w:rsidR="00E517C6" w:rsidRDefault="00086D60">
            <w:pPr>
              <w:pStyle w:val="TableContents"/>
            </w:pPr>
            <w:r>
              <w:t>Public</w:t>
            </w:r>
          </w:p>
        </w:tc>
      </w:tr>
      <w:tr w:rsidR="00E517C6" w14:paraId="33866FFC"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3973ED7" w14:textId="77777777" w:rsidR="00E517C6" w:rsidRDefault="00086D60">
            <w:pPr>
              <w:pStyle w:val="Code"/>
            </w:pPr>
            <w:proofErr w:type="gramStart"/>
            <w:r>
              <w:t>reload(</w:t>
            </w:r>
            <w:proofErr w:type="gramEnd"/>
          </w:p>
          <w:p w14:paraId="1C529540" w14:textId="77777777" w:rsidR="00E517C6" w:rsidRDefault="00086D60">
            <w:pPr>
              <w:pStyle w:val="Code"/>
            </w:pPr>
            <w:r>
              <w:lastRenderedPageBreak/>
              <w:t xml:space="preserve">    period: double</w:t>
            </w:r>
          </w:p>
          <w:p w14:paraId="2734753E"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2829FD2" w14:textId="77777777" w:rsidR="00E517C6" w:rsidRDefault="00086D60">
            <w:pPr>
              <w:pStyle w:val="TableContents"/>
            </w:pPr>
            <w:r>
              <w:lastRenderedPageBreak/>
              <w:t>Gửi yêu cầu tải lại trang một cách định kỳ</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839FC08" w14:textId="77777777" w:rsidR="00E517C6" w:rsidRDefault="00086D60">
            <w:pPr>
              <w:pStyle w:val="TableContents"/>
            </w:pPr>
            <w:r>
              <w:t>Private</w:t>
            </w:r>
          </w:p>
        </w:tc>
      </w:tr>
    </w:tbl>
    <w:p w14:paraId="4782EF69" w14:textId="77777777" w:rsidR="00E517C6" w:rsidRDefault="00086D60">
      <w:pPr>
        <w:pStyle w:val="Bng"/>
        <w:jc w:val="center"/>
      </w:pPr>
      <w:r>
        <w:t>Bảng 16: Thiết kế chi tiết lớp "W_Danh sách đơn hàng đang chờ"</w:t>
      </w:r>
    </w:p>
    <w:p w14:paraId="05277952"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24232E6"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6660106" w14:textId="77777777" w:rsidR="00E517C6" w:rsidRDefault="00086D60">
            <w:pPr>
              <w:pStyle w:val="Bng"/>
              <w:jc w:val="center"/>
              <w:rPr>
                <w:b/>
                <w:bCs/>
                <w:i w:val="0"/>
                <w:iCs w:val="0"/>
              </w:rPr>
            </w:pPr>
            <w:r>
              <w:rPr>
                <w:b/>
                <w:bCs/>
                <w:i w:val="0"/>
                <w:iCs w:val="0"/>
              </w:rPr>
              <w:t>W_Chi tiết đơn hàng đang chờ</w:t>
            </w:r>
          </w:p>
        </w:tc>
      </w:tr>
      <w:tr w:rsidR="00E517C6" w14:paraId="1335CEE0"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0A774B9" w14:textId="77777777" w:rsidR="00E517C6" w:rsidRDefault="00086D60">
            <w:pPr>
              <w:pStyle w:val="TableContents"/>
              <w:rPr>
                <w:i/>
                <w:iCs/>
              </w:rPr>
            </w:pPr>
            <w:r>
              <w:rPr>
                <w:i/>
                <w:iCs/>
              </w:rPr>
              <w:t>Mô tả: Hiển thị thông tin chi tiết đơn hàng đang chờ</w:t>
            </w:r>
          </w:p>
        </w:tc>
      </w:tr>
      <w:tr w:rsidR="00E517C6" w14:paraId="2F201AD6" w14:textId="77777777">
        <w:tc>
          <w:tcPr>
            <w:tcW w:w="3212" w:type="dxa"/>
            <w:tcBorders>
              <w:left w:val="single" w:sz="2" w:space="0" w:color="000000"/>
              <w:bottom w:val="single" w:sz="2" w:space="0" w:color="000000"/>
            </w:tcBorders>
            <w:tcMar>
              <w:top w:w="144" w:type="dxa"/>
              <w:left w:w="144" w:type="dxa"/>
              <w:bottom w:w="144" w:type="dxa"/>
              <w:right w:w="144" w:type="dxa"/>
            </w:tcMar>
          </w:tcPr>
          <w:p w14:paraId="124E2FE9"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C90AA8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4EACF51" w14:textId="77777777" w:rsidR="00E517C6" w:rsidRDefault="00086D60">
            <w:pPr>
              <w:pStyle w:val="TableContents"/>
              <w:jc w:val="center"/>
              <w:rPr>
                <w:b/>
                <w:bCs/>
                <w:sz w:val="22"/>
                <w:szCs w:val="22"/>
              </w:rPr>
            </w:pPr>
            <w:r>
              <w:rPr>
                <w:b/>
                <w:bCs/>
                <w:sz w:val="22"/>
                <w:szCs w:val="22"/>
              </w:rPr>
              <w:t>Phạm vi truy cập</w:t>
            </w:r>
          </w:p>
        </w:tc>
      </w:tr>
      <w:tr w:rsidR="00E517C6" w14:paraId="2FD9568D" w14:textId="77777777">
        <w:tc>
          <w:tcPr>
            <w:tcW w:w="3212" w:type="dxa"/>
            <w:tcBorders>
              <w:left w:val="single" w:sz="2" w:space="0" w:color="000000"/>
              <w:bottom w:val="single" w:sz="2" w:space="0" w:color="000000"/>
            </w:tcBorders>
            <w:tcMar>
              <w:top w:w="144" w:type="dxa"/>
              <w:left w:w="144" w:type="dxa"/>
              <w:bottom w:w="144" w:type="dxa"/>
              <w:right w:w="144" w:type="dxa"/>
            </w:tcMar>
          </w:tcPr>
          <w:p w14:paraId="7DB2575C" w14:textId="77777777" w:rsidR="00E517C6" w:rsidRDefault="00086D60">
            <w:pPr>
              <w:pStyle w:val="Code"/>
            </w:pPr>
            <w:r>
              <w:t>state: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3DCE5989" w14:textId="77777777" w:rsidR="00E517C6" w:rsidRDefault="00086D60">
            <w:pPr>
              <w:pStyle w:val="TableContents"/>
            </w:pPr>
            <w:r>
              <w:t>Trạng thái hiện tại của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04DB303" w14:textId="77777777" w:rsidR="00E517C6" w:rsidRDefault="00086D60">
            <w:pPr>
              <w:pStyle w:val="TableContents"/>
            </w:pPr>
            <w:r>
              <w:t>Private</w:t>
            </w:r>
          </w:p>
        </w:tc>
      </w:tr>
      <w:tr w:rsidR="00E517C6" w14:paraId="02B9DFE6"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FDA3E9B" w14:textId="77777777" w:rsidR="00E517C6" w:rsidRDefault="00086D60">
            <w:pPr>
              <w:pStyle w:val="Code"/>
            </w:pPr>
            <w:proofErr w:type="gramStart"/>
            <w:r>
              <w:t>updateState(</w:t>
            </w:r>
            <w:proofErr w:type="gramEnd"/>
          </w:p>
          <w:p w14:paraId="32A0A2EA" w14:textId="77777777" w:rsidR="00E517C6" w:rsidRDefault="00086D60">
            <w:pPr>
              <w:pStyle w:val="Code"/>
            </w:pPr>
            <w:r>
              <w:t xml:space="preserve">    new_state: string</w:t>
            </w:r>
          </w:p>
          <w:p w14:paraId="5796C658"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E4407EB" w14:textId="77777777" w:rsidR="00E517C6" w:rsidRDefault="00086D60">
            <w:pPr>
              <w:pStyle w:val="TableContents"/>
            </w:pPr>
            <w:r>
              <w:t>Kích hoạt khi người dùng thay đổi trạng thái của đơn hàng, gửi yêu cầu cập nhật trạng thái đến controller</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2F09611" w14:textId="77777777" w:rsidR="00E517C6" w:rsidRDefault="00086D60">
            <w:pPr>
              <w:pStyle w:val="TableContents"/>
            </w:pPr>
            <w:r>
              <w:t>Public</w:t>
            </w:r>
          </w:p>
        </w:tc>
      </w:tr>
      <w:tr w:rsidR="00E517C6" w14:paraId="1E3944F8" w14:textId="77777777">
        <w:trPr>
          <w:trHeight w:val="1016"/>
        </w:trPr>
        <w:tc>
          <w:tcPr>
            <w:tcW w:w="3212" w:type="dxa"/>
            <w:tcBorders>
              <w:left w:val="single" w:sz="2" w:space="0" w:color="000000"/>
              <w:bottom w:val="single" w:sz="2" w:space="0" w:color="000000"/>
            </w:tcBorders>
            <w:tcMar>
              <w:top w:w="144" w:type="dxa"/>
              <w:left w:w="144" w:type="dxa"/>
              <w:bottom w:w="144" w:type="dxa"/>
              <w:right w:w="144" w:type="dxa"/>
            </w:tcMar>
          </w:tcPr>
          <w:p w14:paraId="2FCF263D" w14:textId="77777777" w:rsidR="00E517C6" w:rsidRDefault="00086D60">
            <w:pPr>
              <w:pStyle w:val="Code"/>
            </w:pPr>
            <w:proofErr w:type="gramStart"/>
            <w:r>
              <w:t>printBill(</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8FAC808" w14:textId="77777777" w:rsidR="00E517C6" w:rsidRDefault="00086D60">
            <w:pPr>
              <w:pStyle w:val="TableContents"/>
            </w:pPr>
            <w:r>
              <w:t>Gửi yêu cầu in hóa đơn cho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7D8AB88" w14:textId="77777777" w:rsidR="00E517C6" w:rsidRDefault="00086D60">
            <w:pPr>
              <w:pStyle w:val="TableContents"/>
            </w:pPr>
            <w:r>
              <w:t>Public</w:t>
            </w:r>
          </w:p>
        </w:tc>
      </w:tr>
    </w:tbl>
    <w:p w14:paraId="1617994A" w14:textId="77777777" w:rsidR="00E517C6" w:rsidRDefault="00086D60">
      <w:pPr>
        <w:pStyle w:val="Bng"/>
        <w:jc w:val="center"/>
      </w:pPr>
      <w:r>
        <w:t>Bảng 17: Thiết kế chi tiết lớp "W_Chi tiết đơn hàng đang chờ"</w:t>
      </w:r>
    </w:p>
    <w:p w14:paraId="22607264"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55676856"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9113D3E" w14:textId="77777777" w:rsidR="00E517C6" w:rsidRDefault="00086D60">
            <w:pPr>
              <w:pStyle w:val="Bng"/>
              <w:jc w:val="center"/>
              <w:rPr>
                <w:b/>
                <w:bCs/>
                <w:i w:val="0"/>
                <w:iCs w:val="0"/>
              </w:rPr>
            </w:pPr>
            <w:r>
              <w:rPr>
                <w:b/>
                <w:bCs/>
                <w:i w:val="0"/>
                <w:iCs w:val="0"/>
              </w:rPr>
              <w:t>W_Quản lý bán hàng</w:t>
            </w:r>
          </w:p>
        </w:tc>
      </w:tr>
      <w:tr w:rsidR="00E517C6" w14:paraId="4475DC88"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B1A8BE5" w14:textId="77777777" w:rsidR="00E517C6" w:rsidRDefault="00086D60">
            <w:pPr>
              <w:pStyle w:val="TableContents"/>
              <w:rPr>
                <w:i/>
                <w:iCs/>
              </w:rPr>
            </w:pPr>
            <w:r>
              <w:rPr>
                <w:i/>
                <w:iCs/>
              </w:rPr>
              <w:t>Mô tả: Hiển thị thông tin quản lý bán hàng cho người quản lý cửa hàng</w:t>
            </w:r>
          </w:p>
        </w:tc>
      </w:tr>
      <w:tr w:rsidR="00E517C6" w14:paraId="5790AE22" w14:textId="77777777">
        <w:tc>
          <w:tcPr>
            <w:tcW w:w="3212" w:type="dxa"/>
            <w:tcBorders>
              <w:left w:val="single" w:sz="2" w:space="0" w:color="000000"/>
              <w:bottom w:val="single" w:sz="2" w:space="0" w:color="000000"/>
            </w:tcBorders>
            <w:tcMar>
              <w:top w:w="144" w:type="dxa"/>
              <w:left w:w="144" w:type="dxa"/>
              <w:bottom w:w="144" w:type="dxa"/>
              <w:right w:w="144" w:type="dxa"/>
            </w:tcMar>
          </w:tcPr>
          <w:p w14:paraId="789A2F7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4E1C9F55"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B196050" w14:textId="77777777" w:rsidR="00E517C6" w:rsidRDefault="00086D60">
            <w:pPr>
              <w:pStyle w:val="TableContents"/>
              <w:jc w:val="center"/>
              <w:rPr>
                <w:b/>
                <w:bCs/>
                <w:sz w:val="22"/>
                <w:szCs w:val="22"/>
              </w:rPr>
            </w:pPr>
            <w:r>
              <w:rPr>
                <w:b/>
                <w:bCs/>
                <w:sz w:val="22"/>
                <w:szCs w:val="22"/>
              </w:rPr>
              <w:t>Phạm vi truy cập</w:t>
            </w:r>
          </w:p>
        </w:tc>
      </w:tr>
      <w:tr w:rsidR="00E517C6" w14:paraId="47EE241E"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4753CB8" w14:textId="77777777" w:rsidR="00E517C6" w:rsidRDefault="00086D60">
            <w:pPr>
              <w:pStyle w:val="Code"/>
            </w:pPr>
            <w:r>
              <w:t>orders: list&lt;Order&gt;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0A74E0B" w14:textId="77777777" w:rsidR="00E517C6" w:rsidRDefault="00086D60">
            <w:pPr>
              <w:pStyle w:val="TableContents"/>
            </w:pPr>
            <w:r>
              <w:t>Danh sách đơn hàng đang được hiển thị</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D699E64" w14:textId="77777777" w:rsidR="00E517C6" w:rsidRDefault="00086D60">
            <w:pPr>
              <w:pStyle w:val="TableContents"/>
            </w:pPr>
            <w:r>
              <w:t>Private</w:t>
            </w:r>
          </w:p>
        </w:tc>
      </w:tr>
      <w:tr w:rsidR="00E517C6" w14:paraId="60F3308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5EC6450" w14:textId="77777777" w:rsidR="00E517C6" w:rsidRDefault="00086D60">
            <w:pPr>
              <w:pStyle w:val="Code"/>
            </w:pPr>
            <w:proofErr w:type="gramStart"/>
            <w:r>
              <w:t>search(</w:t>
            </w:r>
            <w:proofErr w:type="gramEnd"/>
          </w:p>
          <w:p w14:paraId="28D0FEEC" w14:textId="77777777" w:rsidR="00E517C6" w:rsidRDefault="00086D60">
            <w:pPr>
              <w:pStyle w:val="Code"/>
            </w:pPr>
            <w:r>
              <w:t xml:space="preserve">    query: string</w:t>
            </w:r>
          </w:p>
          <w:p w14:paraId="74D05D80"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789FF96C" w14:textId="77777777" w:rsidR="00E517C6" w:rsidRDefault="00086D60">
            <w:pPr>
              <w:pStyle w:val="TableContents"/>
            </w:pPr>
            <w:r>
              <w:t>Tìm kiếm đơn hàng theo từ khóa</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C30A33D" w14:textId="77777777" w:rsidR="00E517C6" w:rsidRDefault="00086D60">
            <w:pPr>
              <w:pStyle w:val="TableContents"/>
            </w:pPr>
            <w:r>
              <w:t>Public</w:t>
            </w:r>
          </w:p>
        </w:tc>
      </w:tr>
      <w:tr w:rsidR="00E517C6" w14:paraId="72127C2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C989A6E" w14:textId="77777777" w:rsidR="00E517C6" w:rsidRDefault="00086D60">
            <w:pPr>
              <w:pStyle w:val="Code"/>
            </w:pPr>
            <w:proofErr w:type="gramStart"/>
            <w:r>
              <w:t>displayOrderDetails(</w:t>
            </w:r>
            <w:proofErr w:type="gramEnd"/>
          </w:p>
          <w:p w14:paraId="3569586F" w14:textId="77777777" w:rsidR="00E517C6" w:rsidRDefault="00086D60">
            <w:pPr>
              <w:pStyle w:val="Code"/>
            </w:pPr>
            <w:r>
              <w:t xml:space="preserve">    order_id: string</w:t>
            </w:r>
          </w:p>
          <w:p w14:paraId="25727883"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385F96E" w14:textId="77777777" w:rsidR="00E517C6" w:rsidRDefault="00086D60">
            <w:pPr>
              <w:pStyle w:val="TableContents"/>
            </w:pPr>
            <w:r>
              <w:t>Hiển thị thông tin chi tiết cho một đơn hàng mà người quản lý chọn “Xem chi tiết”</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5BEC183" w14:textId="77777777" w:rsidR="00E517C6" w:rsidRDefault="00086D60">
            <w:pPr>
              <w:pStyle w:val="TableContents"/>
            </w:pPr>
            <w:r>
              <w:t>Public</w:t>
            </w:r>
          </w:p>
        </w:tc>
      </w:tr>
      <w:tr w:rsidR="00E517C6" w14:paraId="7D004247"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A32D663" w14:textId="77777777" w:rsidR="00E517C6" w:rsidRDefault="00086D60">
            <w:pPr>
              <w:pStyle w:val="Code"/>
            </w:pPr>
            <w:proofErr w:type="gramStart"/>
            <w:r>
              <w:t>displayIncomeStatisticsForm(</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B57808A" w14:textId="77777777" w:rsidR="00E517C6" w:rsidRDefault="00086D60">
            <w:pPr>
              <w:pStyle w:val="TableContents"/>
            </w:pPr>
            <w:r>
              <w:t>Gửi yêu cầu hiển thị form “Thống kê doanh thu” từ các đơn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6EAE92E" w14:textId="77777777" w:rsidR="00E517C6" w:rsidRDefault="00086D60">
            <w:pPr>
              <w:pStyle w:val="TableContents"/>
            </w:pPr>
            <w:r>
              <w:t>Public</w:t>
            </w:r>
          </w:p>
        </w:tc>
      </w:tr>
    </w:tbl>
    <w:p w14:paraId="0DFBA352" w14:textId="77777777" w:rsidR="00E517C6" w:rsidRDefault="00086D60">
      <w:pPr>
        <w:pStyle w:val="Bng"/>
        <w:jc w:val="center"/>
      </w:pPr>
      <w:r>
        <w:t>Bảng 18: Thiết kế chi tiết lớp "W_Quản lý bán hàng"</w:t>
      </w:r>
    </w:p>
    <w:p w14:paraId="09B52848" w14:textId="77777777" w:rsidR="00E517C6" w:rsidRDefault="00E517C6">
      <w:pPr>
        <w:pStyle w:val="Bng"/>
        <w:jc w:val="center"/>
      </w:pPr>
    </w:p>
    <w:p w14:paraId="05D6FB12" w14:textId="77777777" w:rsidR="00E517C6" w:rsidRDefault="00E517C6">
      <w:pPr>
        <w:pStyle w:val="Standard"/>
        <w:pageBreakBefore/>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BE6407C"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36A9BC3" w14:textId="77777777" w:rsidR="00E517C6" w:rsidRDefault="00086D60">
            <w:pPr>
              <w:pStyle w:val="Bng"/>
              <w:jc w:val="center"/>
              <w:rPr>
                <w:b/>
                <w:bCs/>
                <w:i w:val="0"/>
                <w:iCs w:val="0"/>
              </w:rPr>
            </w:pPr>
            <w:r>
              <w:rPr>
                <w:b/>
                <w:bCs/>
                <w:i w:val="0"/>
                <w:iCs w:val="0"/>
              </w:rPr>
              <w:t>W_Chi tiết đơn hàng</w:t>
            </w:r>
          </w:p>
        </w:tc>
      </w:tr>
      <w:tr w:rsidR="00E517C6" w14:paraId="76CD76ED"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B44BB2C" w14:textId="77777777" w:rsidR="00E517C6" w:rsidRDefault="00086D60">
            <w:pPr>
              <w:pStyle w:val="TableContents"/>
              <w:rPr>
                <w:i/>
                <w:iCs/>
              </w:rPr>
            </w:pPr>
            <w:r>
              <w:rPr>
                <w:i/>
                <w:iCs/>
              </w:rPr>
              <w:t>Mô tả: Hiển thị thông tin chi tiết một đơn hàng cho người quản lý cửa hàng</w:t>
            </w:r>
          </w:p>
        </w:tc>
      </w:tr>
      <w:tr w:rsidR="00E517C6" w14:paraId="1D73D7B5" w14:textId="77777777">
        <w:tc>
          <w:tcPr>
            <w:tcW w:w="3212" w:type="dxa"/>
            <w:tcBorders>
              <w:left w:val="single" w:sz="2" w:space="0" w:color="000000"/>
              <w:bottom w:val="single" w:sz="2" w:space="0" w:color="000000"/>
            </w:tcBorders>
            <w:tcMar>
              <w:top w:w="144" w:type="dxa"/>
              <w:left w:w="144" w:type="dxa"/>
              <w:bottom w:w="144" w:type="dxa"/>
              <w:right w:w="144" w:type="dxa"/>
            </w:tcMar>
          </w:tcPr>
          <w:p w14:paraId="43584A2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D225F5D"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AB14369" w14:textId="77777777" w:rsidR="00E517C6" w:rsidRDefault="00086D60">
            <w:pPr>
              <w:pStyle w:val="TableContents"/>
              <w:jc w:val="center"/>
              <w:rPr>
                <w:b/>
                <w:bCs/>
                <w:sz w:val="22"/>
                <w:szCs w:val="22"/>
              </w:rPr>
            </w:pPr>
            <w:r>
              <w:rPr>
                <w:b/>
                <w:bCs/>
                <w:sz w:val="22"/>
                <w:szCs w:val="22"/>
              </w:rPr>
              <w:t>Phạm vi truy cập</w:t>
            </w:r>
          </w:p>
        </w:tc>
      </w:tr>
      <w:tr w:rsidR="00E517C6" w14:paraId="33634E06" w14:textId="77777777">
        <w:tc>
          <w:tcPr>
            <w:tcW w:w="3212" w:type="dxa"/>
            <w:tcBorders>
              <w:left w:val="single" w:sz="2" w:space="0" w:color="000000"/>
              <w:bottom w:val="single" w:sz="2" w:space="0" w:color="000000"/>
            </w:tcBorders>
            <w:tcMar>
              <w:top w:w="144" w:type="dxa"/>
              <w:left w:w="144" w:type="dxa"/>
              <w:bottom w:w="144" w:type="dxa"/>
              <w:right w:w="144" w:type="dxa"/>
            </w:tcMar>
          </w:tcPr>
          <w:p w14:paraId="0026F5F4" w14:textId="77777777" w:rsidR="00E517C6" w:rsidRDefault="00086D60">
            <w:pPr>
              <w:pStyle w:val="Code"/>
            </w:pPr>
            <w:r>
              <w:t>orderID: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1B631C8" w14:textId="77777777" w:rsidR="00E517C6" w:rsidRDefault="00086D60">
            <w:pPr>
              <w:pStyle w:val="TableContents"/>
            </w:pPr>
            <w:r>
              <w:t>Mã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5A0C2EF" w14:textId="77777777" w:rsidR="00E517C6" w:rsidRDefault="00086D60">
            <w:pPr>
              <w:pStyle w:val="TableContents"/>
            </w:pPr>
            <w:r>
              <w:t>Public</w:t>
            </w:r>
          </w:p>
        </w:tc>
      </w:tr>
      <w:tr w:rsidR="00E517C6" w14:paraId="20625761"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3B5181F" w14:textId="77777777" w:rsidR="00E517C6" w:rsidRDefault="00086D60">
            <w:pPr>
              <w:pStyle w:val="Code"/>
            </w:pPr>
            <w:r>
              <w:t>customerID: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56B0BDE" w14:textId="77777777" w:rsidR="00E517C6" w:rsidRDefault="00086D60">
            <w:pPr>
              <w:pStyle w:val="TableContents"/>
            </w:pPr>
            <w:r>
              <w:t>Mã khách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6B31CBE" w14:textId="77777777" w:rsidR="00E517C6" w:rsidRDefault="00086D60">
            <w:pPr>
              <w:pStyle w:val="TableContents"/>
            </w:pPr>
            <w:r>
              <w:t>Public</w:t>
            </w:r>
          </w:p>
        </w:tc>
      </w:tr>
      <w:tr w:rsidR="00E517C6" w14:paraId="0ED3307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7BEDA1C" w14:textId="77777777" w:rsidR="00E517C6" w:rsidRDefault="00086D60">
            <w:pPr>
              <w:pStyle w:val="Code"/>
            </w:pPr>
            <w:r>
              <w:t>receiver: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FC25503" w14:textId="77777777" w:rsidR="00E517C6" w:rsidRDefault="00086D60">
            <w:pPr>
              <w:pStyle w:val="TableContents"/>
            </w:pPr>
            <w:r>
              <w:t>Tên người nhận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D444336" w14:textId="77777777" w:rsidR="00E517C6" w:rsidRDefault="00086D60">
            <w:pPr>
              <w:pStyle w:val="TableContents"/>
            </w:pPr>
            <w:r>
              <w:t>Public</w:t>
            </w:r>
          </w:p>
        </w:tc>
      </w:tr>
      <w:tr w:rsidR="00E517C6" w14:paraId="350C532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6F7AB8F" w14:textId="77777777" w:rsidR="00E517C6" w:rsidRDefault="00086D60">
            <w:pPr>
              <w:pStyle w:val="Code"/>
            </w:pPr>
            <w:r>
              <w:t>phonenumber: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67D74B9" w14:textId="77777777" w:rsidR="00E517C6" w:rsidRDefault="00086D60">
            <w:pPr>
              <w:pStyle w:val="TableContents"/>
            </w:pPr>
            <w:r>
              <w:t>Số điện thoại liên hệ nhận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5F3CD00" w14:textId="77777777" w:rsidR="00E517C6" w:rsidRDefault="00086D60">
            <w:pPr>
              <w:pStyle w:val="TableContents"/>
            </w:pPr>
            <w:r>
              <w:t>Public</w:t>
            </w:r>
          </w:p>
        </w:tc>
      </w:tr>
      <w:tr w:rsidR="00E517C6" w14:paraId="6D9BCEB3"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4DE5343" w14:textId="77777777" w:rsidR="00E517C6" w:rsidRDefault="00086D60">
            <w:pPr>
              <w:pStyle w:val="Code"/>
            </w:pPr>
            <w:r>
              <w:t>delivery_address: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02CFA3F" w14:textId="77777777" w:rsidR="00E517C6" w:rsidRDefault="00086D60">
            <w:pPr>
              <w:pStyle w:val="TableContents"/>
            </w:pPr>
            <w:r>
              <w:t>Địa chỉ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889129C" w14:textId="77777777" w:rsidR="00E517C6" w:rsidRDefault="00086D60">
            <w:pPr>
              <w:pStyle w:val="TableContents"/>
            </w:pPr>
            <w:r>
              <w:t>Public</w:t>
            </w:r>
          </w:p>
        </w:tc>
      </w:tr>
      <w:tr w:rsidR="00E517C6" w14:paraId="446FB09D"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D5595AD" w14:textId="77777777" w:rsidR="00E517C6" w:rsidRDefault="00086D60">
            <w:pPr>
              <w:pStyle w:val="Code"/>
            </w:pPr>
            <w:r>
              <w:t>delivery_time: time</w:t>
            </w:r>
          </w:p>
        </w:tc>
        <w:tc>
          <w:tcPr>
            <w:tcW w:w="5243" w:type="dxa"/>
            <w:tcBorders>
              <w:left w:val="single" w:sz="2" w:space="0" w:color="000000"/>
              <w:bottom w:val="single" w:sz="2" w:space="0" w:color="000000"/>
            </w:tcBorders>
            <w:tcMar>
              <w:top w:w="144" w:type="dxa"/>
              <w:left w:w="144" w:type="dxa"/>
              <w:bottom w:w="144" w:type="dxa"/>
              <w:right w:w="144" w:type="dxa"/>
            </w:tcMar>
          </w:tcPr>
          <w:p w14:paraId="275BD003" w14:textId="77777777" w:rsidR="00E517C6" w:rsidRDefault="00086D60">
            <w:pPr>
              <w:pStyle w:val="TableContents"/>
            </w:pPr>
            <w:r>
              <w:t>Thời gian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847C57B" w14:textId="77777777" w:rsidR="00E517C6" w:rsidRDefault="00086D60">
            <w:pPr>
              <w:pStyle w:val="TableContents"/>
            </w:pPr>
            <w:r>
              <w:t>Public</w:t>
            </w:r>
          </w:p>
        </w:tc>
      </w:tr>
      <w:tr w:rsidR="00E517C6" w14:paraId="60DE779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BD741F8" w14:textId="77777777" w:rsidR="00E517C6" w:rsidRDefault="00086D60">
            <w:pPr>
              <w:pStyle w:val="Code"/>
            </w:pPr>
            <w:r>
              <w:t>items: list&lt;CartItem&gt;</w:t>
            </w:r>
          </w:p>
        </w:tc>
        <w:tc>
          <w:tcPr>
            <w:tcW w:w="5243" w:type="dxa"/>
            <w:tcBorders>
              <w:left w:val="single" w:sz="2" w:space="0" w:color="000000"/>
              <w:bottom w:val="single" w:sz="2" w:space="0" w:color="000000"/>
            </w:tcBorders>
            <w:tcMar>
              <w:top w:w="144" w:type="dxa"/>
              <w:left w:w="144" w:type="dxa"/>
              <w:bottom w:w="144" w:type="dxa"/>
              <w:right w:w="144" w:type="dxa"/>
            </w:tcMar>
          </w:tcPr>
          <w:p w14:paraId="5C0A6CC8" w14:textId="77777777" w:rsidR="00E517C6" w:rsidRDefault="00086D60">
            <w:pPr>
              <w:pStyle w:val="TableContents"/>
            </w:pPr>
            <w:r>
              <w:t>Danh sách sản phẩm trong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6FC1C82" w14:textId="77777777" w:rsidR="00E517C6" w:rsidRDefault="00086D60">
            <w:pPr>
              <w:pStyle w:val="TableContents"/>
            </w:pPr>
            <w:r>
              <w:t>Private</w:t>
            </w:r>
          </w:p>
        </w:tc>
      </w:tr>
    </w:tbl>
    <w:p w14:paraId="51A00B24" w14:textId="77777777" w:rsidR="00E517C6" w:rsidRDefault="00086D60">
      <w:pPr>
        <w:pStyle w:val="Bng"/>
        <w:jc w:val="center"/>
      </w:pPr>
      <w:r>
        <w:t>Bảng 19: Thiết kế chi tiết lớp "W_Chi tiết đơn hàng"</w:t>
      </w:r>
    </w:p>
    <w:p w14:paraId="03D85200"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B5F841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CCE8F63" w14:textId="77777777" w:rsidR="00E517C6" w:rsidRDefault="00086D60">
            <w:pPr>
              <w:pStyle w:val="Bng"/>
              <w:jc w:val="center"/>
              <w:rPr>
                <w:b/>
                <w:bCs/>
                <w:i w:val="0"/>
                <w:iCs w:val="0"/>
              </w:rPr>
            </w:pPr>
            <w:r>
              <w:rPr>
                <w:b/>
                <w:bCs/>
                <w:i w:val="0"/>
                <w:iCs w:val="0"/>
              </w:rPr>
              <w:t>W_Thống kê doanh thu</w:t>
            </w:r>
          </w:p>
        </w:tc>
      </w:tr>
      <w:tr w:rsidR="00E517C6" w14:paraId="7009DF7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A5AFF88" w14:textId="77777777" w:rsidR="00E517C6" w:rsidRDefault="00086D60">
            <w:pPr>
              <w:pStyle w:val="TableContents"/>
              <w:rPr>
                <w:i/>
                <w:iCs/>
              </w:rPr>
            </w:pPr>
            <w:r>
              <w:rPr>
                <w:i/>
                <w:iCs/>
              </w:rPr>
              <w:t>Mô tả: Thống kê doanh thu theo đơn hàng trong một khoảng thời gian</w:t>
            </w:r>
          </w:p>
        </w:tc>
      </w:tr>
      <w:tr w:rsidR="00E517C6" w14:paraId="26C862D2" w14:textId="77777777">
        <w:tc>
          <w:tcPr>
            <w:tcW w:w="3212" w:type="dxa"/>
            <w:tcBorders>
              <w:left w:val="single" w:sz="2" w:space="0" w:color="000000"/>
              <w:bottom w:val="single" w:sz="2" w:space="0" w:color="000000"/>
            </w:tcBorders>
            <w:tcMar>
              <w:top w:w="144" w:type="dxa"/>
              <w:left w:w="144" w:type="dxa"/>
              <w:bottom w:w="144" w:type="dxa"/>
              <w:right w:w="144" w:type="dxa"/>
            </w:tcMar>
          </w:tcPr>
          <w:p w14:paraId="45CDE67D"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7102DBE"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2B78DD2" w14:textId="77777777" w:rsidR="00E517C6" w:rsidRDefault="00086D60">
            <w:pPr>
              <w:pStyle w:val="TableContents"/>
              <w:jc w:val="center"/>
              <w:rPr>
                <w:b/>
                <w:bCs/>
                <w:sz w:val="22"/>
                <w:szCs w:val="22"/>
              </w:rPr>
            </w:pPr>
            <w:r>
              <w:rPr>
                <w:b/>
                <w:bCs/>
                <w:sz w:val="22"/>
                <w:szCs w:val="22"/>
              </w:rPr>
              <w:t>Phạm vi truy cập</w:t>
            </w:r>
          </w:p>
        </w:tc>
      </w:tr>
      <w:tr w:rsidR="00E517C6" w14:paraId="18A66EFE" w14:textId="77777777">
        <w:tc>
          <w:tcPr>
            <w:tcW w:w="3212" w:type="dxa"/>
            <w:tcBorders>
              <w:left w:val="single" w:sz="2" w:space="0" w:color="000000"/>
              <w:bottom w:val="single" w:sz="2" w:space="0" w:color="000000"/>
            </w:tcBorders>
            <w:tcMar>
              <w:top w:w="144" w:type="dxa"/>
              <w:left w:w="144" w:type="dxa"/>
              <w:bottom w:w="144" w:type="dxa"/>
              <w:right w:w="144" w:type="dxa"/>
            </w:tcMar>
          </w:tcPr>
          <w:p w14:paraId="7083C83C" w14:textId="77777777" w:rsidR="00E517C6" w:rsidRDefault="00086D60">
            <w:pPr>
              <w:pStyle w:val="Code"/>
            </w:pPr>
            <w:r>
              <w:t>start: time</w:t>
            </w:r>
          </w:p>
        </w:tc>
        <w:tc>
          <w:tcPr>
            <w:tcW w:w="5243" w:type="dxa"/>
            <w:tcBorders>
              <w:left w:val="single" w:sz="2" w:space="0" w:color="000000"/>
              <w:bottom w:val="single" w:sz="2" w:space="0" w:color="000000"/>
            </w:tcBorders>
            <w:tcMar>
              <w:top w:w="144" w:type="dxa"/>
              <w:left w:w="144" w:type="dxa"/>
              <w:bottom w:w="144" w:type="dxa"/>
              <w:right w:w="144" w:type="dxa"/>
            </w:tcMar>
          </w:tcPr>
          <w:p w14:paraId="0AA59D9C" w14:textId="77777777" w:rsidR="00E517C6" w:rsidRDefault="00086D60">
            <w:pPr>
              <w:pStyle w:val="TableContents"/>
            </w:pPr>
            <w:r>
              <w:t>Thời điểm bắt đầu thống kê</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E9C2E3C" w14:textId="77777777" w:rsidR="00E517C6" w:rsidRDefault="00086D60">
            <w:pPr>
              <w:pStyle w:val="TableContents"/>
            </w:pPr>
            <w:r>
              <w:t>Public</w:t>
            </w:r>
          </w:p>
        </w:tc>
      </w:tr>
      <w:tr w:rsidR="00E517C6" w14:paraId="7A326FD9"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3FCCCC8" w14:textId="77777777" w:rsidR="00E517C6" w:rsidRDefault="00086D60">
            <w:pPr>
              <w:pStyle w:val="Code"/>
            </w:pPr>
            <w:r>
              <w:t>end: time</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448EB92" w14:textId="77777777" w:rsidR="00E517C6" w:rsidRDefault="00086D60">
            <w:pPr>
              <w:pStyle w:val="TableContents"/>
            </w:pPr>
            <w:r>
              <w:t>Thời điểm kết thúc thống kê</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C8234DB" w14:textId="77777777" w:rsidR="00E517C6" w:rsidRDefault="00086D60">
            <w:pPr>
              <w:pStyle w:val="TableContents"/>
            </w:pPr>
            <w:r>
              <w:t>Public</w:t>
            </w:r>
          </w:p>
        </w:tc>
      </w:tr>
      <w:tr w:rsidR="00E517C6" w14:paraId="72D4866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BF9E42B" w14:textId="77777777" w:rsidR="00E517C6" w:rsidRDefault="00086D60">
            <w:pPr>
              <w:pStyle w:val="Code"/>
            </w:pPr>
            <w:proofErr w:type="gramStart"/>
            <w:r>
              <w:t>analyze(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CB34E11" w14:textId="77777777" w:rsidR="00E517C6" w:rsidRDefault="00086D60">
            <w:pPr>
              <w:pStyle w:val="TableContents"/>
            </w:pPr>
            <w:r>
              <w:t>Kích hoạt khi người dùng chọn “Bắt đầu thống kê”, gửi yêu cầu thống kê doanh thu theo khoảng thời gian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5C6B32C" w14:textId="77777777" w:rsidR="00E517C6" w:rsidRDefault="00086D60">
            <w:pPr>
              <w:pStyle w:val="TableContents"/>
            </w:pPr>
            <w:r>
              <w:t>Public</w:t>
            </w:r>
          </w:p>
        </w:tc>
      </w:tr>
    </w:tbl>
    <w:p w14:paraId="5E3450EA" w14:textId="77777777" w:rsidR="00E517C6" w:rsidRDefault="00086D60">
      <w:pPr>
        <w:pStyle w:val="Bng"/>
        <w:jc w:val="center"/>
      </w:pPr>
      <w:r>
        <w:t>Bảng 20: Thiết kế chi tiết lớp "W_Thống kê doanh thu"</w:t>
      </w:r>
    </w:p>
    <w:p w14:paraId="18110FD4" w14:textId="77777777" w:rsidR="00E517C6" w:rsidRDefault="00E517C6">
      <w:pPr>
        <w:pStyle w:val="Standard"/>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64687A3"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199044A" w14:textId="77777777" w:rsidR="00E517C6" w:rsidRDefault="00086D60">
            <w:pPr>
              <w:pStyle w:val="Bng"/>
              <w:jc w:val="center"/>
              <w:rPr>
                <w:b/>
                <w:bCs/>
                <w:i w:val="0"/>
                <w:iCs w:val="0"/>
              </w:rPr>
            </w:pPr>
            <w:r>
              <w:rPr>
                <w:b/>
                <w:bCs/>
                <w:i w:val="0"/>
                <w:iCs w:val="0"/>
              </w:rPr>
              <w:t>W_Quản lý loại đồ ăn</w:t>
            </w:r>
          </w:p>
        </w:tc>
      </w:tr>
      <w:tr w:rsidR="00E517C6" w14:paraId="7AA9F82C"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ACE629E" w14:textId="77777777" w:rsidR="00E517C6" w:rsidRDefault="00086D60">
            <w:pPr>
              <w:pStyle w:val="TableContents"/>
              <w:rPr>
                <w:i/>
                <w:iCs/>
              </w:rPr>
            </w:pPr>
            <w:r>
              <w:rPr>
                <w:i/>
                <w:iCs/>
              </w:rPr>
              <w:t>Mô tả: Hiển thị thông tin quản lý loại đồ ăn cho người quản lý cửa hàng</w:t>
            </w:r>
          </w:p>
        </w:tc>
      </w:tr>
      <w:tr w:rsidR="00E517C6" w14:paraId="62F8CA12" w14:textId="77777777">
        <w:tc>
          <w:tcPr>
            <w:tcW w:w="3212" w:type="dxa"/>
            <w:tcBorders>
              <w:left w:val="single" w:sz="2" w:space="0" w:color="000000"/>
              <w:bottom w:val="single" w:sz="2" w:space="0" w:color="000000"/>
            </w:tcBorders>
            <w:tcMar>
              <w:top w:w="144" w:type="dxa"/>
              <w:left w:w="144" w:type="dxa"/>
              <w:bottom w:w="144" w:type="dxa"/>
              <w:right w:w="144" w:type="dxa"/>
            </w:tcMar>
          </w:tcPr>
          <w:p w14:paraId="65A2B9B3" w14:textId="77777777" w:rsidR="00E517C6" w:rsidRDefault="00086D60">
            <w:pPr>
              <w:pStyle w:val="TableContents"/>
              <w:jc w:val="center"/>
              <w:rPr>
                <w:b/>
                <w:bCs/>
                <w:sz w:val="22"/>
                <w:szCs w:val="22"/>
              </w:rPr>
            </w:pPr>
            <w:r>
              <w:rPr>
                <w:b/>
                <w:bCs/>
                <w:sz w:val="22"/>
                <w:szCs w:val="22"/>
              </w:rPr>
              <w:lastRenderedPageBreak/>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EBB02D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7689A6A" w14:textId="77777777" w:rsidR="00E517C6" w:rsidRDefault="00086D60">
            <w:pPr>
              <w:pStyle w:val="TableContents"/>
              <w:jc w:val="center"/>
              <w:rPr>
                <w:b/>
                <w:bCs/>
                <w:sz w:val="22"/>
                <w:szCs w:val="22"/>
              </w:rPr>
            </w:pPr>
            <w:r>
              <w:rPr>
                <w:b/>
                <w:bCs/>
                <w:sz w:val="22"/>
                <w:szCs w:val="22"/>
              </w:rPr>
              <w:t>Phạm vi truy cập</w:t>
            </w:r>
          </w:p>
        </w:tc>
      </w:tr>
      <w:tr w:rsidR="00E517C6" w14:paraId="5F9A9AC1"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D6CEE26" w14:textId="77777777" w:rsidR="00E517C6" w:rsidRDefault="00086D60">
            <w:pPr>
              <w:pStyle w:val="Code"/>
            </w:pPr>
            <w:r>
              <w:t>categories: list&lt;Category&gt;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6F9314C" w14:textId="77777777" w:rsidR="00E517C6" w:rsidRDefault="00086D60">
            <w:pPr>
              <w:pStyle w:val="TableContents"/>
            </w:pPr>
            <w:r>
              <w:t>Danh sách các loại đồ ăn đang được hiển thị</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0E51670" w14:textId="77777777" w:rsidR="00E517C6" w:rsidRDefault="00086D60">
            <w:pPr>
              <w:pStyle w:val="TableContents"/>
            </w:pPr>
            <w:r>
              <w:t>Private</w:t>
            </w:r>
          </w:p>
        </w:tc>
      </w:tr>
      <w:tr w:rsidR="00E517C6" w14:paraId="6226E68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92FD6AC" w14:textId="77777777" w:rsidR="00E517C6" w:rsidRDefault="00086D60">
            <w:pPr>
              <w:pStyle w:val="Code"/>
            </w:pPr>
            <w:proofErr w:type="gramStart"/>
            <w:r>
              <w:t>search(</w:t>
            </w:r>
            <w:proofErr w:type="gramEnd"/>
            <w:r>
              <w:t>string query)</w:t>
            </w:r>
          </w:p>
        </w:tc>
        <w:tc>
          <w:tcPr>
            <w:tcW w:w="5243" w:type="dxa"/>
            <w:tcBorders>
              <w:left w:val="single" w:sz="2" w:space="0" w:color="000000"/>
              <w:bottom w:val="single" w:sz="2" w:space="0" w:color="000000"/>
            </w:tcBorders>
            <w:tcMar>
              <w:top w:w="144" w:type="dxa"/>
              <w:left w:w="144" w:type="dxa"/>
              <w:bottom w:w="144" w:type="dxa"/>
              <w:right w:w="144" w:type="dxa"/>
            </w:tcMar>
          </w:tcPr>
          <w:p w14:paraId="4B4B684A" w14:textId="77777777" w:rsidR="00E517C6" w:rsidRDefault="00086D60">
            <w:pPr>
              <w:pStyle w:val="TableContents"/>
            </w:pPr>
            <w:r>
              <w:t>Kích hoạt khi người dùng chọn “Tìm kiếm loại đồ ăn”, gửi yêu cầu tìm kiếm loại đồ ăn theo từ khóa</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6ECB6A0" w14:textId="77777777" w:rsidR="00E517C6" w:rsidRDefault="00086D60">
            <w:pPr>
              <w:pStyle w:val="TableContents"/>
            </w:pPr>
            <w:r>
              <w:t>Public</w:t>
            </w:r>
          </w:p>
        </w:tc>
      </w:tr>
      <w:tr w:rsidR="00E517C6" w14:paraId="59B982E5"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9659631" w14:textId="77777777" w:rsidR="00E517C6" w:rsidRDefault="00086D60">
            <w:pPr>
              <w:pStyle w:val="Code"/>
            </w:pPr>
            <w:proofErr w:type="gramStart"/>
            <w:r>
              <w:t>addCategory(</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93F998A" w14:textId="77777777" w:rsidR="00E517C6" w:rsidRDefault="00086D60">
            <w:pPr>
              <w:pStyle w:val="TableContents"/>
            </w:pPr>
            <w:r>
              <w:t>Kích hoạt khi người quản lý cửa hàng chọn “Thêm loại đồ ăn”, tạo và hiển thị form “W_Thêm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7F1FE67" w14:textId="77777777" w:rsidR="00E517C6" w:rsidRDefault="00086D60">
            <w:pPr>
              <w:pStyle w:val="TableContents"/>
            </w:pPr>
            <w:r>
              <w:t>Public</w:t>
            </w:r>
          </w:p>
        </w:tc>
      </w:tr>
      <w:tr w:rsidR="00E517C6" w14:paraId="7D0B01B1"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CDF5DFD" w14:textId="77777777" w:rsidR="00E517C6" w:rsidRDefault="00086D60">
            <w:pPr>
              <w:pStyle w:val="Code"/>
            </w:pPr>
            <w:proofErr w:type="gramStart"/>
            <w:r>
              <w:t>showCategoryDetails(</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02581BC" w14:textId="77777777" w:rsidR="00E517C6" w:rsidRDefault="00086D60">
            <w:pPr>
              <w:pStyle w:val="TableContents"/>
            </w:pPr>
            <w:r>
              <w:t>Kích hoạt khi người quản lý cửa hàng chọn “Xem chi tiết loại đồ ăn”, tạo và hiển thị view “W_Xem loại đồ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9EEE66F" w14:textId="77777777" w:rsidR="00E517C6" w:rsidRDefault="00086D60">
            <w:pPr>
              <w:pStyle w:val="TableContents"/>
            </w:pPr>
            <w:r>
              <w:t>public</w:t>
            </w:r>
          </w:p>
        </w:tc>
      </w:tr>
    </w:tbl>
    <w:p w14:paraId="2A4CED8C" w14:textId="77777777" w:rsidR="00E517C6" w:rsidRDefault="00086D60">
      <w:pPr>
        <w:pStyle w:val="Bng"/>
        <w:jc w:val="center"/>
      </w:pPr>
      <w:r>
        <w:t>Bảng 21: Thiết kế chi tiết lớp "W_Quản lý loại đồ ăn"</w:t>
      </w:r>
    </w:p>
    <w:p w14:paraId="6441CC47"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72F5DA2E"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B46B761" w14:textId="77777777" w:rsidR="00E517C6" w:rsidRDefault="00086D60">
            <w:pPr>
              <w:pStyle w:val="Bng"/>
              <w:jc w:val="center"/>
              <w:rPr>
                <w:b/>
                <w:bCs/>
                <w:i w:val="0"/>
                <w:iCs w:val="0"/>
              </w:rPr>
            </w:pPr>
            <w:r>
              <w:rPr>
                <w:b/>
                <w:bCs/>
                <w:i w:val="0"/>
                <w:iCs w:val="0"/>
              </w:rPr>
              <w:t>W_Chi tiết loại đồ ăn</w:t>
            </w:r>
          </w:p>
        </w:tc>
      </w:tr>
      <w:tr w:rsidR="00E517C6" w14:paraId="4C732C69"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CBFFDA9" w14:textId="77777777" w:rsidR="00E517C6" w:rsidRDefault="00086D60">
            <w:pPr>
              <w:pStyle w:val="TableContents"/>
              <w:rPr>
                <w:i/>
                <w:iCs/>
              </w:rPr>
            </w:pPr>
            <w:r>
              <w:rPr>
                <w:i/>
                <w:iCs/>
              </w:rPr>
              <w:t>Mô tả: Hiển thị thông tin chi tiết loại đồ ăn</w:t>
            </w:r>
          </w:p>
        </w:tc>
      </w:tr>
      <w:tr w:rsidR="00E517C6" w14:paraId="07B77EC8" w14:textId="77777777">
        <w:tc>
          <w:tcPr>
            <w:tcW w:w="3212" w:type="dxa"/>
            <w:tcBorders>
              <w:left w:val="single" w:sz="2" w:space="0" w:color="000000"/>
              <w:bottom w:val="single" w:sz="2" w:space="0" w:color="000000"/>
            </w:tcBorders>
            <w:tcMar>
              <w:top w:w="144" w:type="dxa"/>
              <w:left w:w="144" w:type="dxa"/>
              <w:bottom w:w="144" w:type="dxa"/>
              <w:right w:w="144" w:type="dxa"/>
            </w:tcMar>
          </w:tcPr>
          <w:p w14:paraId="797BA72F"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7C9BD9F"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17C46DE" w14:textId="77777777" w:rsidR="00E517C6" w:rsidRDefault="00086D60">
            <w:pPr>
              <w:pStyle w:val="TableContents"/>
              <w:jc w:val="center"/>
              <w:rPr>
                <w:b/>
                <w:bCs/>
                <w:sz w:val="22"/>
                <w:szCs w:val="22"/>
              </w:rPr>
            </w:pPr>
            <w:r>
              <w:rPr>
                <w:b/>
                <w:bCs/>
                <w:sz w:val="22"/>
                <w:szCs w:val="22"/>
              </w:rPr>
              <w:t>Phạm vi truy cập</w:t>
            </w:r>
          </w:p>
        </w:tc>
      </w:tr>
      <w:tr w:rsidR="00E517C6" w14:paraId="0FDA573A" w14:textId="77777777">
        <w:tc>
          <w:tcPr>
            <w:tcW w:w="3212" w:type="dxa"/>
            <w:tcBorders>
              <w:left w:val="single" w:sz="2" w:space="0" w:color="000000"/>
              <w:bottom w:val="single" w:sz="2" w:space="0" w:color="000000"/>
            </w:tcBorders>
            <w:tcMar>
              <w:top w:w="144" w:type="dxa"/>
              <w:left w:w="144" w:type="dxa"/>
              <w:bottom w:w="144" w:type="dxa"/>
              <w:right w:w="144" w:type="dxa"/>
            </w:tcMar>
          </w:tcPr>
          <w:p w14:paraId="258760C0" w14:textId="77777777" w:rsidR="00E517C6" w:rsidRDefault="00086D60">
            <w:pPr>
              <w:pStyle w:val="Code"/>
            </w:pPr>
            <w:r>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5977207" w14:textId="77777777" w:rsidR="00E517C6" w:rsidRDefault="00086D60">
            <w:pPr>
              <w:pStyle w:val="TableContents"/>
            </w:pPr>
            <w:r>
              <w:t>Tên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DFE4CF0" w14:textId="77777777" w:rsidR="00E517C6" w:rsidRDefault="00086D60">
            <w:pPr>
              <w:pStyle w:val="TableContents"/>
            </w:pPr>
            <w:r>
              <w:t>Public</w:t>
            </w:r>
          </w:p>
        </w:tc>
      </w:tr>
      <w:tr w:rsidR="00E517C6" w14:paraId="37105209"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650FCD9"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C00F430" w14:textId="77777777" w:rsidR="00E517C6" w:rsidRDefault="00086D60">
            <w:pPr>
              <w:pStyle w:val="TableContents"/>
            </w:pPr>
            <w:r>
              <w:t>Mô tả loại đồ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BA4A9BB" w14:textId="77777777" w:rsidR="00E517C6" w:rsidRDefault="00086D60">
            <w:pPr>
              <w:pStyle w:val="TableContents"/>
            </w:pPr>
            <w:r>
              <w:t>Public</w:t>
            </w:r>
          </w:p>
        </w:tc>
      </w:tr>
      <w:tr w:rsidR="00E517C6" w14:paraId="413D06A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827FAB7" w14:textId="77777777" w:rsidR="00E517C6" w:rsidRDefault="00086D60">
            <w:pPr>
              <w:pStyle w:val="Code"/>
            </w:pPr>
            <w:r>
              <w:t>number_of_items: int</w:t>
            </w:r>
          </w:p>
        </w:tc>
        <w:tc>
          <w:tcPr>
            <w:tcW w:w="5243" w:type="dxa"/>
            <w:tcBorders>
              <w:left w:val="single" w:sz="2" w:space="0" w:color="000000"/>
              <w:bottom w:val="single" w:sz="2" w:space="0" w:color="000000"/>
            </w:tcBorders>
            <w:tcMar>
              <w:top w:w="144" w:type="dxa"/>
              <w:left w:w="144" w:type="dxa"/>
              <w:bottom w:w="144" w:type="dxa"/>
              <w:right w:w="144" w:type="dxa"/>
            </w:tcMar>
          </w:tcPr>
          <w:p w14:paraId="00C9F0FC" w14:textId="77777777" w:rsidR="00E517C6" w:rsidRDefault="00086D60">
            <w:pPr>
              <w:pStyle w:val="TableContents"/>
            </w:pPr>
            <w:r>
              <w:t>Số lượng sản phẩm thuộc loại đồ ăn hiện tại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E2EB75B" w14:textId="77777777" w:rsidR="00E517C6" w:rsidRDefault="00086D60">
            <w:pPr>
              <w:pStyle w:val="TableContents"/>
            </w:pPr>
            <w:r>
              <w:t>Public</w:t>
            </w:r>
          </w:p>
        </w:tc>
      </w:tr>
      <w:tr w:rsidR="00E517C6" w14:paraId="7CF9E62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D355636" w14:textId="77777777" w:rsidR="00E517C6" w:rsidRDefault="00086D60">
            <w:pPr>
              <w:pStyle w:val="Code"/>
            </w:pPr>
            <w:proofErr w:type="gramStart"/>
            <w:r>
              <w:t>update(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2394722" w14:textId="77777777" w:rsidR="00E517C6" w:rsidRDefault="00086D60">
            <w:pPr>
              <w:pStyle w:val="TableContents"/>
            </w:pPr>
            <w:r>
              <w:t>Gửi yêu cầu cập nhật thay đổi thông tin cho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A6AC44F" w14:textId="77777777" w:rsidR="00E517C6" w:rsidRDefault="00086D60">
            <w:pPr>
              <w:pStyle w:val="TableContents"/>
            </w:pPr>
            <w:r>
              <w:t>Public</w:t>
            </w:r>
          </w:p>
        </w:tc>
      </w:tr>
      <w:tr w:rsidR="00E517C6" w14:paraId="0B5DEB7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A0090F6" w14:textId="77777777" w:rsidR="00E517C6" w:rsidRDefault="00086D60">
            <w:pPr>
              <w:pStyle w:val="Code"/>
            </w:pPr>
            <w:proofErr w:type="gramStart"/>
            <w:r>
              <w:t>delete(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22C5F8D2" w14:textId="77777777" w:rsidR="00E517C6" w:rsidRDefault="00086D60">
            <w:pPr>
              <w:pStyle w:val="TableContents"/>
            </w:pPr>
            <w:r>
              <w:t>Gửi yêu cầu xóa loại đồ ăn khi người dùng chọn “Xóa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FE766C2" w14:textId="77777777" w:rsidR="00E517C6" w:rsidRDefault="00086D60">
            <w:pPr>
              <w:pStyle w:val="TableContents"/>
            </w:pPr>
            <w:r>
              <w:t>Public</w:t>
            </w:r>
          </w:p>
        </w:tc>
      </w:tr>
    </w:tbl>
    <w:p w14:paraId="2D1FA0B5" w14:textId="77777777" w:rsidR="00E517C6" w:rsidRDefault="00086D60">
      <w:pPr>
        <w:pStyle w:val="Bng"/>
        <w:jc w:val="center"/>
      </w:pPr>
      <w:r>
        <w:t>Bảng 22: Thiết kế chi tiết lớp "W_Chi tiết loại đồ ăn"</w:t>
      </w:r>
    </w:p>
    <w:p w14:paraId="3164FD1F"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1FDAEC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A4F5F0A" w14:textId="77777777" w:rsidR="00E517C6" w:rsidRDefault="00086D60">
            <w:pPr>
              <w:pStyle w:val="Bng"/>
              <w:jc w:val="center"/>
              <w:rPr>
                <w:b/>
                <w:bCs/>
                <w:i w:val="0"/>
                <w:iCs w:val="0"/>
              </w:rPr>
            </w:pPr>
            <w:r>
              <w:rPr>
                <w:b/>
                <w:bCs/>
                <w:i w:val="0"/>
                <w:iCs w:val="0"/>
              </w:rPr>
              <w:t>W_Form thêm loại đồ ăn</w:t>
            </w:r>
          </w:p>
        </w:tc>
      </w:tr>
      <w:tr w:rsidR="00E517C6" w14:paraId="096AAB94"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C266E85" w14:textId="77777777" w:rsidR="00E517C6" w:rsidRDefault="00086D60">
            <w:pPr>
              <w:pStyle w:val="TableContents"/>
              <w:rPr>
                <w:i/>
                <w:iCs/>
              </w:rPr>
            </w:pPr>
            <w:r>
              <w:rPr>
                <w:i/>
                <w:iCs/>
              </w:rPr>
              <w:t>Mô tả: Hiển thị thông tin thêm loại đồ ăn cho người quản lý cửa hàng</w:t>
            </w:r>
          </w:p>
        </w:tc>
      </w:tr>
      <w:tr w:rsidR="00E517C6" w14:paraId="702B01D7" w14:textId="77777777">
        <w:tc>
          <w:tcPr>
            <w:tcW w:w="3212" w:type="dxa"/>
            <w:tcBorders>
              <w:left w:val="single" w:sz="2" w:space="0" w:color="000000"/>
              <w:bottom w:val="single" w:sz="2" w:space="0" w:color="000000"/>
            </w:tcBorders>
            <w:tcMar>
              <w:top w:w="144" w:type="dxa"/>
              <w:left w:w="144" w:type="dxa"/>
              <w:bottom w:w="144" w:type="dxa"/>
              <w:right w:w="144" w:type="dxa"/>
            </w:tcMar>
          </w:tcPr>
          <w:p w14:paraId="5C44F64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CA8CD65"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2DC8018" w14:textId="77777777" w:rsidR="00E517C6" w:rsidRDefault="00086D60">
            <w:pPr>
              <w:pStyle w:val="TableContents"/>
              <w:jc w:val="center"/>
              <w:rPr>
                <w:b/>
                <w:bCs/>
                <w:sz w:val="22"/>
                <w:szCs w:val="22"/>
              </w:rPr>
            </w:pPr>
            <w:r>
              <w:rPr>
                <w:b/>
                <w:bCs/>
                <w:sz w:val="22"/>
                <w:szCs w:val="22"/>
              </w:rPr>
              <w:t>Phạm vi truy cập</w:t>
            </w:r>
          </w:p>
        </w:tc>
      </w:tr>
      <w:tr w:rsidR="00E517C6" w14:paraId="21145181" w14:textId="77777777">
        <w:tc>
          <w:tcPr>
            <w:tcW w:w="3212" w:type="dxa"/>
            <w:tcBorders>
              <w:left w:val="single" w:sz="2" w:space="0" w:color="000000"/>
              <w:bottom w:val="single" w:sz="2" w:space="0" w:color="000000"/>
            </w:tcBorders>
            <w:tcMar>
              <w:top w:w="144" w:type="dxa"/>
              <w:left w:w="144" w:type="dxa"/>
              <w:bottom w:w="144" w:type="dxa"/>
              <w:right w:w="144" w:type="dxa"/>
            </w:tcMar>
          </w:tcPr>
          <w:p w14:paraId="3CF28F3D" w14:textId="77777777" w:rsidR="00E517C6" w:rsidRDefault="00086D60">
            <w:pPr>
              <w:pStyle w:val="Code"/>
            </w:pPr>
            <w:r>
              <w:lastRenderedPageBreak/>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406DF3FF" w14:textId="77777777" w:rsidR="00E517C6" w:rsidRDefault="00086D60">
            <w:pPr>
              <w:pStyle w:val="TableContents"/>
            </w:pPr>
            <w:r>
              <w:t>Tên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536597F" w14:textId="77777777" w:rsidR="00E517C6" w:rsidRDefault="00086D60">
            <w:pPr>
              <w:pStyle w:val="TableContents"/>
            </w:pPr>
            <w:r>
              <w:t>Public</w:t>
            </w:r>
          </w:p>
        </w:tc>
      </w:tr>
      <w:tr w:rsidR="00E517C6" w14:paraId="3A9D976D"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38778B6"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F2EB676" w14:textId="77777777" w:rsidR="00E517C6" w:rsidRDefault="00086D60">
            <w:pPr>
              <w:pStyle w:val="TableContents"/>
            </w:pPr>
            <w:r>
              <w:t>Mô tả loại đồ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E1A8643" w14:textId="77777777" w:rsidR="00E517C6" w:rsidRDefault="00086D60">
            <w:pPr>
              <w:pStyle w:val="TableContents"/>
            </w:pPr>
            <w:r>
              <w:t>Public</w:t>
            </w:r>
          </w:p>
        </w:tc>
      </w:tr>
      <w:tr w:rsidR="00E517C6" w14:paraId="5D840C15"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AC6F754" w14:textId="77777777" w:rsidR="00E517C6" w:rsidRDefault="00086D60">
            <w:pPr>
              <w:pStyle w:val="Code"/>
            </w:pPr>
            <w:proofErr w:type="gramStart"/>
            <w:r>
              <w:t>create(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E0B3D56" w14:textId="77777777" w:rsidR="00E517C6" w:rsidRDefault="00086D60">
            <w:pPr>
              <w:pStyle w:val="TableContents"/>
            </w:pPr>
            <w:r>
              <w:t>Gửi yêu cầu thêm loại đồ ăn tới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03CF4B2" w14:textId="77777777" w:rsidR="00E517C6" w:rsidRDefault="00086D60">
            <w:pPr>
              <w:pStyle w:val="TableContents"/>
            </w:pPr>
            <w:r>
              <w:t>Public</w:t>
            </w:r>
          </w:p>
        </w:tc>
      </w:tr>
    </w:tbl>
    <w:p w14:paraId="2DD05D0B" w14:textId="77777777" w:rsidR="00E517C6" w:rsidRDefault="00086D60">
      <w:pPr>
        <w:pStyle w:val="Bng"/>
        <w:jc w:val="center"/>
      </w:pPr>
      <w:r>
        <w:t>Bảng 23: Thiết kế chi tiết lớp "W_Form thêm loại đồ ăn"</w:t>
      </w:r>
    </w:p>
    <w:p w14:paraId="2D8E398D" w14:textId="77777777" w:rsidR="00E517C6" w:rsidRDefault="00E517C6">
      <w:pPr>
        <w:pStyle w:val="Standard"/>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BDF5934"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442A5CC" w14:textId="77777777" w:rsidR="00E517C6" w:rsidRDefault="00086D60">
            <w:pPr>
              <w:pStyle w:val="Bng"/>
              <w:jc w:val="center"/>
              <w:rPr>
                <w:b/>
                <w:bCs/>
                <w:i w:val="0"/>
                <w:iCs w:val="0"/>
              </w:rPr>
            </w:pPr>
            <w:r>
              <w:rPr>
                <w:b/>
                <w:bCs/>
                <w:i w:val="0"/>
                <w:iCs w:val="0"/>
              </w:rPr>
              <w:t>W_Quản lý món ăn</w:t>
            </w:r>
          </w:p>
        </w:tc>
      </w:tr>
      <w:tr w:rsidR="00E517C6" w14:paraId="5E604022"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26DEE6A" w14:textId="77777777" w:rsidR="00E517C6" w:rsidRDefault="00086D60">
            <w:pPr>
              <w:pStyle w:val="TableContents"/>
              <w:rPr>
                <w:i/>
                <w:iCs/>
              </w:rPr>
            </w:pPr>
            <w:r>
              <w:rPr>
                <w:i/>
                <w:iCs/>
              </w:rPr>
              <w:t>Mô tả: Hiển thị thông tin quản lý món ăn cho người quản lý cửa hàng</w:t>
            </w:r>
          </w:p>
        </w:tc>
      </w:tr>
      <w:tr w:rsidR="00E517C6" w14:paraId="745A0440" w14:textId="77777777">
        <w:tc>
          <w:tcPr>
            <w:tcW w:w="3212" w:type="dxa"/>
            <w:tcBorders>
              <w:left w:val="single" w:sz="2" w:space="0" w:color="000000"/>
              <w:bottom w:val="single" w:sz="2" w:space="0" w:color="000000"/>
            </w:tcBorders>
            <w:tcMar>
              <w:top w:w="144" w:type="dxa"/>
              <w:left w:w="144" w:type="dxa"/>
              <w:bottom w:w="144" w:type="dxa"/>
              <w:right w:w="144" w:type="dxa"/>
            </w:tcMar>
          </w:tcPr>
          <w:p w14:paraId="2D893A3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48AE5A4"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F9864A5" w14:textId="77777777" w:rsidR="00E517C6" w:rsidRDefault="00086D60">
            <w:pPr>
              <w:pStyle w:val="TableContents"/>
              <w:jc w:val="center"/>
              <w:rPr>
                <w:b/>
                <w:bCs/>
                <w:sz w:val="22"/>
                <w:szCs w:val="22"/>
              </w:rPr>
            </w:pPr>
            <w:r>
              <w:rPr>
                <w:b/>
                <w:bCs/>
                <w:sz w:val="22"/>
                <w:szCs w:val="22"/>
              </w:rPr>
              <w:t>Phạm vi truy cập</w:t>
            </w:r>
          </w:p>
        </w:tc>
      </w:tr>
      <w:tr w:rsidR="00E517C6" w14:paraId="1A4884FB"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C62042F" w14:textId="77777777" w:rsidR="00E517C6" w:rsidRDefault="00086D60">
            <w:pPr>
              <w:pStyle w:val="Code"/>
            </w:pPr>
            <w:r>
              <w:t>products: list&lt;Product&gt;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7475F82" w14:textId="77777777" w:rsidR="00E517C6" w:rsidRDefault="00086D60">
            <w:pPr>
              <w:pStyle w:val="TableContents"/>
            </w:pPr>
            <w:r>
              <w:t>Danh sách sản phẩm đang được hiển thị</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827CF4D" w14:textId="77777777" w:rsidR="00E517C6" w:rsidRDefault="00086D60">
            <w:pPr>
              <w:pStyle w:val="TableContents"/>
            </w:pPr>
            <w:r>
              <w:t>Private</w:t>
            </w:r>
          </w:p>
        </w:tc>
      </w:tr>
      <w:tr w:rsidR="00E517C6" w14:paraId="62BFC48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B225A03" w14:textId="77777777" w:rsidR="00E517C6" w:rsidRDefault="00086D60">
            <w:pPr>
              <w:pStyle w:val="Code"/>
            </w:pPr>
            <w:proofErr w:type="gramStart"/>
            <w:r>
              <w:t>search(</w:t>
            </w:r>
            <w:proofErr w:type="gramEnd"/>
            <w:r>
              <w:t>string query)</w:t>
            </w:r>
          </w:p>
        </w:tc>
        <w:tc>
          <w:tcPr>
            <w:tcW w:w="5243" w:type="dxa"/>
            <w:tcBorders>
              <w:left w:val="single" w:sz="2" w:space="0" w:color="000000"/>
              <w:bottom w:val="single" w:sz="2" w:space="0" w:color="000000"/>
            </w:tcBorders>
            <w:tcMar>
              <w:top w:w="144" w:type="dxa"/>
              <w:left w:w="144" w:type="dxa"/>
              <w:bottom w:w="144" w:type="dxa"/>
              <w:right w:w="144" w:type="dxa"/>
            </w:tcMar>
          </w:tcPr>
          <w:p w14:paraId="1FE41436" w14:textId="77777777" w:rsidR="00E517C6" w:rsidRDefault="00086D60">
            <w:pPr>
              <w:pStyle w:val="TableContents"/>
            </w:pPr>
            <w:r>
              <w:t>Kích hoạt khi người dùng chọn “Tìm kiếm món ăn”, gửi yêu cầu tìm kiếm món ăn theo từ khóa</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BE81D7C" w14:textId="77777777" w:rsidR="00E517C6" w:rsidRDefault="00086D60">
            <w:pPr>
              <w:pStyle w:val="TableContents"/>
            </w:pPr>
            <w:r>
              <w:t>Public</w:t>
            </w:r>
          </w:p>
        </w:tc>
      </w:tr>
      <w:tr w:rsidR="00E517C6" w14:paraId="7549BC4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1E489B9" w14:textId="77777777" w:rsidR="00E517C6" w:rsidRDefault="00086D60">
            <w:pPr>
              <w:pStyle w:val="Code"/>
            </w:pPr>
            <w:proofErr w:type="gramStart"/>
            <w:r>
              <w:t>addProduct(</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7846DFF" w14:textId="77777777" w:rsidR="00E517C6" w:rsidRDefault="00086D60">
            <w:pPr>
              <w:pStyle w:val="TableContents"/>
            </w:pPr>
            <w:r>
              <w:t>Kích hoạt khi người quản lý cửa hàng chọn “Thêm món ăn”, tạo và hiển thị form “W_Thêm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E7CD023" w14:textId="77777777" w:rsidR="00E517C6" w:rsidRDefault="00086D60">
            <w:pPr>
              <w:pStyle w:val="TableContents"/>
            </w:pPr>
            <w:r>
              <w:t>Public</w:t>
            </w:r>
          </w:p>
        </w:tc>
      </w:tr>
      <w:tr w:rsidR="00E517C6" w14:paraId="6A8BB890"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8C81F3F" w14:textId="77777777" w:rsidR="00E517C6" w:rsidRDefault="00086D60">
            <w:pPr>
              <w:pStyle w:val="Code"/>
            </w:pPr>
            <w:proofErr w:type="gramStart"/>
            <w:r>
              <w:t>showProductDetails(</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06383B0" w14:textId="77777777" w:rsidR="00E517C6" w:rsidRDefault="00086D60">
            <w:pPr>
              <w:pStyle w:val="TableContents"/>
            </w:pPr>
            <w:r>
              <w:t>Kích hoạt khi người quản lý cửa hàng chọn “Xem chi tiết món ăn”, tạo và hiển thị view “W_Xem món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4BFBB93" w14:textId="77777777" w:rsidR="00E517C6" w:rsidRDefault="00086D60">
            <w:pPr>
              <w:pStyle w:val="TableContents"/>
            </w:pPr>
            <w:r>
              <w:t>Public</w:t>
            </w:r>
          </w:p>
        </w:tc>
      </w:tr>
    </w:tbl>
    <w:p w14:paraId="0D345511" w14:textId="77777777" w:rsidR="00E517C6" w:rsidRDefault="00086D60">
      <w:pPr>
        <w:pStyle w:val="Bng"/>
        <w:jc w:val="center"/>
      </w:pPr>
      <w:r>
        <w:t>Bảng 24: Thiết kế chi tiết lớp "W_Quản lý món ăn"</w:t>
      </w:r>
    </w:p>
    <w:p w14:paraId="2BB01E1B"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5786AB7"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E7FBCBD" w14:textId="77777777" w:rsidR="00E517C6" w:rsidRDefault="00086D60">
            <w:pPr>
              <w:pStyle w:val="Bng"/>
              <w:jc w:val="center"/>
              <w:rPr>
                <w:b/>
                <w:bCs/>
                <w:i w:val="0"/>
                <w:iCs w:val="0"/>
              </w:rPr>
            </w:pPr>
            <w:r>
              <w:rPr>
                <w:b/>
                <w:bCs/>
                <w:i w:val="0"/>
                <w:iCs w:val="0"/>
              </w:rPr>
              <w:t>W_Chi tiết món ăn</w:t>
            </w:r>
          </w:p>
        </w:tc>
      </w:tr>
      <w:tr w:rsidR="00E517C6" w14:paraId="57458D7E"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7A2AFF8" w14:textId="77777777" w:rsidR="00E517C6" w:rsidRDefault="00086D60">
            <w:pPr>
              <w:pStyle w:val="TableContents"/>
              <w:rPr>
                <w:i/>
                <w:iCs/>
              </w:rPr>
            </w:pPr>
            <w:r>
              <w:rPr>
                <w:i/>
                <w:iCs/>
              </w:rPr>
              <w:t>Mô tả: Hiển thị thông tin chi tiết món ăn</w:t>
            </w:r>
          </w:p>
        </w:tc>
      </w:tr>
      <w:tr w:rsidR="00E517C6" w14:paraId="5A14B053" w14:textId="77777777">
        <w:tc>
          <w:tcPr>
            <w:tcW w:w="3212" w:type="dxa"/>
            <w:tcBorders>
              <w:left w:val="single" w:sz="2" w:space="0" w:color="000000"/>
              <w:bottom w:val="single" w:sz="2" w:space="0" w:color="000000"/>
            </w:tcBorders>
            <w:tcMar>
              <w:top w:w="144" w:type="dxa"/>
              <w:left w:w="144" w:type="dxa"/>
              <w:bottom w:w="144" w:type="dxa"/>
              <w:right w:w="144" w:type="dxa"/>
            </w:tcMar>
          </w:tcPr>
          <w:p w14:paraId="2251F0CB"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3C8F634E"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3E16CB8" w14:textId="77777777" w:rsidR="00E517C6" w:rsidRDefault="00086D60">
            <w:pPr>
              <w:pStyle w:val="TableContents"/>
              <w:jc w:val="center"/>
              <w:rPr>
                <w:b/>
                <w:bCs/>
                <w:sz w:val="22"/>
                <w:szCs w:val="22"/>
              </w:rPr>
            </w:pPr>
            <w:r>
              <w:rPr>
                <w:b/>
                <w:bCs/>
                <w:sz w:val="22"/>
                <w:szCs w:val="22"/>
              </w:rPr>
              <w:t>Phạm vi truy cập</w:t>
            </w:r>
          </w:p>
        </w:tc>
      </w:tr>
      <w:tr w:rsidR="00E517C6" w14:paraId="74863E3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6BD460E" w14:textId="77777777" w:rsidR="00E517C6" w:rsidRDefault="00086D60">
            <w:pPr>
              <w:pStyle w:val="Code"/>
            </w:pPr>
            <w:r>
              <w:t>picture: url</w:t>
            </w:r>
          </w:p>
        </w:tc>
        <w:tc>
          <w:tcPr>
            <w:tcW w:w="5243" w:type="dxa"/>
            <w:tcBorders>
              <w:left w:val="single" w:sz="2" w:space="0" w:color="000000"/>
              <w:bottom w:val="single" w:sz="2" w:space="0" w:color="000000"/>
            </w:tcBorders>
            <w:tcMar>
              <w:top w:w="144" w:type="dxa"/>
              <w:left w:w="144" w:type="dxa"/>
              <w:bottom w:w="144" w:type="dxa"/>
              <w:right w:w="144" w:type="dxa"/>
            </w:tcMar>
          </w:tcPr>
          <w:p w14:paraId="06356221" w14:textId="77777777" w:rsidR="00E517C6" w:rsidRDefault="00086D60">
            <w:pPr>
              <w:pStyle w:val="TableContents"/>
            </w:pPr>
            <w:r>
              <w:t>Ảnh đại diện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90233B3" w14:textId="77777777" w:rsidR="00E517C6" w:rsidRDefault="00086D60">
            <w:pPr>
              <w:pStyle w:val="TableContents"/>
            </w:pPr>
            <w:r>
              <w:t>Public</w:t>
            </w:r>
          </w:p>
        </w:tc>
      </w:tr>
      <w:tr w:rsidR="00E517C6" w14:paraId="0E3711DD" w14:textId="77777777">
        <w:tc>
          <w:tcPr>
            <w:tcW w:w="3212" w:type="dxa"/>
            <w:tcBorders>
              <w:left w:val="single" w:sz="2" w:space="0" w:color="000000"/>
              <w:bottom w:val="single" w:sz="2" w:space="0" w:color="000000"/>
            </w:tcBorders>
            <w:tcMar>
              <w:top w:w="144" w:type="dxa"/>
              <w:left w:w="144" w:type="dxa"/>
              <w:bottom w:w="144" w:type="dxa"/>
              <w:right w:w="144" w:type="dxa"/>
            </w:tcMar>
          </w:tcPr>
          <w:p w14:paraId="5D0D4B79" w14:textId="77777777" w:rsidR="00E517C6" w:rsidRDefault="00086D60">
            <w:pPr>
              <w:pStyle w:val="Code"/>
            </w:pPr>
            <w:r>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2154117" w14:textId="77777777" w:rsidR="00E517C6" w:rsidRDefault="00086D60">
            <w:pPr>
              <w:pStyle w:val="TableContents"/>
            </w:pPr>
            <w:r>
              <w:t>Tên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46EEAEA" w14:textId="77777777" w:rsidR="00E517C6" w:rsidRDefault="00086D60">
            <w:pPr>
              <w:pStyle w:val="TableContents"/>
            </w:pPr>
            <w:r>
              <w:t>Public</w:t>
            </w:r>
          </w:p>
        </w:tc>
      </w:tr>
      <w:tr w:rsidR="00E517C6" w14:paraId="7E797302"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1B5129D"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A980E3D" w14:textId="77777777" w:rsidR="00E517C6" w:rsidRDefault="00086D60">
            <w:pPr>
              <w:pStyle w:val="TableContents"/>
            </w:pPr>
            <w:r>
              <w:t>Mô tả món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6672814" w14:textId="77777777" w:rsidR="00E517C6" w:rsidRDefault="00086D60">
            <w:pPr>
              <w:pStyle w:val="TableContents"/>
            </w:pPr>
            <w:r>
              <w:t>Public</w:t>
            </w:r>
          </w:p>
        </w:tc>
      </w:tr>
      <w:tr w:rsidR="00E517C6" w14:paraId="0ECDEDD3"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43E1B93" w14:textId="77777777" w:rsidR="00E517C6" w:rsidRDefault="00086D60">
            <w:pPr>
              <w:pStyle w:val="Code"/>
            </w:pPr>
            <w:r>
              <w:t>likes: int</w:t>
            </w:r>
          </w:p>
        </w:tc>
        <w:tc>
          <w:tcPr>
            <w:tcW w:w="5243" w:type="dxa"/>
            <w:tcBorders>
              <w:left w:val="single" w:sz="2" w:space="0" w:color="000000"/>
              <w:bottom w:val="single" w:sz="2" w:space="0" w:color="000000"/>
            </w:tcBorders>
            <w:tcMar>
              <w:top w:w="144" w:type="dxa"/>
              <w:left w:w="144" w:type="dxa"/>
              <w:bottom w:w="144" w:type="dxa"/>
              <w:right w:w="144" w:type="dxa"/>
            </w:tcMar>
          </w:tcPr>
          <w:p w14:paraId="2DB49605" w14:textId="77777777" w:rsidR="00E517C6" w:rsidRDefault="00086D60">
            <w:pPr>
              <w:pStyle w:val="TableContents"/>
            </w:pPr>
            <w:r>
              <w:t>Số lượng lượt thích của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3EBF977" w14:textId="77777777" w:rsidR="00E517C6" w:rsidRDefault="00086D60">
            <w:pPr>
              <w:pStyle w:val="TableContents"/>
            </w:pPr>
            <w:r>
              <w:t>Public</w:t>
            </w:r>
          </w:p>
        </w:tc>
      </w:tr>
      <w:tr w:rsidR="00E517C6" w14:paraId="2381E83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D2975D9" w14:textId="77777777" w:rsidR="00E517C6" w:rsidRDefault="00086D60">
            <w:pPr>
              <w:pStyle w:val="Code"/>
            </w:pPr>
            <w:r>
              <w:t>price: double</w:t>
            </w:r>
          </w:p>
        </w:tc>
        <w:tc>
          <w:tcPr>
            <w:tcW w:w="5243" w:type="dxa"/>
            <w:tcBorders>
              <w:left w:val="single" w:sz="2" w:space="0" w:color="000000"/>
              <w:bottom w:val="single" w:sz="2" w:space="0" w:color="000000"/>
            </w:tcBorders>
            <w:tcMar>
              <w:top w:w="144" w:type="dxa"/>
              <w:left w:w="144" w:type="dxa"/>
              <w:bottom w:w="144" w:type="dxa"/>
              <w:right w:w="144" w:type="dxa"/>
            </w:tcMar>
          </w:tcPr>
          <w:p w14:paraId="0A9AB02C" w14:textId="77777777" w:rsidR="00E517C6" w:rsidRDefault="00086D60">
            <w:pPr>
              <w:pStyle w:val="TableContents"/>
            </w:pPr>
            <w:r>
              <w:t>Giá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B652D26" w14:textId="77777777" w:rsidR="00E517C6" w:rsidRDefault="00086D60">
            <w:pPr>
              <w:pStyle w:val="TableContents"/>
            </w:pPr>
            <w:r>
              <w:t>Public</w:t>
            </w:r>
          </w:p>
        </w:tc>
      </w:tr>
      <w:tr w:rsidR="00E517C6" w14:paraId="00F30E53"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9B7597B" w14:textId="77777777" w:rsidR="00E517C6" w:rsidRDefault="00086D60">
            <w:pPr>
              <w:pStyle w:val="Code"/>
            </w:pPr>
            <w:proofErr w:type="gramStart"/>
            <w:r>
              <w:lastRenderedPageBreak/>
              <w:t>update(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9F09E0D" w14:textId="77777777" w:rsidR="00E517C6" w:rsidRDefault="00086D60">
            <w:pPr>
              <w:pStyle w:val="TableContents"/>
            </w:pPr>
            <w:r>
              <w:t>Gửi yêu cầu cập nhật thay đổi thông tin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EEC0E72" w14:textId="77777777" w:rsidR="00E517C6" w:rsidRDefault="00086D60">
            <w:pPr>
              <w:pStyle w:val="TableContents"/>
            </w:pPr>
            <w:r>
              <w:t>Public</w:t>
            </w:r>
          </w:p>
        </w:tc>
      </w:tr>
      <w:tr w:rsidR="00E517C6" w14:paraId="3237C79A"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77930A4" w14:textId="77777777" w:rsidR="00E517C6" w:rsidRDefault="00086D60">
            <w:pPr>
              <w:pStyle w:val="Code"/>
            </w:pPr>
            <w:proofErr w:type="gramStart"/>
            <w:r>
              <w:t>delete(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F4BB6AE" w14:textId="77777777" w:rsidR="00E517C6" w:rsidRDefault="00086D60">
            <w:pPr>
              <w:pStyle w:val="TableContents"/>
            </w:pPr>
            <w:r>
              <w:t>Gửi yêu cầu xóa món ăn khi người dùng chọn “Xóa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6AC11E8" w14:textId="77777777" w:rsidR="00E517C6" w:rsidRDefault="00086D60">
            <w:pPr>
              <w:pStyle w:val="TableContents"/>
            </w:pPr>
            <w:r>
              <w:t>Public</w:t>
            </w:r>
          </w:p>
        </w:tc>
      </w:tr>
    </w:tbl>
    <w:p w14:paraId="20F11C04" w14:textId="77777777" w:rsidR="00E517C6" w:rsidRDefault="00086D60">
      <w:pPr>
        <w:pStyle w:val="Bng"/>
        <w:jc w:val="center"/>
      </w:pPr>
      <w:r>
        <w:t>Bảng 25: Thiết kế chi tiết lớp "W_Chi tiết món ăn"</w:t>
      </w:r>
    </w:p>
    <w:p w14:paraId="5CCC7A5A"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67311AA"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B7EB1AD" w14:textId="77777777" w:rsidR="00E517C6" w:rsidRDefault="00086D60">
            <w:pPr>
              <w:pStyle w:val="Bng"/>
              <w:jc w:val="center"/>
              <w:rPr>
                <w:b/>
                <w:bCs/>
                <w:i w:val="0"/>
                <w:iCs w:val="0"/>
              </w:rPr>
            </w:pPr>
            <w:r>
              <w:rPr>
                <w:b/>
                <w:bCs/>
                <w:i w:val="0"/>
                <w:iCs w:val="0"/>
              </w:rPr>
              <w:t>W_Form thêm món ăn</w:t>
            </w:r>
          </w:p>
        </w:tc>
      </w:tr>
      <w:tr w:rsidR="00E517C6" w14:paraId="0A9AC704"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7797C19" w14:textId="77777777" w:rsidR="00E517C6" w:rsidRDefault="00086D60">
            <w:pPr>
              <w:pStyle w:val="TableContents"/>
              <w:rPr>
                <w:i/>
                <w:iCs/>
              </w:rPr>
            </w:pPr>
            <w:r>
              <w:rPr>
                <w:i/>
                <w:iCs/>
              </w:rPr>
              <w:t>Mô tả: Hiển thị thông tin thêm món ăn cho người quản lý cửa hàng</w:t>
            </w:r>
          </w:p>
        </w:tc>
      </w:tr>
      <w:tr w:rsidR="00E517C6" w14:paraId="02ED107D" w14:textId="77777777">
        <w:tc>
          <w:tcPr>
            <w:tcW w:w="3212" w:type="dxa"/>
            <w:tcBorders>
              <w:left w:val="single" w:sz="2" w:space="0" w:color="000000"/>
              <w:bottom w:val="single" w:sz="2" w:space="0" w:color="000000"/>
            </w:tcBorders>
            <w:tcMar>
              <w:top w:w="144" w:type="dxa"/>
              <w:left w:w="144" w:type="dxa"/>
              <w:bottom w:w="144" w:type="dxa"/>
              <w:right w:w="144" w:type="dxa"/>
            </w:tcMar>
          </w:tcPr>
          <w:p w14:paraId="6ED1A8B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C423A29"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3BE3467" w14:textId="77777777" w:rsidR="00E517C6" w:rsidRDefault="00086D60">
            <w:pPr>
              <w:pStyle w:val="TableContents"/>
              <w:jc w:val="center"/>
              <w:rPr>
                <w:b/>
                <w:bCs/>
                <w:sz w:val="22"/>
                <w:szCs w:val="22"/>
              </w:rPr>
            </w:pPr>
            <w:r>
              <w:rPr>
                <w:b/>
                <w:bCs/>
                <w:sz w:val="22"/>
                <w:szCs w:val="22"/>
              </w:rPr>
              <w:t>Phạm vi truy cập</w:t>
            </w:r>
          </w:p>
        </w:tc>
      </w:tr>
      <w:tr w:rsidR="00E517C6" w14:paraId="7C9B3A2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B9E404F" w14:textId="77777777" w:rsidR="00E517C6" w:rsidRDefault="00086D60">
            <w:pPr>
              <w:pStyle w:val="Code"/>
            </w:pPr>
            <w:r>
              <w:t>picture: url</w:t>
            </w:r>
          </w:p>
        </w:tc>
        <w:tc>
          <w:tcPr>
            <w:tcW w:w="5243" w:type="dxa"/>
            <w:tcBorders>
              <w:left w:val="single" w:sz="2" w:space="0" w:color="000000"/>
              <w:bottom w:val="single" w:sz="2" w:space="0" w:color="000000"/>
            </w:tcBorders>
            <w:tcMar>
              <w:top w:w="144" w:type="dxa"/>
              <w:left w:w="144" w:type="dxa"/>
              <w:bottom w:w="144" w:type="dxa"/>
              <w:right w:w="144" w:type="dxa"/>
            </w:tcMar>
          </w:tcPr>
          <w:p w14:paraId="6115F9AE" w14:textId="77777777" w:rsidR="00E517C6" w:rsidRDefault="00086D60">
            <w:pPr>
              <w:pStyle w:val="TableContents"/>
            </w:pPr>
            <w:r>
              <w:t>Ảnh đại diện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3187708" w14:textId="77777777" w:rsidR="00E517C6" w:rsidRDefault="00086D60">
            <w:pPr>
              <w:pStyle w:val="TableContents"/>
            </w:pPr>
            <w:r>
              <w:t>Public</w:t>
            </w:r>
          </w:p>
        </w:tc>
      </w:tr>
      <w:tr w:rsidR="00E517C6" w14:paraId="52E5DEBC" w14:textId="77777777">
        <w:tc>
          <w:tcPr>
            <w:tcW w:w="3212" w:type="dxa"/>
            <w:tcBorders>
              <w:left w:val="single" w:sz="2" w:space="0" w:color="000000"/>
              <w:bottom w:val="single" w:sz="2" w:space="0" w:color="000000"/>
            </w:tcBorders>
            <w:tcMar>
              <w:top w:w="144" w:type="dxa"/>
              <w:left w:w="144" w:type="dxa"/>
              <w:bottom w:w="144" w:type="dxa"/>
              <w:right w:w="144" w:type="dxa"/>
            </w:tcMar>
          </w:tcPr>
          <w:p w14:paraId="6A13F377" w14:textId="77777777" w:rsidR="00E517C6" w:rsidRDefault="00086D60">
            <w:pPr>
              <w:pStyle w:val="Code"/>
            </w:pPr>
            <w:r>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1A7006B5" w14:textId="77777777" w:rsidR="00E517C6" w:rsidRDefault="00086D60">
            <w:pPr>
              <w:pStyle w:val="TableContents"/>
            </w:pPr>
            <w:r>
              <w:t>Tên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6BE0580" w14:textId="77777777" w:rsidR="00E517C6" w:rsidRDefault="00086D60">
            <w:pPr>
              <w:pStyle w:val="TableContents"/>
            </w:pPr>
            <w:r>
              <w:t>Public</w:t>
            </w:r>
          </w:p>
        </w:tc>
      </w:tr>
      <w:tr w:rsidR="00E517C6" w14:paraId="2409524B"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79EA6F7"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C78354F" w14:textId="77777777" w:rsidR="00E517C6" w:rsidRDefault="00086D60">
            <w:pPr>
              <w:pStyle w:val="TableContents"/>
            </w:pPr>
            <w:r>
              <w:t>Mô tả món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AA200E6" w14:textId="77777777" w:rsidR="00E517C6" w:rsidRDefault="00086D60">
            <w:pPr>
              <w:pStyle w:val="TableContents"/>
            </w:pPr>
            <w:r>
              <w:t>Public</w:t>
            </w:r>
          </w:p>
        </w:tc>
      </w:tr>
      <w:tr w:rsidR="00E517C6" w14:paraId="72597D9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4A6DFD0" w14:textId="77777777" w:rsidR="00E517C6" w:rsidRDefault="00086D60">
            <w:pPr>
              <w:pStyle w:val="Code"/>
            </w:pPr>
            <w:r>
              <w:t>type: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0E4FCDC" w14:textId="77777777" w:rsidR="00E517C6" w:rsidRDefault="00086D60">
            <w:pPr>
              <w:pStyle w:val="TableContents"/>
            </w:pPr>
            <w:r>
              <w:t>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C57D01" w14:textId="77777777" w:rsidR="00E517C6" w:rsidRDefault="00086D60">
            <w:pPr>
              <w:pStyle w:val="TableContents"/>
            </w:pPr>
            <w:r>
              <w:t>Public</w:t>
            </w:r>
          </w:p>
        </w:tc>
      </w:tr>
      <w:tr w:rsidR="00E517C6" w14:paraId="7C9BA62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E339E62" w14:textId="77777777" w:rsidR="00E517C6" w:rsidRDefault="00086D60">
            <w:pPr>
              <w:pStyle w:val="Code"/>
            </w:pPr>
            <w:r>
              <w:t>price: double</w:t>
            </w:r>
          </w:p>
        </w:tc>
        <w:tc>
          <w:tcPr>
            <w:tcW w:w="5243" w:type="dxa"/>
            <w:tcBorders>
              <w:left w:val="single" w:sz="2" w:space="0" w:color="000000"/>
              <w:bottom w:val="single" w:sz="2" w:space="0" w:color="000000"/>
            </w:tcBorders>
            <w:tcMar>
              <w:top w:w="144" w:type="dxa"/>
              <w:left w:w="144" w:type="dxa"/>
              <w:bottom w:w="144" w:type="dxa"/>
              <w:right w:w="144" w:type="dxa"/>
            </w:tcMar>
          </w:tcPr>
          <w:p w14:paraId="4D500D1D" w14:textId="77777777" w:rsidR="00E517C6" w:rsidRDefault="00086D60">
            <w:pPr>
              <w:pStyle w:val="TableContents"/>
            </w:pPr>
            <w:r>
              <w:t>Giá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313E096" w14:textId="77777777" w:rsidR="00E517C6" w:rsidRDefault="00086D60">
            <w:pPr>
              <w:pStyle w:val="TableContents"/>
            </w:pPr>
            <w:r>
              <w:t>Public</w:t>
            </w:r>
          </w:p>
        </w:tc>
      </w:tr>
      <w:tr w:rsidR="00E517C6" w14:paraId="37AB041D"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A42AAFD" w14:textId="77777777" w:rsidR="00E517C6" w:rsidRDefault="00086D60">
            <w:pPr>
              <w:pStyle w:val="Code"/>
            </w:pPr>
            <w:proofErr w:type="gramStart"/>
            <w:r>
              <w:t>create(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AA6B759" w14:textId="77777777" w:rsidR="00E517C6" w:rsidRDefault="00086D60">
            <w:pPr>
              <w:pStyle w:val="TableContents"/>
            </w:pPr>
            <w:r>
              <w:t>Gửi yêu cầu thêm món ăn tới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8D4D2E3" w14:textId="77777777" w:rsidR="00E517C6" w:rsidRDefault="00086D60">
            <w:pPr>
              <w:pStyle w:val="TableContents"/>
            </w:pPr>
            <w:r>
              <w:t>Public</w:t>
            </w:r>
          </w:p>
        </w:tc>
      </w:tr>
    </w:tbl>
    <w:p w14:paraId="36C9A879" w14:textId="77777777" w:rsidR="00E517C6" w:rsidRDefault="00086D60">
      <w:pPr>
        <w:pStyle w:val="Bng"/>
        <w:jc w:val="center"/>
      </w:pPr>
      <w:r>
        <w:t>Bảng 26: Thiết kế chi tiết lớp "W_Form thêm món ăn"</w:t>
      </w: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B50A330"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150FEEC" w14:textId="77777777" w:rsidR="00E517C6" w:rsidRDefault="00086D60">
            <w:pPr>
              <w:pStyle w:val="Bng"/>
              <w:jc w:val="center"/>
              <w:rPr>
                <w:b/>
                <w:bCs/>
                <w:i w:val="0"/>
                <w:iCs w:val="0"/>
              </w:rPr>
            </w:pPr>
            <w:r>
              <w:rPr>
                <w:b/>
                <w:bCs/>
                <w:i w:val="0"/>
                <w:iCs w:val="0"/>
              </w:rPr>
              <w:t>W_Quản lý tài khoản</w:t>
            </w:r>
          </w:p>
        </w:tc>
      </w:tr>
      <w:tr w:rsidR="00E517C6" w14:paraId="32803147"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F91413A" w14:textId="77777777" w:rsidR="00E517C6" w:rsidRDefault="00086D60">
            <w:pPr>
              <w:pStyle w:val="TableContents"/>
              <w:rPr>
                <w:i/>
                <w:iCs/>
              </w:rPr>
            </w:pPr>
            <w:r>
              <w:rPr>
                <w:i/>
                <w:iCs/>
              </w:rPr>
              <w:t>Mô tả: Hiển thị thông tin quản lý tài khoản cho người quản trị hệ thống</w:t>
            </w:r>
          </w:p>
        </w:tc>
      </w:tr>
      <w:tr w:rsidR="00E517C6" w14:paraId="71328BC9" w14:textId="77777777">
        <w:tc>
          <w:tcPr>
            <w:tcW w:w="3212" w:type="dxa"/>
            <w:tcBorders>
              <w:left w:val="single" w:sz="2" w:space="0" w:color="000000"/>
              <w:bottom w:val="single" w:sz="2" w:space="0" w:color="000000"/>
            </w:tcBorders>
            <w:tcMar>
              <w:top w:w="144" w:type="dxa"/>
              <w:left w:w="144" w:type="dxa"/>
              <w:bottom w:w="144" w:type="dxa"/>
              <w:right w:w="144" w:type="dxa"/>
            </w:tcMar>
          </w:tcPr>
          <w:p w14:paraId="7AEF372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46239C2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F2A34A5" w14:textId="77777777" w:rsidR="00E517C6" w:rsidRDefault="00086D60">
            <w:pPr>
              <w:pStyle w:val="TableContents"/>
              <w:jc w:val="center"/>
              <w:rPr>
                <w:b/>
                <w:bCs/>
                <w:sz w:val="22"/>
                <w:szCs w:val="22"/>
              </w:rPr>
            </w:pPr>
            <w:r>
              <w:rPr>
                <w:b/>
                <w:bCs/>
                <w:sz w:val="22"/>
                <w:szCs w:val="22"/>
              </w:rPr>
              <w:t>Phạm vi truy cập</w:t>
            </w:r>
          </w:p>
        </w:tc>
      </w:tr>
      <w:tr w:rsidR="00E517C6" w14:paraId="4DC09A64" w14:textId="77777777">
        <w:tc>
          <w:tcPr>
            <w:tcW w:w="3212" w:type="dxa"/>
            <w:tcBorders>
              <w:left w:val="single" w:sz="2" w:space="0" w:color="000000"/>
              <w:bottom w:val="single" w:sz="2" w:space="0" w:color="000000"/>
            </w:tcBorders>
            <w:tcMar>
              <w:top w:w="144" w:type="dxa"/>
              <w:left w:w="144" w:type="dxa"/>
              <w:bottom w:w="144" w:type="dxa"/>
              <w:right w:w="144" w:type="dxa"/>
            </w:tcMar>
          </w:tcPr>
          <w:p w14:paraId="3B2982CC" w14:textId="77777777" w:rsidR="00E517C6" w:rsidRDefault="00086D60">
            <w:pPr>
              <w:pStyle w:val="Code"/>
            </w:pPr>
            <w:r>
              <w:t>accounts: list&lt;Account&gt;</w:t>
            </w:r>
          </w:p>
        </w:tc>
        <w:tc>
          <w:tcPr>
            <w:tcW w:w="5243" w:type="dxa"/>
            <w:tcBorders>
              <w:left w:val="single" w:sz="2" w:space="0" w:color="000000"/>
              <w:bottom w:val="single" w:sz="2" w:space="0" w:color="000000"/>
            </w:tcBorders>
            <w:tcMar>
              <w:top w:w="144" w:type="dxa"/>
              <w:left w:w="144" w:type="dxa"/>
              <w:bottom w:w="144" w:type="dxa"/>
              <w:right w:w="144" w:type="dxa"/>
            </w:tcMar>
          </w:tcPr>
          <w:p w14:paraId="428BB1CA" w14:textId="77777777" w:rsidR="00E517C6" w:rsidRDefault="00086D60">
            <w:pPr>
              <w:pStyle w:val="TableContents"/>
            </w:pPr>
            <w:r>
              <w:t>Danh sách tài khoản đang được hiển thị</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4305885" w14:textId="77777777" w:rsidR="00E517C6" w:rsidRDefault="00086D60">
            <w:pPr>
              <w:pStyle w:val="TableContents"/>
            </w:pPr>
            <w:r>
              <w:t>Private</w:t>
            </w:r>
          </w:p>
        </w:tc>
      </w:tr>
      <w:tr w:rsidR="00E517C6" w14:paraId="47004E95"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0EFD161" w14:textId="77777777" w:rsidR="00E517C6" w:rsidRDefault="00086D60">
            <w:pPr>
              <w:pStyle w:val="Code"/>
            </w:pPr>
            <w:proofErr w:type="gramStart"/>
            <w:r>
              <w:t>lock(</w:t>
            </w:r>
            <w:proofErr w:type="gramEnd"/>
          </w:p>
          <w:p w14:paraId="3B407B63" w14:textId="77777777" w:rsidR="00E517C6" w:rsidRDefault="00086D60">
            <w:pPr>
              <w:pStyle w:val="Code"/>
            </w:pPr>
            <w:r>
              <w:t xml:space="preserve">    account_id: string</w:t>
            </w:r>
          </w:p>
          <w:p w14:paraId="33CA5643"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45C2540" w14:textId="77777777" w:rsidR="00E517C6" w:rsidRDefault="00086D60">
            <w:pPr>
              <w:pStyle w:val="TableContents"/>
            </w:pPr>
            <w:r>
              <w:t>Kích hoạt khi người quản trị chọn “Khóa tài khoản” trên một tài khoản trong hệ thống, tạo và hiển thị form khóa tài khoản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E0DEB15" w14:textId="77777777" w:rsidR="00E517C6" w:rsidRDefault="00086D60">
            <w:pPr>
              <w:pStyle w:val="TableContents"/>
            </w:pPr>
            <w:r>
              <w:t>Public</w:t>
            </w:r>
          </w:p>
        </w:tc>
      </w:tr>
      <w:tr w:rsidR="00E517C6" w14:paraId="3212F16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1D38EAE" w14:textId="77777777" w:rsidR="00E517C6" w:rsidRDefault="00086D60">
            <w:pPr>
              <w:pStyle w:val="Code"/>
            </w:pPr>
            <w:proofErr w:type="gramStart"/>
            <w:r>
              <w:t>unlock(</w:t>
            </w:r>
            <w:proofErr w:type="gramEnd"/>
          </w:p>
          <w:p w14:paraId="5C15A045" w14:textId="77777777" w:rsidR="00E517C6" w:rsidRDefault="00086D60">
            <w:pPr>
              <w:pStyle w:val="Code"/>
            </w:pPr>
            <w:r>
              <w:t xml:space="preserve">    account_id: string</w:t>
            </w:r>
          </w:p>
          <w:p w14:paraId="44B26908"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0B743C50" w14:textId="77777777" w:rsidR="00E517C6" w:rsidRDefault="00086D60">
            <w:pPr>
              <w:pStyle w:val="TableContents"/>
            </w:pPr>
            <w:r>
              <w:t>Kích hoạt khi người quản trị chọn “Mở tài khoản” trên một tài khoản đã khóa, gửi yêu cầu mở tài khoản tới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53A8BD4" w14:textId="77777777" w:rsidR="00E517C6" w:rsidRDefault="00086D60">
            <w:pPr>
              <w:pStyle w:val="TableContents"/>
            </w:pPr>
            <w:r>
              <w:t>Public</w:t>
            </w:r>
          </w:p>
        </w:tc>
      </w:tr>
      <w:tr w:rsidR="00E517C6" w14:paraId="03AE86C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BC498EC" w14:textId="77777777" w:rsidR="00E517C6" w:rsidRDefault="00086D60">
            <w:pPr>
              <w:pStyle w:val="Code"/>
            </w:pPr>
            <w:proofErr w:type="gramStart"/>
            <w:r>
              <w:lastRenderedPageBreak/>
              <w:t>delete(</w:t>
            </w:r>
            <w:proofErr w:type="gramEnd"/>
          </w:p>
          <w:p w14:paraId="602B63A8" w14:textId="77777777" w:rsidR="00E517C6" w:rsidRDefault="00086D60">
            <w:pPr>
              <w:pStyle w:val="Code"/>
            </w:pPr>
            <w:r>
              <w:t xml:space="preserve">    account_id: string</w:t>
            </w:r>
          </w:p>
          <w:p w14:paraId="7B9B20A2"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093FE9AE" w14:textId="77777777" w:rsidR="00E517C6" w:rsidRDefault="00086D60">
            <w:pPr>
              <w:pStyle w:val="TableContents"/>
            </w:pPr>
            <w:r>
              <w:t>Kích hoạt khi người quản trị chọn “Xóa tài khoản” trên một tài khoản trên hệ thống, gửi yêu cầu xóa tài khoản tới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3F47161" w14:textId="77777777" w:rsidR="00E517C6" w:rsidRDefault="00086D60">
            <w:pPr>
              <w:pStyle w:val="TableContents"/>
            </w:pPr>
            <w:r>
              <w:t>Public</w:t>
            </w:r>
          </w:p>
        </w:tc>
      </w:tr>
    </w:tbl>
    <w:p w14:paraId="597579E6" w14:textId="77777777" w:rsidR="00E517C6" w:rsidRDefault="00086D60">
      <w:pPr>
        <w:pStyle w:val="Bng"/>
        <w:jc w:val="center"/>
      </w:pPr>
      <w:r>
        <w:t>Bảng 27: Thiết kế chi tiết lớp "W_Quản lý tài khoản"</w:t>
      </w:r>
    </w:p>
    <w:p w14:paraId="0AD26531"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1C4D643D"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480CD36" w14:textId="77777777" w:rsidR="00E517C6" w:rsidRDefault="00086D60">
            <w:pPr>
              <w:pStyle w:val="Bng"/>
              <w:jc w:val="center"/>
              <w:rPr>
                <w:b/>
                <w:bCs/>
                <w:i w:val="0"/>
                <w:iCs w:val="0"/>
              </w:rPr>
            </w:pPr>
            <w:r>
              <w:rPr>
                <w:b/>
                <w:bCs/>
                <w:i w:val="0"/>
                <w:iCs w:val="0"/>
              </w:rPr>
              <w:t>W_Form khóa tài khoản</w:t>
            </w:r>
          </w:p>
        </w:tc>
      </w:tr>
      <w:tr w:rsidR="00E517C6" w14:paraId="2BAC2ED0"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00B46E8" w14:textId="77777777" w:rsidR="00E517C6" w:rsidRDefault="00086D60">
            <w:pPr>
              <w:pStyle w:val="TableContents"/>
              <w:rPr>
                <w:i/>
                <w:iCs/>
              </w:rPr>
            </w:pPr>
            <w:r>
              <w:rPr>
                <w:i/>
                <w:iCs/>
              </w:rPr>
              <w:t>Mô tả: Hiển thị thông tin để người quản lý khóa một tài khoản</w:t>
            </w:r>
          </w:p>
        </w:tc>
      </w:tr>
      <w:tr w:rsidR="00E517C6" w14:paraId="78F030D9" w14:textId="77777777">
        <w:tc>
          <w:tcPr>
            <w:tcW w:w="3212" w:type="dxa"/>
            <w:tcBorders>
              <w:left w:val="single" w:sz="2" w:space="0" w:color="000000"/>
              <w:bottom w:val="single" w:sz="2" w:space="0" w:color="000000"/>
            </w:tcBorders>
            <w:tcMar>
              <w:top w:w="144" w:type="dxa"/>
              <w:left w:w="144" w:type="dxa"/>
              <w:bottom w:w="144" w:type="dxa"/>
              <w:right w:w="144" w:type="dxa"/>
            </w:tcMar>
          </w:tcPr>
          <w:p w14:paraId="078CB70F"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3C577797"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293BE17" w14:textId="77777777" w:rsidR="00E517C6" w:rsidRDefault="00086D60">
            <w:pPr>
              <w:pStyle w:val="TableContents"/>
              <w:jc w:val="center"/>
              <w:rPr>
                <w:b/>
                <w:bCs/>
                <w:sz w:val="22"/>
                <w:szCs w:val="22"/>
              </w:rPr>
            </w:pPr>
            <w:r>
              <w:rPr>
                <w:b/>
                <w:bCs/>
                <w:sz w:val="22"/>
                <w:szCs w:val="22"/>
              </w:rPr>
              <w:t>Phạm vi truy cập</w:t>
            </w:r>
          </w:p>
        </w:tc>
      </w:tr>
      <w:tr w:rsidR="00E517C6" w14:paraId="55B424BF" w14:textId="77777777">
        <w:tc>
          <w:tcPr>
            <w:tcW w:w="3212" w:type="dxa"/>
            <w:tcBorders>
              <w:left w:val="single" w:sz="2" w:space="0" w:color="000000"/>
              <w:bottom w:val="single" w:sz="2" w:space="0" w:color="000000"/>
            </w:tcBorders>
            <w:tcMar>
              <w:top w:w="144" w:type="dxa"/>
              <w:left w:w="144" w:type="dxa"/>
              <w:bottom w:w="144" w:type="dxa"/>
              <w:right w:w="144" w:type="dxa"/>
            </w:tcMar>
          </w:tcPr>
          <w:p w14:paraId="318EF364" w14:textId="77777777" w:rsidR="00E517C6" w:rsidRDefault="00086D60">
            <w:pPr>
              <w:pStyle w:val="Code"/>
            </w:pPr>
            <w:r>
              <w:t>reason: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41C05CA" w14:textId="77777777" w:rsidR="00E517C6" w:rsidRDefault="00086D60">
            <w:pPr>
              <w:pStyle w:val="TableContents"/>
            </w:pPr>
            <w:r>
              <w:t>Lí do khóa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216F4A4" w14:textId="77777777" w:rsidR="00E517C6" w:rsidRDefault="00086D60">
            <w:pPr>
              <w:pStyle w:val="TableContents"/>
            </w:pPr>
            <w:r>
              <w:t>Public</w:t>
            </w:r>
          </w:p>
        </w:tc>
      </w:tr>
      <w:tr w:rsidR="00E517C6" w14:paraId="24548120"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AF2A62C" w14:textId="77777777" w:rsidR="00E517C6" w:rsidRDefault="00086D60">
            <w:pPr>
              <w:pStyle w:val="Code"/>
            </w:pPr>
            <w:r>
              <w:t>release_date: time</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9DDF0AD" w14:textId="77777777" w:rsidR="00E517C6" w:rsidRDefault="00086D60">
            <w:pPr>
              <w:pStyle w:val="TableContents"/>
            </w:pPr>
            <w:r>
              <w:t>Ngày mở khóa</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266FF14" w14:textId="77777777" w:rsidR="00E517C6" w:rsidRDefault="00086D60">
            <w:pPr>
              <w:pStyle w:val="TableContents"/>
            </w:pPr>
            <w:r>
              <w:t>Public</w:t>
            </w:r>
          </w:p>
        </w:tc>
      </w:tr>
      <w:tr w:rsidR="00E517C6" w14:paraId="1C34DB77"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8EA80D0" w14:textId="77777777" w:rsidR="00E517C6" w:rsidRDefault="00086D60">
            <w:pPr>
              <w:pStyle w:val="Code"/>
            </w:pPr>
            <w:r>
              <w:t>lock_</w:t>
            </w:r>
            <w:proofErr w:type="gramStart"/>
            <w:r>
              <w:t>account(</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75CA3C0" w14:textId="77777777" w:rsidR="00E517C6" w:rsidRDefault="00086D60">
            <w:pPr>
              <w:pStyle w:val="TableContents"/>
            </w:pPr>
            <w:r>
              <w:t>Gửi yêu cầu khóa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802BDB6" w14:textId="77777777" w:rsidR="00E517C6" w:rsidRDefault="00086D60">
            <w:pPr>
              <w:pStyle w:val="TableContents"/>
            </w:pPr>
            <w:r>
              <w:t>Public</w:t>
            </w:r>
          </w:p>
        </w:tc>
      </w:tr>
    </w:tbl>
    <w:p w14:paraId="32D430E2" w14:textId="77777777" w:rsidR="00E517C6" w:rsidRDefault="00086D60">
      <w:pPr>
        <w:pStyle w:val="Bng"/>
        <w:jc w:val="center"/>
      </w:pPr>
      <w:r>
        <w:t>Bảng 28: Thiết kế chi tiết lớp "W_Form khóa tài khoản"</w:t>
      </w:r>
    </w:p>
    <w:p w14:paraId="116420FA"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612F5E43"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951C640" w14:textId="77777777" w:rsidR="00E517C6" w:rsidRDefault="00086D60">
            <w:pPr>
              <w:pStyle w:val="Bng"/>
              <w:jc w:val="center"/>
              <w:rPr>
                <w:b/>
                <w:bCs/>
                <w:i w:val="0"/>
                <w:iCs w:val="0"/>
              </w:rPr>
            </w:pPr>
            <w:r>
              <w:rPr>
                <w:b/>
                <w:bCs/>
                <w:i w:val="0"/>
                <w:iCs w:val="0"/>
              </w:rPr>
              <w:t>W_Quản lý quyền truy cập</w:t>
            </w:r>
          </w:p>
        </w:tc>
      </w:tr>
      <w:tr w:rsidR="00E517C6" w14:paraId="455CA423"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1402872" w14:textId="77777777" w:rsidR="00E517C6" w:rsidRDefault="00086D60">
            <w:pPr>
              <w:pStyle w:val="TableContents"/>
              <w:rPr>
                <w:i/>
                <w:iCs/>
              </w:rPr>
            </w:pPr>
            <w:r>
              <w:rPr>
                <w:i/>
                <w:iCs/>
              </w:rPr>
              <w:t>Mô tả: Hiển thị thông tin giúp người quản trị quản lý quyền truy cập cho các tài khoản</w:t>
            </w:r>
          </w:p>
        </w:tc>
      </w:tr>
      <w:tr w:rsidR="00E517C6" w14:paraId="1E5D6033" w14:textId="77777777">
        <w:tc>
          <w:tcPr>
            <w:tcW w:w="3212" w:type="dxa"/>
            <w:tcBorders>
              <w:left w:val="single" w:sz="2" w:space="0" w:color="000000"/>
              <w:bottom w:val="single" w:sz="2" w:space="0" w:color="000000"/>
            </w:tcBorders>
            <w:tcMar>
              <w:top w:w="144" w:type="dxa"/>
              <w:left w:w="144" w:type="dxa"/>
              <w:bottom w:w="144" w:type="dxa"/>
              <w:right w:w="144" w:type="dxa"/>
            </w:tcMar>
          </w:tcPr>
          <w:p w14:paraId="0E119CF9"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4BFB028"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8D5D51B" w14:textId="77777777" w:rsidR="00E517C6" w:rsidRDefault="00086D60">
            <w:pPr>
              <w:pStyle w:val="TableContents"/>
              <w:jc w:val="center"/>
              <w:rPr>
                <w:b/>
                <w:bCs/>
                <w:sz w:val="22"/>
                <w:szCs w:val="22"/>
              </w:rPr>
            </w:pPr>
            <w:r>
              <w:rPr>
                <w:b/>
                <w:bCs/>
                <w:sz w:val="22"/>
                <w:szCs w:val="22"/>
              </w:rPr>
              <w:t>Phạm vi truy cập</w:t>
            </w:r>
          </w:p>
        </w:tc>
      </w:tr>
      <w:tr w:rsidR="00E517C6" w14:paraId="7DEC66C9" w14:textId="77777777">
        <w:tc>
          <w:tcPr>
            <w:tcW w:w="3212" w:type="dxa"/>
            <w:tcBorders>
              <w:left w:val="single" w:sz="2" w:space="0" w:color="000000"/>
              <w:bottom w:val="single" w:sz="2" w:space="0" w:color="000000"/>
            </w:tcBorders>
            <w:tcMar>
              <w:top w:w="144" w:type="dxa"/>
              <w:left w:w="144" w:type="dxa"/>
              <w:bottom w:w="144" w:type="dxa"/>
              <w:right w:w="144" w:type="dxa"/>
            </w:tcMar>
          </w:tcPr>
          <w:p w14:paraId="7F4053DF" w14:textId="77777777" w:rsidR="00E517C6" w:rsidRDefault="00086D60">
            <w:pPr>
              <w:pStyle w:val="Code"/>
            </w:pPr>
            <w:r>
              <w:t>accounts: list&lt;Account&gt;</w:t>
            </w:r>
          </w:p>
        </w:tc>
        <w:tc>
          <w:tcPr>
            <w:tcW w:w="5243" w:type="dxa"/>
            <w:tcBorders>
              <w:left w:val="single" w:sz="2" w:space="0" w:color="000000"/>
              <w:bottom w:val="single" w:sz="2" w:space="0" w:color="000000"/>
            </w:tcBorders>
            <w:tcMar>
              <w:top w:w="144" w:type="dxa"/>
              <w:left w:w="144" w:type="dxa"/>
              <w:bottom w:w="144" w:type="dxa"/>
              <w:right w:w="144" w:type="dxa"/>
            </w:tcMar>
          </w:tcPr>
          <w:p w14:paraId="61DE9FED" w14:textId="77777777" w:rsidR="00E517C6" w:rsidRDefault="00086D60">
            <w:pPr>
              <w:pStyle w:val="TableContents"/>
            </w:pPr>
            <w:r>
              <w:t>Danh sách tài khoản cùng quyền truy cập của chúng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4AA2223" w14:textId="77777777" w:rsidR="00E517C6" w:rsidRDefault="00086D60">
            <w:pPr>
              <w:pStyle w:val="TableContents"/>
            </w:pPr>
            <w:r>
              <w:t>Public</w:t>
            </w:r>
          </w:p>
        </w:tc>
      </w:tr>
      <w:tr w:rsidR="00E517C6" w14:paraId="56DA2B75"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130378F" w14:textId="77777777" w:rsidR="00E517C6" w:rsidRDefault="00086D60">
            <w:pPr>
              <w:pStyle w:val="Code"/>
            </w:pPr>
            <w:proofErr w:type="gramStart"/>
            <w:r>
              <w:t>onRoleChange(</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1D0639B" w14:textId="77777777" w:rsidR="00E517C6" w:rsidRDefault="00086D60">
            <w:pPr>
              <w:pStyle w:val="TableContents"/>
            </w:pPr>
            <w:r>
              <w:t>Kích hoạt khi một tài khoản bị thay đổi quyền truy cập, gửi yêu cầu thay đổi quyền truy cập đến controller</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28A187D" w14:textId="77777777" w:rsidR="00E517C6" w:rsidRDefault="00086D60">
            <w:pPr>
              <w:pStyle w:val="TableContents"/>
            </w:pPr>
            <w:r>
              <w:t>Public</w:t>
            </w:r>
          </w:p>
        </w:tc>
      </w:tr>
    </w:tbl>
    <w:p w14:paraId="0AC1FC40" w14:textId="77777777" w:rsidR="00E517C6" w:rsidRDefault="00086D60">
      <w:pPr>
        <w:pStyle w:val="Bng"/>
        <w:jc w:val="center"/>
      </w:pPr>
      <w:r>
        <w:t>Bảng 29: Thiết kế chi tiết lớp "W_Quản lý quyền truy cập"</w:t>
      </w:r>
    </w:p>
    <w:p w14:paraId="4EF6E76F" w14:textId="77777777" w:rsidR="00E517C6" w:rsidRDefault="00086D60">
      <w:pPr>
        <w:pStyle w:val="Heading3"/>
      </w:pPr>
      <w:r>
        <w:t>Chi tiết các lớp trong gói Controllers</w:t>
      </w:r>
    </w:p>
    <w:p w14:paraId="71197266" w14:textId="77777777" w:rsidR="00E517C6" w:rsidRDefault="00E517C6">
      <w:pPr>
        <w:pStyle w:val="Textbody"/>
      </w:pPr>
    </w:p>
    <w:tbl>
      <w:tblPr>
        <w:tblW w:w="9638" w:type="dxa"/>
        <w:tblInd w:w="-1" w:type="dxa"/>
        <w:tblLayout w:type="fixed"/>
        <w:tblCellMar>
          <w:left w:w="10" w:type="dxa"/>
          <w:right w:w="10" w:type="dxa"/>
        </w:tblCellMar>
        <w:tblLook w:val="0000" w:firstRow="0" w:lastRow="0" w:firstColumn="0" w:lastColumn="0" w:noHBand="0" w:noVBand="0"/>
      </w:tblPr>
      <w:tblGrid>
        <w:gridCol w:w="3513"/>
        <w:gridCol w:w="4942"/>
        <w:gridCol w:w="1183"/>
      </w:tblGrid>
      <w:tr w:rsidR="00E517C6" w14:paraId="4B889A73"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846B487" w14:textId="77777777" w:rsidR="00E517C6" w:rsidRDefault="00086D60">
            <w:pPr>
              <w:pStyle w:val="Bng"/>
              <w:jc w:val="center"/>
              <w:rPr>
                <w:b/>
                <w:bCs/>
                <w:i w:val="0"/>
                <w:iCs w:val="0"/>
              </w:rPr>
            </w:pPr>
            <w:r>
              <w:rPr>
                <w:b/>
                <w:bCs/>
                <w:i w:val="0"/>
                <w:iCs w:val="0"/>
              </w:rPr>
              <w:t>ĐK_Tài khoản</w:t>
            </w:r>
          </w:p>
        </w:tc>
      </w:tr>
      <w:tr w:rsidR="00E517C6" w14:paraId="7B147F34"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29A0DE9" w14:textId="77777777" w:rsidR="00E517C6" w:rsidRDefault="00086D60">
            <w:pPr>
              <w:pStyle w:val="TableContents"/>
              <w:rPr>
                <w:i/>
                <w:iCs/>
              </w:rPr>
            </w:pPr>
            <w:r>
              <w:rPr>
                <w:i/>
                <w:iCs/>
              </w:rPr>
              <w:t>Mô tả: Lớp điều khiển cho các thao tác liên quan đến tài khoản người dùng hệ thống</w:t>
            </w:r>
          </w:p>
        </w:tc>
      </w:tr>
      <w:tr w:rsidR="00E517C6" w14:paraId="6EC5684F" w14:textId="77777777">
        <w:tc>
          <w:tcPr>
            <w:tcW w:w="3513" w:type="dxa"/>
            <w:tcBorders>
              <w:left w:val="single" w:sz="2" w:space="0" w:color="000000"/>
              <w:bottom w:val="single" w:sz="2" w:space="0" w:color="000000"/>
            </w:tcBorders>
            <w:tcMar>
              <w:top w:w="144" w:type="dxa"/>
              <w:left w:w="144" w:type="dxa"/>
              <w:bottom w:w="144" w:type="dxa"/>
              <w:right w:w="144" w:type="dxa"/>
            </w:tcMar>
          </w:tcPr>
          <w:p w14:paraId="5C60ECBE" w14:textId="77777777" w:rsidR="00E517C6" w:rsidRDefault="00086D60">
            <w:pPr>
              <w:pStyle w:val="TableContents"/>
              <w:jc w:val="center"/>
              <w:rPr>
                <w:b/>
                <w:bCs/>
                <w:sz w:val="22"/>
                <w:szCs w:val="22"/>
              </w:rPr>
            </w:pPr>
            <w:r>
              <w:rPr>
                <w:b/>
                <w:bCs/>
                <w:sz w:val="22"/>
                <w:szCs w:val="22"/>
              </w:rPr>
              <w:t>Tên thuộc tính/phương thức</w:t>
            </w:r>
          </w:p>
        </w:tc>
        <w:tc>
          <w:tcPr>
            <w:tcW w:w="4942" w:type="dxa"/>
            <w:tcBorders>
              <w:left w:val="single" w:sz="2" w:space="0" w:color="000000"/>
              <w:bottom w:val="single" w:sz="2" w:space="0" w:color="000000"/>
            </w:tcBorders>
            <w:tcMar>
              <w:top w:w="144" w:type="dxa"/>
              <w:left w:w="144" w:type="dxa"/>
              <w:bottom w:w="144" w:type="dxa"/>
              <w:right w:w="144" w:type="dxa"/>
            </w:tcMar>
          </w:tcPr>
          <w:p w14:paraId="0D6722CC"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8AEA38E" w14:textId="77777777" w:rsidR="00E517C6" w:rsidRDefault="00086D60">
            <w:pPr>
              <w:pStyle w:val="TableContents"/>
              <w:jc w:val="center"/>
              <w:rPr>
                <w:b/>
                <w:bCs/>
                <w:sz w:val="22"/>
                <w:szCs w:val="22"/>
              </w:rPr>
            </w:pPr>
            <w:r>
              <w:rPr>
                <w:b/>
                <w:bCs/>
                <w:sz w:val="22"/>
                <w:szCs w:val="22"/>
              </w:rPr>
              <w:t>Phạm vi truy cập</w:t>
            </w:r>
          </w:p>
        </w:tc>
      </w:tr>
      <w:tr w:rsidR="00E517C6" w14:paraId="27A507C1" w14:textId="77777777">
        <w:tc>
          <w:tcPr>
            <w:tcW w:w="3513" w:type="dxa"/>
            <w:tcBorders>
              <w:left w:val="single" w:sz="2" w:space="0" w:color="000000"/>
              <w:bottom w:val="single" w:sz="2" w:space="0" w:color="000000"/>
            </w:tcBorders>
            <w:tcMar>
              <w:top w:w="144" w:type="dxa"/>
              <w:left w:w="144" w:type="dxa"/>
              <w:bottom w:w="144" w:type="dxa"/>
              <w:right w:w="144" w:type="dxa"/>
            </w:tcMar>
          </w:tcPr>
          <w:p w14:paraId="263F83DB" w14:textId="77777777" w:rsidR="00E517C6" w:rsidRDefault="00086D60">
            <w:pPr>
              <w:pStyle w:val="Code"/>
            </w:pPr>
            <w:proofErr w:type="gramStart"/>
            <w:r>
              <w:lastRenderedPageBreak/>
              <w:t>register(</w:t>
            </w:r>
            <w:proofErr w:type="gramEnd"/>
          </w:p>
          <w:p w14:paraId="6DB2246D" w14:textId="77777777" w:rsidR="00E517C6" w:rsidRDefault="00086D60">
            <w:pPr>
              <w:pStyle w:val="Code"/>
            </w:pPr>
            <w:r>
              <w:t xml:space="preserve">    username: string,</w:t>
            </w:r>
          </w:p>
          <w:p w14:paraId="662C4874" w14:textId="77777777" w:rsidR="00E517C6" w:rsidRDefault="00086D60">
            <w:pPr>
              <w:pStyle w:val="Code"/>
            </w:pPr>
            <w:r>
              <w:t xml:space="preserve">    password: string,</w:t>
            </w:r>
          </w:p>
          <w:p w14:paraId="4BE488D8" w14:textId="77777777" w:rsidR="00E517C6" w:rsidRDefault="00086D60">
            <w:pPr>
              <w:pStyle w:val="Code"/>
            </w:pPr>
            <w:r>
              <w:t xml:space="preserve">    fullname: string,</w:t>
            </w:r>
          </w:p>
          <w:p w14:paraId="1962A63B" w14:textId="77777777" w:rsidR="00E517C6" w:rsidRDefault="00086D60">
            <w:pPr>
              <w:pStyle w:val="Code"/>
            </w:pPr>
            <w:r>
              <w:t xml:space="preserve">    email: string,</w:t>
            </w:r>
          </w:p>
          <w:p w14:paraId="788FDE27" w14:textId="77777777" w:rsidR="00E517C6" w:rsidRDefault="00086D60">
            <w:pPr>
              <w:pStyle w:val="Code"/>
            </w:pPr>
            <w:r>
              <w:t xml:space="preserve">    phonenumber: string</w:t>
            </w:r>
          </w:p>
          <w:p w14:paraId="424A6B44"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3C01D52A" w14:textId="77777777" w:rsidR="00E517C6" w:rsidRDefault="00086D60">
            <w:pPr>
              <w:pStyle w:val="TableContents"/>
            </w:pPr>
            <w:r>
              <w:t>Đăng ký tài khoản cho người dùng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D5B6E59" w14:textId="77777777" w:rsidR="00E517C6" w:rsidRDefault="00086D60">
            <w:pPr>
              <w:pStyle w:val="TableContents"/>
            </w:pPr>
            <w:r>
              <w:t>Public</w:t>
            </w:r>
          </w:p>
        </w:tc>
      </w:tr>
      <w:tr w:rsidR="00E517C6" w14:paraId="7D906709" w14:textId="77777777">
        <w:trPr>
          <w:trHeight w:val="1063"/>
        </w:trPr>
        <w:tc>
          <w:tcPr>
            <w:tcW w:w="351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1272C2B" w14:textId="77777777" w:rsidR="00E517C6" w:rsidRDefault="00086D60">
            <w:pPr>
              <w:pStyle w:val="Code"/>
            </w:pPr>
            <w:proofErr w:type="gramStart"/>
            <w:r>
              <w:t>login(</w:t>
            </w:r>
            <w:proofErr w:type="gramEnd"/>
          </w:p>
          <w:p w14:paraId="56D611CF" w14:textId="77777777" w:rsidR="00E517C6" w:rsidRDefault="00086D60">
            <w:pPr>
              <w:pStyle w:val="Code"/>
            </w:pPr>
            <w:r>
              <w:t xml:space="preserve">    username: string,</w:t>
            </w:r>
          </w:p>
          <w:p w14:paraId="6D762823" w14:textId="77777777" w:rsidR="00E517C6" w:rsidRDefault="00086D60">
            <w:pPr>
              <w:pStyle w:val="Code"/>
            </w:pPr>
            <w:r>
              <w:t xml:space="preserve">    password: string</w:t>
            </w:r>
          </w:p>
          <w:p w14:paraId="68EEA845" w14:textId="77777777" w:rsidR="00E517C6" w:rsidRDefault="00086D60">
            <w:pPr>
              <w:pStyle w:val="Code"/>
            </w:pPr>
            <w:r>
              <w:t>): void</w:t>
            </w:r>
          </w:p>
        </w:tc>
        <w:tc>
          <w:tcPr>
            <w:tcW w:w="494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6BA4C17" w14:textId="77777777" w:rsidR="00E517C6" w:rsidRDefault="00086D60">
            <w:pPr>
              <w:pStyle w:val="TableContents"/>
            </w:pPr>
            <w:r>
              <w:t>Đăng nhập tài khoản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405CCD8" w14:textId="77777777" w:rsidR="00E517C6" w:rsidRDefault="00086D60">
            <w:pPr>
              <w:pStyle w:val="TableContents"/>
            </w:pPr>
            <w:r>
              <w:t>Public</w:t>
            </w:r>
          </w:p>
        </w:tc>
      </w:tr>
      <w:tr w:rsidR="00E517C6" w14:paraId="2C91ED79"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27CDCC0B" w14:textId="77777777" w:rsidR="00E517C6" w:rsidRDefault="00086D60">
            <w:pPr>
              <w:pStyle w:val="Code"/>
            </w:pPr>
            <w:proofErr w:type="gramStart"/>
            <w:r>
              <w:t>updateAccountInformation(</w:t>
            </w:r>
            <w:proofErr w:type="gramEnd"/>
          </w:p>
          <w:p w14:paraId="1D197A92" w14:textId="77777777" w:rsidR="00E517C6" w:rsidRDefault="00086D60">
            <w:pPr>
              <w:pStyle w:val="Code"/>
            </w:pPr>
            <w:r>
              <w:t xml:space="preserve">    account: Account,</w:t>
            </w:r>
          </w:p>
          <w:p w14:paraId="757FEBD5" w14:textId="77777777" w:rsidR="00E517C6" w:rsidRDefault="00086D60">
            <w:pPr>
              <w:pStyle w:val="Code"/>
            </w:pPr>
            <w:r>
              <w:t xml:space="preserve">    fullname: string,</w:t>
            </w:r>
          </w:p>
          <w:p w14:paraId="47873E71" w14:textId="77777777" w:rsidR="00E517C6" w:rsidRDefault="00086D60">
            <w:pPr>
              <w:pStyle w:val="Code"/>
            </w:pPr>
            <w:r>
              <w:t xml:space="preserve">    email: string,</w:t>
            </w:r>
          </w:p>
          <w:p w14:paraId="2A735CD4" w14:textId="77777777" w:rsidR="00E517C6" w:rsidRDefault="00086D60">
            <w:pPr>
              <w:pStyle w:val="Code"/>
            </w:pPr>
            <w:r>
              <w:t xml:space="preserve">    phonenumber: string</w:t>
            </w:r>
          </w:p>
          <w:p w14:paraId="26BCFA72"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3AE0C18E" w14:textId="77777777" w:rsidR="00E517C6" w:rsidRDefault="00086D60">
            <w:pPr>
              <w:pStyle w:val="TableContents"/>
            </w:pPr>
            <w:r>
              <w:t>Cập nhật thông tin cá nhân cho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B6E2BC4" w14:textId="77777777" w:rsidR="00E517C6" w:rsidRDefault="00086D60">
            <w:pPr>
              <w:pStyle w:val="TableContents"/>
            </w:pPr>
            <w:r>
              <w:t>Public</w:t>
            </w:r>
          </w:p>
        </w:tc>
      </w:tr>
      <w:tr w:rsidR="00E517C6" w14:paraId="57F78A2B"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75500AAE" w14:textId="77777777" w:rsidR="00E517C6" w:rsidRDefault="00086D60">
            <w:pPr>
              <w:pStyle w:val="Code"/>
            </w:pPr>
            <w:proofErr w:type="gramStart"/>
            <w:r>
              <w:t>changePassword(</w:t>
            </w:r>
            <w:proofErr w:type="gramEnd"/>
          </w:p>
          <w:p w14:paraId="1AB6993E" w14:textId="77777777" w:rsidR="00E517C6" w:rsidRDefault="00086D60">
            <w:pPr>
              <w:pStyle w:val="Code"/>
            </w:pPr>
            <w:r>
              <w:t xml:space="preserve">    account: Account,</w:t>
            </w:r>
          </w:p>
          <w:p w14:paraId="6A21A5E1" w14:textId="77777777" w:rsidR="00E517C6" w:rsidRDefault="00086D60">
            <w:pPr>
              <w:pStyle w:val="Code"/>
            </w:pPr>
            <w:r>
              <w:t xml:space="preserve">    old_password: string,</w:t>
            </w:r>
          </w:p>
          <w:p w14:paraId="27E59815" w14:textId="77777777" w:rsidR="00E517C6" w:rsidRDefault="00086D60">
            <w:pPr>
              <w:pStyle w:val="Code"/>
            </w:pPr>
            <w:r>
              <w:t xml:space="preserve">    new_password: string,</w:t>
            </w:r>
          </w:p>
          <w:p w14:paraId="2E083453" w14:textId="77777777" w:rsidR="00E517C6" w:rsidRDefault="00086D60">
            <w:pPr>
              <w:pStyle w:val="Code"/>
            </w:pPr>
            <w:r>
              <w:t xml:space="preserve">    retyped_password: string,</w:t>
            </w:r>
          </w:p>
          <w:p w14:paraId="0BCC0DB3"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2E3652B0" w14:textId="77777777" w:rsidR="00E517C6" w:rsidRDefault="00086D60">
            <w:pPr>
              <w:pStyle w:val="TableContents"/>
            </w:pPr>
            <w:r>
              <w:t>Đổi mật khẩu cho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50EE86D" w14:textId="77777777" w:rsidR="00E517C6" w:rsidRDefault="00086D60">
            <w:pPr>
              <w:pStyle w:val="TableContents"/>
            </w:pPr>
            <w:r>
              <w:t>Public</w:t>
            </w:r>
          </w:p>
        </w:tc>
      </w:tr>
      <w:tr w:rsidR="00E517C6" w14:paraId="1BE29BB5"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4E7C751A" w14:textId="77777777" w:rsidR="00E517C6" w:rsidRDefault="00086D60">
            <w:pPr>
              <w:pStyle w:val="Code"/>
            </w:pPr>
            <w:proofErr w:type="gramStart"/>
            <w:r>
              <w:t>logout(</w:t>
            </w:r>
            <w:proofErr w:type="gramEnd"/>
          </w:p>
          <w:p w14:paraId="17A54C5A" w14:textId="77777777" w:rsidR="00E517C6" w:rsidRDefault="00086D60">
            <w:pPr>
              <w:pStyle w:val="Code"/>
            </w:pPr>
            <w:r>
              <w:t xml:space="preserve">    account: Account</w:t>
            </w:r>
          </w:p>
          <w:p w14:paraId="3B6ECD5F"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24C98397" w14:textId="77777777" w:rsidR="00E517C6" w:rsidRDefault="00086D60">
            <w:pPr>
              <w:pStyle w:val="TableContents"/>
            </w:pPr>
            <w:r>
              <w:t>Đăng xuất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1C9F5AB" w14:textId="77777777" w:rsidR="00E517C6" w:rsidRDefault="00086D60">
            <w:pPr>
              <w:pStyle w:val="TableContents"/>
            </w:pPr>
            <w:r>
              <w:t>Public</w:t>
            </w:r>
          </w:p>
        </w:tc>
      </w:tr>
      <w:tr w:rsidR="00E517C6" w14:paraId="6D12EDC4"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5F7C2886" w14:textId="77777777" w:rsidR="00E517C6" w:rsidRDefault="00086D60">
            <w:pPr>
              <w:pStyle w:val="Code"/>
            </w:pPr>
            <w:r>
              <w:t>delete_</w:t>
            </w:r>
            <w:proofErr w:type="gramStart"/>
            <w:r>
              <w:t>account(</w:t>
            </w:r>
            <w:proofErr w:type="gramEnd"/>
          </w:p>
          <w:p w14:paraId="392B783E" w14:textId="77777777" w:rsidR="00E517C6" w:rsidRDefault="00086D60">
            <w:pPr>
              <w:pStyle w:val="Code"/>
            </w:pPr>
            <w:r>
              <w:t xml:space="preserve">    account: Account</w:t>
            </w:r>
          </w:p>
          <w:p w14:paraId="53B0BB03"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3E034FC9" w14:textId="77777777" w:rsidR="00E517C6" w:rsidRDefault="00086D60">
            <w:pPr>
              <w:pStyle w:val="TableContents"/>
            </w:pPr>
            <w:r>
              <w:t>Xóa một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018A8DD" w14:textId="77777777" w:rsidR="00E517C6" w:rsidRDefault="00086D60">
            <w:pPr>
              <w:pStyle w:val="TableContents"/>
            </w:pPr>
            <w:r>
              <w:t>Public</w:t>
            </w:r>
          </w:p>
        </w:tc>
      </w:tr>
      <w:tr w:rsidR="00E517C6" w14:paraId="00F28005"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0A385CFC" w14:textId="77777777" w:rsidR="00E517C6" w:rsidRDefault="00086D60">
            <w:pPr>
              <w:pStyle w:val="Code"/>
            </w:pPr>
            <w:r>
              <w:t>lock_</w:t>
            </w:r>
            <w:proofErr w:type="gramStart"/>
            <w:r>
              <w:t>account(</w:t>
            </w:r>
            <w:proofErr w:type="gramEnd"/>
          </w:p>
          <w:p w14:paraId="2F53EEDD" w14:textId="77777777" w:rsidR="00E517C6" w:rsidRDefault="00086D60">
            <w:pPr>
              <w:pStyle w:val="Code"/>
            </w:pPr>
            <w:r>
              <w:t xml:space="preserve">    account: Account,</w:t>
            </w:r>
          </w:p>
          <w:p w14:paraId="41FF5A6B" w14:textId="77777777" w:rsidR="00E517C6" w:rsidRDefault="00086D60">
            <w:pPr>
              <w:pStyle w:val="Code"/>
            </w:pPr>
            <w:r>
              <w:t xml:space="preserve">    reason: String,</w:t>
            </w:r>
          </w:p>
          <w:p w14:paraId="7C3C954E" w14:textId="77777777" w:rsidR="00E517C6" w:rsidRDefault="00086D60">
            <w:pPr>
              <w:pStyle w:val="Code"/>
            </w:pPr>
            <w:r>
              <w:t xml:space="preserve">    release_date: Time</w:t>
            </w:r>
          </w:p>
          <w:p w14:paraId="3B38DAC1"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0F2CFD0D" w14:textId="77777777" w:rsidR="00E517C6" w:rsidRDefault="00086D60">
            <w:pPr>
              <w:pStyle w:val="TableContents"/>
            </w:pPr>
            <w:r>
              <w:t>Khóa một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F49485" w14:textId="77777777" w:rsidR="00E517C6" w:rsidRDefault="00086D60">
            <w:pPr>
              <w:pStyle w:val="TableContents"/>
            </w:pPr>
            <w:r>
              <w:t>Public</w:t>
            </w:r>
          </w:p>
        </w:tc>
      </w:tr>
      <w:tr w:rsidR="00E517C6" w14:paraId="223E2E90"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72260127" w14:textId="77777777" w:rsidR="00E517C6" w:rsidRDefault="00086D60">
            <w:pPr>
              <w:pStyle w:val="Code"/>
            </w:pPr>
            <w:r>
              <w:t>unlock_</w:t>
            </w:r>
            <w:proofErr w:type="gramStart"/>
            <w:r>
              <w:t>account(</w:t>
            </w:r>
            <w:proofErr w:type="gramEnd"/>
          </w:p>
          <w:p w14:paraId="37071DFF" w14:textId="77777777" w:rsidR="00E517C6" w:rsidRDefault="00086D60">
            <w:pPr>
              <w:pStyle w:val="Code"/>
            </w:pPr>
            <w:r>
              <w:t xml:space="preserve">    account: Account</w:t>
            </w:r>
          </w:p>
          <w:p w14:paraId="27168326"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25B21588" w14:textId="77777777" w:rsidR="00E517C6" w:rsidRDefault="00086D60">
            <w:pPr>
              <w:pStyle w:val="TableContents"/>
            </w:pPr>
            <w:r>
              <w:t>Mở khóa một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BF0DC3F" w14:textId="77777777" w:rsidR="00E517C6" w:rsidRDefault="00086D60">
            <w:pPr>
              <w:pStyle w:val="TableContents"/>
            </w:pPr>
            <w:r>
              <w:t>Public</w:t>
            </w:r>
          </w:p>
        </w:tc>
      </w:tr>
      <w:tr w:rsidR="00E517C6" w14:paraId="0D444FEB"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468CFD57" w14:textId="77777777" w:rsidR="00E517C6" w:rsidRDefault="00086D60">
            <w:pPr>
              <w:pStyle w:val="Code"/>
            </w:pPr>
            <w:r>
              <w:t>update_</w:t>
            </w:r>
            <w:proofErr w:type="gramStart"/>
            <w:r>
              <w:t>role(</w:t>
            </w:r>
            <w:proofErr w:type="gramEnd"/>
          </w:p>
          <w:p w14:paraId="29DFC0D5" w14:textId="77777777" w:rsidR="00E517C6" w:rsidRDefault="00086D60">
            <w:pPr>
              <w:pStyle w:val="Code"/>
            </w:pPr>
            <w:r>
              <w:t xml:space="preserve">    account: Account</w:t>
            </w:r>
          </w:p>
          <w:p w14:paraId="07F57723" w14:textId="77777777" w:rsidR="00E517C6" w:rsidRDefault="00086D60">
            <w:pPr>
              <w:pStyle w:val="Code"/>
            </w:pPr>
            <w:r>
              <w:t xml:space="preserve">    role: string</w:t>
            </w:r>
          </w:p>
          <w:p w14:paraId="6EE81F54"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5A06BA66" w14:textId="77777777" w:rsidR="00E517C6" w:rsidRDefault="00086D60">
            <w:pPr>
              <w:pStyle w:val="TableContents"/>
            </w:pPr>
            <w:r>
              <w:t>Cập nhật quyền cho một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F29AFA6" w14:textId="77777777" w:rsidR="00E517C6" w:rsidRDefault="00086D60">
            <w:pPr>
              <w:pStyle w:val="TableContents"/>
            </w:pPr>
            <w:r>
              <w:t>Public</w:t>
            </w:r>
          </w:p>
        </w:tc>
      </w:tr>
      <w:tr w:rsidR="00E517C6" w14:paraId="5D1CEA98"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10BAB155" w14:textId="77777777" w:rsidR="00E517C6" w:rsidRDefault="00086D60">
            <w:pPr>
              <w:pStyle w:val="Code"/>
            </w:pPr>
            <w:proofErr w:type="gramStart"/>
            <w:r>
              <w:t>like(</w:t>
            </w:r>
            <w:proofErr w:type="gramEnd"/>
          </w:p>
          <w:p w14:paraId="6531BDE1" w14:textId="77777777" w:rsidR="00E517C6" w:rsidRDefault="00086D60">
            <w:pPr>
              <w:pStyle w:val="Code"/>
            </w:pPr>
            <w:r>
              <w:t xml:space="preserve">    account: Account</w:t>
            </w:r>
          </w:p>
          <w:p w14:paraId="404E3CD3" w14:textId="77777777" w:rsidR="00E517C6" w:rsidRDefault="00086D60">
            <w:pPr>
              <w:pStyle w:val="Code"/>
            </w:pPr>
            <w:r>
              <w:t xml:space="preserve">    product: Product</w:t>
            </w:r>
          </w:p>
          <w:p w14:paraId="14804D90" w14:textId="77777777" w:rsidR="00E517C6" w:rsidRDefault="00086D60">
            <w:pPr>
              <w:pStyle w:val="Code"/>
            </w:pPr>
            <w:r>
              <w:t>)</w:t>
            </w:r>
          </w:p>
        </w:tc>
        <w:tc>
          <w:tcPr>
            <w:tcW w:w="4942" w:type="dxa"/>
            <w:tcBorders>
              <w:left w:val="single" w:sz="2" w:space="0" w:color="000000"/>
              <w:bottom w:val="single" w:sz="2" w:space="0" w:color="000000"/>
            </w:tcBorders>
            <w:tcMar>
              <w:top w:w="144" w:type="dxa"/>
              <w:left w:w="144" w:type="dxa"/>
              <w:bottom w:w="144" w:type="dxa"/>
              <w:right w:w="144" w:type="dxa"/>
            </w:tcMar>
          </w:tcPr>
          <w:p w14:paraId="192C37CD" w14:textId="77777777" w:rsidR="00E517C6" w:rsidRDefault="00086D60">
            <w:pPr>
              <w:pStyle w:val="TableContents"/>
            </w:pPr>
            <w:r>
              <w:t>Thêm một lượt thích cho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0656693" w14:textId="77777777" w:rsidR="00E517C6" w:rsidRDefault="00086D60">
            <w:pPr>
              <w:pStyle w:val="TableContents"/>
            </w:pPr>
            <w:r>
              <w:t>Public</w:t>
            </w:r>
          </w:p>
        </w:tc>
      </w:tr>
      <w:tr w:rsidR="00E517C6" w14:paraId="4A580E42" w14:textId="77777777">
        <w:trPr>
          <w:trHeight w:val="1230"/>
        </w:trPr>
        <w:tc>
          <w:tcPr>
            <w:tcW w:w="3513" w:type="dxa"/>
            <w:tcBorders>
              <w:left w:val="single" w:sz="2" w:space="0" w:color="000000"/>
              <w:bottom w:val="single" w:sz="2" w:space="0" w:color="000000"/>
            </w:tcBorders>
            <w:tcMar>
              <w:top w:w="144" w:type="dxa"/>
              <w:left w:w="144" w:type="dxa"/>
              <w:bottom w:w="144" w:type="dxa"/>
              <w:right w:w="144" w:type="dxa"/>
            </w:tcMar>
          </w:tcPr>
          <w:p w14:paraId="3960B737" w14:textId="77777777" w:rsidR="00E517C6" w:rsidRDefault="00086D60">
            <w:pPr>
              <w:pStyle w:val="Code"/>
            </w:pPr>
            <w:proofErr w:type="gramStart"/>
            <w:r>
              <w:lastRenderedPageBreak/>
              <w:t>unlike(</w:t>
            </w:r>
            <w:proofErr w:type="gramEnd"/>
          </w:p>
          <w:p w14:paraId="4E618555" w14:textId="77777777" w:rsidR="00E517C6" w:rsidRDefault="00086D60">
            <w:pPr>
              <w:pStyle w:val="Code"/>
            </w:pPr>
            <w:r>
              <w:t xml:space="preserve">    account: Account</w:t>
            </w:r>
          </w:p>
          <w:p w14:paraId="0E44EB3E" w14:textId="77777777" w:rsidR="00E517C6" w:rsidRDefault="00086D60">
            <w:pPr>
              <w:pStyle w:val="Code"/>
            </w:pPr>
            <w:r>
              <w:t xml:space="preserve">    product: Product</w:t>
            </w:r>
          </w:p>
          <w:p w14:paraId="05016971" w14:textId="77777777" w:rsidR="00E517C6" w:rsidRDefault="00086D60">
            <w:pPr>
              <w:pStyle w:val="Code"/>
            </w:pPr>
            <w:r>
              <w:t>)</w:t>
            </w:r>
          </w:p>
        </w:tc>
        <w:tc>
          <w:tcPr>
            <w:tcW w:w="4942" w:type="dxa"/>
            <w:tcBorders>
              <w:left w:val="single" w:sz="2" w:space="0" w:color="000000"/>
              <w:bottom w:val="single" w:sz="2" w:space="0" w:color="000000"/>
            </w:tcBorders>
            <w:tcMar>
              <w:top w:w="144" w:type="dxa"/>
              <w:left w:w="144" w:type="dxa"/>
              <w:bottom w:w="144" w:type="dxa"/>
              <w:right w:w="144" w:type="dxa"/>
            </w:tcMar>
          </w:tcPr>
          <w:p w14:paraId="2236C535" w14:textId="77777777" w:rsidR="00E517C6" w:rsidRDefault="00086D60">
            <w:pPr>
              <w:pStyle w:val="TableContents"/>
            </w:pPr>
            <w:r>
              <w:t>Hủy lượt thích cho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A383BBA" w14:textId="77777777" w:rsidR="00E517C6" w:rsidRDefault="00086D60">
            <w:pPr>
              <w:pStyle w:val="TableContents"/>
            </w:pPr>
            <w:r>
              <w:t>Public</w:t>
            </w:r>
          </w:p>
        </w:tc>
      </w:tr>
    </w:tbl>
    <w:p w14:paraId="2F27E2F4" w14:textId="77777777" w:rsidR="00E517C6" w:rsidRDefault="00086D60">
      <w:pPr>
        <w:pStyle w:val="Bng"/>
        <w:jc w:val="center"/>
      </w:pPr>
      <w:r>
        <w:t>Bảng 30: Thiết kế chi tiết lớp "ĐK_Tài khoản"</w:t>
      </w:r>
    </w:p>
    <w:p w14:paraId="283A707A"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5AE9EFA4"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4F9B6E2" w14:textId="77777777" w:rsidR="00E517C6" w:rsidRDefault="00086D60">
            <w:pPr>
              <w:pStyle w:val="Bng"/>
              <w:jc w:val="center"/>
              <w:rPr>
                <w:b/>
                <w:bCs/>
                <w:i w:val="0"/>
                <w:iCs w:val="0"/>
              </w:rPr>
            </w:pPr>
            <w:r>
              <w:rPr>
                <w:b/>
                <w:bCs/>
                <w:i w:val="0"/>
                <w:iCs w:val="0"/>
              </w:rPr>
              <w:t>ĐK_Loại Sản Phẩm</w:t>
            </w:r>
          </w:p>
        </w:tc>
      </w:tr>
      <w:tr w:rsidR="00E517C6" w14:paraId="6E875497"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B9B43DD" w14:textId="77777777" w:rsidR="00E517C6" w:rsidRDefault="00086D60">
            <w:pPr>
              <w:pStyle w:val="TableContents"/>
              <w:rPr>
                <w:i/>
                <w:iCs/>
              </w:rPr>
            </w:pPr>
            <w:r>
              <w:rPr>
                <w:i/>
                <w:iCs/>
              </w:rPr>
              <w:t>Mô tả: Lớp điều khiển cho các thao tác liên quan đến loại sản phẩm</w:t>
            </w:r>
          </w:p>
        </w:tc>
      </w:tr>
      <w:tr w:rsidR="00E517C6" w14:paraId="13C59BA7" w14:textId="77777777">
        <w:tc>
          <w:tcPr>
            <w:tcW w:w="3212" w:type="dxa"/>
            <w:tcBorders>
              <w:left w:val="single" w:sz="2" w:space="0" w:color="000000"/>
              <w:bottom w:val="single" w:sz="2" w:space="0" w:color="000000"/>
            </w:tcBorders>
            <w:tcMar>
              <w:top w:w="144" w:type="dxa"/>
              <w:left w:w="144" w:type="dxa"/>
              <w:bottom w:w="144" w:type="dxa"/>
              <w:right w:w="144" w:type="dxa"/>
            </w:tcMar>
          </w:tcPr>
          <w:p w14:paraId="58C526DB"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E707F18"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CC885E5" w14:textId="77777777" w:rsidR="00E517C6" w:rsidRDefault="00086D60">
            <w:pPr>
              <w:pStyle w:val="TableContents"/>
              <w:jc w:val="center"/>
              <w:rPr>
                <w:b/>
                <w:bCs/>
                <w:sz w:val="22"/>
                <w:szCs w:val="22"/>
              </w:rPr>
            </w:pPr>
            <w:r>
              <w:rPr>
                <w:b/>
                <w:bCs/>
                <w:sz w:val="22"/>
                <w:szCs w:val="22"/>
              </w:rPr>
              <w:t>Phạm vi truy cập</w:t>
            </w:r>
          </w:p>
        </w:tc>
      </w:tr>
      <w:tr w:rsidR="00E517C6" w14:paraId="433F6635" w14:textId="77777777">
        <w:tc>
          <w:tcPr>
            <w:tcW w:w="3212" w:type="dxa"/>
            <w:tcBorders>
              <w:left w:val="single" w:sz="2" w:space="0" w:color="000000"/>
              <w:bottom w:val="single" w:sz="2" w:space="0" w:color="000000"/>
            </w:tcBorders>
            <w:tcMar>
              <w:top w:w="144" w:type="dxa"/>
              <w:left w:w="144" w:type="dxa"/>
              <w:bottom w:w="144" w:type="dxa"/>
              <w:right w:w="144" w:type="dxa"/>
            </w:tcMar>
          </w:tcPr>
          <w:p w14:paraId="1EF11A01" w14:textId="77777777" w:rsidR="00E517C6" w:rsidRDefault="00086D60">
            <w:pPr>
              <w:pStyle w:val="Code"/>
            </w:pPr>
            <w:proofErr w:type="gramStart"/>
            <w:r>
              <w:t>search(</w:t>
            </w:r>
            <w:proofErr w:type="gramEnd"/>
          </w:p>
          <w:p w14:paraId="227F6504" w14:textId="77777777" w:rsidR="00E517C6" w:rsidRDefault="00086D60">
            <w:pPr>
              <w:pStyle w:val="Code"/>
            </w:pPr>
            <w:r>
              <w:t xml:space="preserve">     query: string</w:t>
            </w:r>
          </w:p>
          <w:p w14:paraId="0C531D54" w14:textId="77777777" w:rsidR="00E517C6" w:rsidRDefault="00086D60">
            <w:pPr>
              <w:pStyle w:val="Code"/>
            </w:pPr>
            <w:r>
              <w:t>): list&lt;Category&gt;</w:t>
            </w:r>
          </w:p>
        </w:tc>
        <w:tc>
          <w:tcPr>
            <w:tcW w:w="5243" w:type="dxa"/>
            <w:tcBorders>
              <w:left w:val="single" w:sz="2" w:space="0" w:color="000000"/>
              <w:bottom w:val="single" w:sz="2" w:space="0" w:color="000000"/>
            </w:tcBorders>
            <w:tcMar>
              <w:top w:w="144" w:type="dxa"/>
              <w:left w:w="144" w:type="dxa"/>
              <w:bottom w:w="144" w:type="dxa"/>
              <w:right w:w="144" w:type="dxa"/>
            </w:tcMar>
          </w:tcPr>
          <w:p w14:paraId="6B98CEF1" w14:textId="77777777" w:rsidR="00E517C6" w:rsidRDefault="00086D60">
            <w:pPr>
              <w:pStyle w:val="TableContents"/>
            </w:pPr>
            <w:r>
              <w:t>Tìm kiếm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047F2ED" w14:textId="77777777" w:rsidR="00E517C6" w:rsidRDefault="00086D60">
            <w:pPr>
              <w:pStyle w:val="TableContents"/>
            </w:pPr>
            <w:r>
              <w:t>Public</w:t>
            </w:r>
          </w:p>
        </w:tc>
      </w:tr>
      <w:tr w:rsidR="00E517C6" w14:paraId="072F9D4A"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240DF9C" w14:textId="77777777" w:rsidR="00E517C6" w:rsidRDefault="00086D60">
            <w:pPr>
              <w:pStyle w:val="Code"/>
            </w:pPr>
            <w:proofErr w:type="gramStart"/>
            <w:r>
              <w:t>getDetails(</w:t>
            </w:r>
            <w:proofErr w:type="gramEnd"/>
          </w:p>
          <w:p w14:paraId="3DCF5424" w14:textId="77777777" w:rsidR="00E517C6" w:rsidRDefault="00086D60">
            <w:pPr>
              <w:pStyle w:val="Code"/>
            </w:pPr>
            <w:r>
              <w:t xml:space="preserve">    category_name: string</w:t>
            </w:r>
          </w:p>
          <w:p w14:paraId="55DBB547" w14:textId="77777777" w:rsidR="00E517C6" w:rsidRDefault="00086D60">
            <w:pPr>
              <w:pStyle w:val="Code"/>
            </w:pPr>
            <w:r>
              <w:t>): Category</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8C65A94" w14:textId="77777777" w:rsidR="00E517C6" w:rsidRDefault="00086D60">
            <w:pPr>
              <w:pStyle w:val="TableContents"/>
            </w:pPr>
            <w:r>
              <w:t>Lấy thông tin chi tiết của một loại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C8DCE4A" w14:textId="77777777" w:rsidR="00E517C6" w:rsidRDefault="00086D60">
            <w:pPr>
              <w:pStyle w:val="TableContents"/>
            </w:pPr>
            <w:r>
              <w:t>Public</w:t>
            </w:r>
          </w:p>
        </w:tc>
      </w:tr>
      <w:tr w:rsidR="00E517C6" w14:paraId="698414E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8B1E065" w14:textId="77777777" w:rsidR="00E517C6" w:rsidRDefault="00086D60">
            <w:pPr>
              <w:pStyle w:val="Code"/>
            </w:pPr>
            <w:proofErr w:type="gramStart"/>
            <w:r>
              <w:t>showDetails(</w:t>
            </w:r>
            <w:proofErr w:type="gramEnd"/>
          </w:p>
          <w:p w14:paraId="6AFA6B97" w14:textId="77777777" w:rsidR="00E517C6" w:rsidRDefault="00086D60">
            <w:pPr>
              <w:pStyle w:val="Code"/>
            </w:pPr>
            <w:r>
              <w:t xml:space="preserve">    category: Category</w:t>
            </w:r>
          </w:p>
          <w:p w14:paraId="23FE6516"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7178BFC0" w14:textId="77777777" w:rsidR="00E517C6" w:rsidRDefault="00086D60">
            <w:pPr>
              <w:pStyle w:val="TableContents"/>
            </w:pPr>
            <w:r>
              <w:t>Trả về view “W_Chi tiết loại sản phẩm” (W_CategoryDetails)</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06122E2" w14:textId="77777777" w:rsidR="00E517C6" w:rsidRDefault="00086D60">
            <w:pPr>
              <w:pStyle w:val="TableContents"/>
            </w:pPr>
            <w:r>
              <w:t>Public</w:t>
            </w:r>
          </w:p>
        </w:tc>
      </w:tr>
      <w:tr w:rsidR="00E517C6" w14:paraId="680E7B27" w14:textId="77777777">
        <w:trPr>
          <w:trHeight w:val="961"/>
        </w:trPr>
        <w:tc>
          <w:tcPr>
            <w:tcW w:w="3212" w:type="dxa"/>
            <w:tcBorders>
              <w:left w:val="single" w:sz="2" w:space="0" w:color="000000"/>
              <w:bottom w:val="single" w:sz="2" w:space="0" w:color="000000"/>
            </w:tcBorders>
            <w:tcMar>
              <w:top w:w="144" w:type="dxa"/>
              <w:left w:w="144" w:type="dxa"/>
              <w:bottom w:w="144" w:type="dxa"/>
              <w:right w:w="144" w:type="dxa"/>
            </w:tcMar>
          </w:tcPr>
          <w:p w14:paraId="0B24170E" w14:textId="77777777" w:rsidR="00E517C6" w:rsidRDefault="00086D60">
            <w:pPr>
              <w:pStyle w:val="Code"/>
            </w:pPr>
            <w:proofErr w:type="gramStart"/>
            <w:r>
              <w:t>updateCategory(</w:t>
            </w:r>
            <w:proofErr w:type="gramEnd"/>
          </w:p>
          <w:p w14:paraId="02951BBA" w14:textId="77777777" w:rsidR="00E517C6" w:rsidRDefault="00086D60">
            <w:pPr>
              <w:pStyle w:val="Code"/>
            </w:pPr>
            <w:r>
              <w:t xml:space="preserve">    category: Category,</w:t>
            </w:r>
          </w:p>
          <w:p w14:paraId="2D55656B" w14:textId="77777777" w:rsidR="00E517C6" w:rsidRDefault="00086D60">
            <w:pPr>
              <w:pStyle w:val="Code"/>
            </w:pPr>
            <w:r>
              <w:t xml:space="preserve">    name: string,</w:t>
            </w:r>
          </w:p>
          <w:p w14:paraId="40209237" w14:textId="77777777" w:rsidR="00E517C6" w:rsidRDefault="00086D60">
            <w:pPr>
              <w:pStyle w:val="Code"/>
            </w:pPr>
            <w:r>
              <w:t xml:space="preserve">    description: string</w:t>
            </w:r>
          </w:p>
          <w:p w14:paraId="3C961861"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5321741" w14:textId="77777777" w:rsidR="00E517C6" w:rsidRDefault="00086D60">
            <w:pPr>
              <w:pStyle w:val="TableContents"/>
            </w:pPr>
            <w:r>
              <w:t>Cập nhật thông tin chi tiết cho một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DB30688" w14:textId="77777777" w:rsidR="00E517C6" w:rsidRDefault="00086D60">
            <w:pPr>
              <w:pStyle w:val="TableContents"/>
            </w:pPr>
            <w:r>
              <w:t>Public</w:t>
            </w:r>
          </w:p>
        </w:tc>
      </w:tr>
      <w:tr w:rsidR="00E517C6" w14:paraId="54D8E45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E9768A7" w14:textId="77777777" w:rsidR="00E517C6" w:rsidRDefault="00086D60">
            <w:pPr>
              <w:pStyle w:val="Code"/>
            </w:pPr>
            <w:proofErr w:type="gramStart"/>
            <w:r>
              <w:t>deleteCategory(</w:t>
            </w:r>
            <w:proofErr w:type="gramEnd"/>
          </w:p>
          <w:p w14:paraId="61968E35" w14:textId="77777777" w:rsidR="00E517C6" w:rsidRDefault="00086D60">
            <w:pPr>
              <w:pStyle w:val="Code"/>
            </w:pPr>
            <w:r>
              <w:t xml:space="preserve">    category: Category</w:t>
            </w:r>
          </w:p>
          <w:p w14:paraId="67DA624A"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FF9A552" w14:textId="77777777" w:rsidR="00E517C6" w:rsidRDefault="00086D60">
            <w:pPr>
              <w:pStyle w:val="TableContents"/>
            </w:pPr>
            <w:r>
              <w:t>Xóa một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7481EF7" w14:textId="77777777" w:rsidR="00E517C6" w:rsidRDefault="00086D60">
            <w:pPr>
              <w:pStyle w:val="TableContents"/>
            </w:pPr>
            <w:r>
              <w:t>Public</w:t>
            </w:r>
          </w:p>
        </w:tc>
      </w:tr>
      <w:tr w:rsidR="00E517C6" w14:paraId="07933E48"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FBBB133" w14:textId="77777777" w:rsidR="00E517C6" w:rsidRDefault="00086D60">
            <w:pPr>
              <w:pStyle w:val="Code"/>
            </w:pPr>
            <w:proofErr w:type="gramStart"/>
            <w:r>
              <w:t>addCategory(</w:t>
            </w:r>
            <w:proofErr w:type="gramEnd"/>
          </w:p>
          <w:p w14:paraId="7E89A6B9" w14:textId="77777777" w:rsidR="00E517C6" w:rsidRDefault="00086D60">
            <w:pPr>
              <w:pStyle w:val="Code"/>
            </w:pPr>
            <w:r>
              <w:t xml:space="preserve">    name: string,</w:t>
            </w:r>
          </w:p>
          <w:p w14:paraId="01CE0611" w14:textId="77777777" w:rsidR="00E517C6" w:rsidRDefault="00086D60">
            <w:pPr>
              <w:pStyle w:val="Code"/>
            </w:pPr>
            <w:r>
              <w:t xml:space="preserve">    description: string,</w:t>
            </w:r>
          </w:p>
          <w:p w14:paraId="57CB5B38"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2F775128" w14:textId="77777777" w:rsidR="00E517C6" w:rsidRDefault="00086D60">
            <w:pPr>
              <w:pStyle w:val="TableContents"/>
            </w:pPr>
            <w:r>
              <w:t>Thêm một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F7145E6" w14:textId="77777777" w:rsidR="00E517C6" w:rsidRDefault="00086D60">
            <w:pPr>
              <w:pStyle w:val="TableContents"/>
            </w:pPr>
            <w:r>
              <w:t>Public</w:t>
            </w:r>
          </w:p>
        </w:tc>
      </w:tr>
    </w:tbl>
    <w:p w14:paraId="36C90CB3" w14:textId="77777777" w:rsidR="00E517C6" w:rsidRDefault="00086D60">
      <w:pPr>
        <w:pStyle w:val="Bng"/>
        <w:jc w:val="center"/>
      </w:pPr>
      <w:r>
        <w:t>Bảng 31: Thiết kế chi tiết lớp "ĐK_Loại Sản Phẩm"</w:t>
      </w:r>
    </w:p>
    <w:p w14:paraId="59F8FFE0"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1888C64D"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07D0DD7" w14:textId="77777777" w:rsidR="00E517C6" w:rsidRDefault="00086D60">
            <w:pPr>
              <w:pStyle w:val="Bng"/>
              <w:jc w:val="center"/>
              <w:rPr>
                <w:b/>
                <w:bCs/>
                <w:i w:val="0"/>
                <w:iCs w:val="0"/>
              </w:rPr>
            </w:pPr>
            <w:r>
              <w:rPr>
                <w:b/>
                <w:bCs/>
                <w:i w:val="0"/>
                <w:iCs w:val="0"/>
              </w:rPr>
              <w:t>ĐK_Sản phẩm</w:t>
            </w:r>
          </w:p>
        </w:tc>
      </w:tr>
      <w:tr w:rsidR="00E517C6" w14:paraId="0690E9AA"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22C3F9A" w14:textId="77777777" w:rsidR="00E517C6" w:rsidRDefault="00086D60">
            <w:pPr>
              <w:pStyle w:val="TableContents"/>
              <w:rPr>
                <w:i/>
                <w:iCs/>
              </w:rPr>
            </w:pPr>
            <w:r>
              <w:rPr>
                <w:i/>
                <w:iCs/>
              </w:rPr>
              <w:t>Mô tả: Lớp điều khiển cho các thao tác liên quan đến sản phẩm</w:t>
            </w:r>
          </w:p>
        </w:tc>
      </w:tr>
      <w:tr w:rsidR="00E517C6" w14:paraId="2EC6FEB1" w14:textId="77777777">
        <w:tc>
          <w:tcPr>
            <w:tcW w:w="3212" w:type="dxa"/>
            <w:tcBorders>
              <w:left w:val="single" w:sz="2" w:space="0" w:color="000000"/>
              <w:bottom w:val="single" w:sz="2" w:space="0" w:color="000000"/>
            </w:tcBorders>
            <w:tcMar>
              <w:top w:w="144" w:type="dxa"/>
              <w:left w:w="144" w:type="dxa"/>
              <w:bottom w:w="144" w:type="dxa"/>
              <w:right w:w="144" w:type="dxa"/>
            </w:tcMar>
          </w:tcPr>
          <w:p w14:paraId="0060D5C2" w14:textId="77777777" w:rsidR="00E517C6" w:rsidRDefault="00086D60">
            <w:pPr>
              <w:pStyle w:val="TableContents"/>
              <w:jc w:val="center"/>
              <w:rPr>
                <w:b/>
                <w:bCs/>
                <w:sz w:val="22"/>
                <w:szCs w:val="22"/>
              </w:rPr>
            </w:pPr>
            <w:r>
              <w:rPr>
                <w:b/>
                <w:bCs/>
                <w:sz w:val="22"/>
                <w:szCs w:val="22"/>
              </w:rPr>
              <w:lastRenderedPageBreak/>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DF53365"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2C15AD8" w14:textId="77777777" w:rsidR="00E517C6" w:rsidRDefault="00086D60">
            <w:pPr>
              <w:pStyle w:val="TableContents"/>
              <w:jc w:val="center"/>
              <w:rPr>
                <w:b/>
                <w:bCs/>
                <w:sz w:val="22"/>
                <w:szCs w:val="22"/>
              </w:rPr>
            </w:pPr>
            <w:r>
              <w:rPr>
                <w:b/>
                <w:bCs/>
                <w:sz w:val="22"/>
                <w:szCs w:val="22"/>
              </w:rPr>
              <w:t>Phạm vi truy cập</w:t>
            </w:r>
          </w:p>
        </w:tc>
      </w:tr>
      <w:tr w:rsidR="00E517C6" w14:paraId="50BA23D8" w14:textId="77777777">
        <w:tc>
          <w:tcPr>
            <w:tcW w:w="3212" w:type="dxa"/>
            <w:tcBorders>
              <w:left w:val="single" w:sz="2" w:space="0" w:color="000000"/>
              <w:bottom w:val="single" w:sz="2" w:space="0" w:color="000000"/>
            </w:tcBorders>
            <w:tcMar>
              <w:top w:w="144" w:type="dxa"/>
              <w:left w:w="144" w:type="dxa"/>
              <w:bottom w:w="144" w:type="dxa"/>
              <w:right w:w="144" w:type="dxa"/>
            </w:tcMar>
          </w:tcPr>
          <w:p w14:paraId="23258732" w14:textId="77777777" w:rsidR="00E517C6" w:rsidRDefault="00086D60">
            <w:pPr>
              <w:pStyle w:val="Code"/>
            </w:pPr>
            <w:proofErr w:type="gramStart"/>
            <w:r>
              <w:t>search(</w:t>
            </w:r>
            <w:proofErr w:type="gramEnd"/>
          </w:p>
          <w:p w14:paraId="71C05A29" w14:textId="77777777" w:rsidR="00E517C6" w:rsidRDefault="00086D60">
            <w:pPr>
              <w:pStyle w:val="Code"/>
            </w:pPr>
            <w:r>
              <w:t xml:space="preserve">     query: string</w:t>
            </w:r>
          </w:p>
          <w:p w14:paraId="7B4FBE4B" w14:textId="77777777" w:rsidR="00E517C6" w:rsidRDefault="00086D60">
            <w:pPr>
              <w:pStyle w:val="Code"/>
            </w:pPr>
            <w:r>
              <w:t>): list&lt;Product&gt;</w:t>
            </w:r>
          </w:p>
        </w:tc>
        <w:tc>
          <w:tcPr>
            <w:tcW w:w="5243" w:type="dxa"/>
            <w:tcBorders>
              <w:left w:val="single" w:sz="2" w:space="0" w:color="000000"/>
              <w:bottom w:val="single" w:sz="2" w:space="0" w:color="000000"/>
            </w:tcBorders>
            <w:tcMar>
              <w:top w:w="144" w:type="dxa"/>
              <w:left w:w="144" w:type="dxa"/>
              <w:bottom w:w="144" w:type="dxa"/>
              <w:right w:w="144" w:type="dxa"/>
            </w:tcMar>
          </w:tcPr>
          <w:p w14:paraId="3D443690" w14:textId="77777777" w:rsidR="00E517C6" w:rsidRDefault="00086D60">
            <w:pPr>
              <w:pStyle w:val="TableContents"/>
            </w:pPr>
            <w:r>
              <w:t>Tìm kiếm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CEDFAC4" w14:textId="77777777" w:rsidR="00E517C6" w:rsidRDefault="00086D60">
            <w:pPr>
              <w:pStyle w:val="TableContents"/>
            </w:pPr>
            <w:r>
              <w:t>Public</w:t>
            </w:r>
          </w:p>
        </w:tc>
      </w:tr>
      <w:tr w:rsidR="00E517C6" w14:paraId="6C4F10B8"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FFDEC04" w14:textId="77777777" w:rsidR="00E517C6" w:rsidRDefault="00086D60">
            <w:pPr>
              <w:pStyle w:val="Code"/>
            </w:pPr>
            <w:proofErr w:type="gramStart"/>
            <w:r>
              <w:t>getDetails(</w:t>
            </w:r>
            <w:proofErr w:type="gramEnd"/>
          </w:p>
          <w:p w14:paraId="1B540110" w14:textId="77777777" w:rsidR="00E517C6" w:rsidRDefault="00086D60">
            <w:pPr>
              <w:pStyle w:val="Code"/>
            </w:pPr>
            <w:r>
              <w:t xml:space="preserve">    name: string</w:t>
            </w:r>
          </w:p>
          <w:p w14:paraId="00B991B7" w14:textId="77777777" w:rsidR="00E517C6" w:rsidRDefault="00086D60">
            <w:pPr>
              <w:pStyle w:val="Code"/>
            </w:pPr>
            <w:r>
              <w:t>): Product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A17D738" w14:textId="77777777" w:rsidR="00E517C6" w:rsidRDefault="00086D60">
            <w:pPr>
              <w:pStyle w:val="TableContents"/>
            </w:pPr>
            <w:r>
              <w:t>Lấy thông tin chi tiết của một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FA872F6" w14:textId="77777777" w:rsidR="00E517C6" w:rsidRDefault="00086D60">
            <w:pPr>
              <w:pStyle w:val="TableContents"/>
            </w:pPr>
            <w:r>
              <w:t>Public</w:t>
            </w:r>
          </w:p>
        </w:tc>
      </w:tr>
      <w:tr w:rsidR="00E517C6" w14:paraId="4E7DE32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0415C61" w14:textId="77777777" w:rsidR="00E517C6" w:rsidRDefault="00086D60">
            <w:pPr>
              <w:pStyle w:val="Code"/>
            </w:pPr>
            <w:proofErr w:type="gramStart"/>
            <w:r>
              <w:t>showDetails(</w:t>
            </w:r>
            <w:proofErr w:type="gramEnd"/>
          </w:p>
          <w:p w14:paraId="5681C0B1" w14:textId="77777777" w:rsidR="00E517C6" w:rsidRDefault="00086D60">
            <w:pPr>
              <w:pStyle w:val="Code"/>
            </w:pPr>
            <w:r>
              <w:t xml:space="preserve">    product: Product</w:t>
            </w:r>
          </w:p>
          <w:p w14:paraId="4ACA1CC5"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6BE7C92" w14:textId="77777777" w:rsidR="00E517C6" w:rsidRDefault="00086D60">
            <w:pPr>
              <w:pStyle w:val="TableContents"/>
            </w:pPr>
            <w:r>
              <w:t>Trả về thông tin chi tiết cho một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4BDC010" w14:textId="77777777" w:rsidR="00E517C6" w:rsidRDefault="00086D60">
            <w:pPr>
              <w:pStyle w:val="TableContents"/>
            </w:pPr>
            <w:r>
              <w:t>Public</w:t>
            </w:r>
          </w:p>
        </w:tc>
      </w:tr>
      <w:tr w:rsidR="00E517C6" w14:paraId="64EEBEED" w14:textId="77777777">
        <w:trPr>
          <w:trHeight w:val="961"/>
        </w:trPr>
        <w:tc>
          <w:tcPr>
            <w:tcW w:w="3212" w:type="dxa"/>
            <w:tcBorders>
              <w:left w:val="single" w:sz="2" w:space="0" w:color="000000"/>
              <w:bottom w:val="single" w:sz="2" w:space="0" w:color="000000"/>
            </w:tcBorders>
            <w:tcMar>
              <w:top w:w="144" w:type="dxa"/>
              <w:left w:w="144" w:type="dxa"/>
              <w:bottom w:w="144" w:type="dxa"/>
              <w:right w:w="144" w:type="dxa"/>
            </w:tcMar>
          </w:tcPr>
          <w:p w14:paraId="4E812C7C" w14:textId="77777777" w:rsidR="00E517C6" w:rsidRDefault="00086D60">
            <w:pPr>
              <w:pStyle w:val="Code"/>
            </w:pPr>
            <w:proofErr w:type="gramStart"/>
            <w:r>
              <w:t>updateProduct(</w:t>
            </w:r>
            <w:proofErr w:type="gramEnd"/>
          </w:p>
          <w:p w14:paraId="4C94638B" w14:textId="77777777" w:rsidR="00E517C6" w:rsidRDefault="00086D60">
            <w:pPr>
              <w:pStyle w:val="Code"/>
            </w:pPr>
            <w:r>
              <w:t xml:space="preserve">    product: Product</w:t>
            </w:r>
          </w:p>
          <w:p w14:paraId="73BBA4CF" w14:textId="77777777" w:rsidR="00E517C6" w:rsidRDefault="00086D60">
            <w:pPr>
              <w:pStyle w:val="Code"/>
            </w:pPr>
            <w:r>
              <w:t xml:space="preserve">    picture: url</w:t>
            </w:r>
          </w:p>
          <w:p w14:paraId="00AE86D3" w14:textId="77777777" w:rsidR="00E517C6" w:rsidRDefault="00086D60">
            <w:pPr>
              <w:pStyle w:val="Code"/>
            </w:pPr>
            <w:r>
              <w:t xml:space="preserve">    name: string</w:t>
            </w:r>
          </w:p>
          <w:p w14:paraId="4276F63D" w14:textId="77777777" w:rsidR="00E517C6" w:rsidRDefault="00086D60">
            <w:pPr>
              <w:pStyle w:val="Code"/>
            </w:pPr>
            <w:r>
              <w:t xml:space="preserve">    description: string</w:t>
            </w:r>
          </w:p>
          <w:p w14:paraId="68D154BB" w14:textId="77777777" w:rsidR="00E517C6" w:rsidRDefault="00086D60">
            <w:pPr>
              <w:pStyle w:val="Code"/>
            </w:pPr>
            <w:r>
              <w:t xml:space="preserve">    price: string</w:t>
            </w:r>
          </w:p>
          <w:p w14:paraId="41AC75AE"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02B75B2" w14:textId="77777777" w:rsidR="00E517C6" w:rsidRDefault="00086D60">
            <w:pPr>
              <w:pStyle w:val="TableContents"/>
            </w:pPr>
            <w:r>
              <w:t>Cập nhật thông tin chi tiết cho một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E4EED33" w14:textId="77777777" w:rsidR="00E517C6" w:rsidRDefault="00086D60">
            <w:pPr>
              <w:pStyle w:val="TableContents"/>
            </w:pPr>
            <w:r>
              <w:t>Public</w:t>
            </w:r>
          </w:p>
        </w:tc>
      </w:tr>
      <w:tr w:rsidR="00E517C6" w14:paraId="7F6B2EC6"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61F7E9D" w14:textId="77777777" w:rsidR="00E517C6" w:rsidRDefault="00086D60">
            <w:pPr>
              <w:pStyle w:val="Code"/>
            </w:pPr>
            <w:proofErr w:type="gramStart"/>
            <w:r>
              <w:t>deleteProduct(</w:t>
            </w:r>
            <w:proofErr w:type="gramEnd"/>
          </w:p>
          <w:p w14:paraId="714911D1" w14:textId="77777777" w:rsidR="00E517C6" w:rsidRDefault="00086D60">
            <w:pPr>
              <w:pStyle w:val="Code"/>
            </w:pPr>
            <w:r>
              <w:t xml:space="preserve">    product: Product</w:t>
            </w:r>
          </w:p>
          <w:p w14:paraId="1B3D7564"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FCD378D" w14:textId="77777777" w:rsidR="00E517C6" w:rsidRDefault="00086D60">
            <w:pPr>
              <w:pStyle w:val="TableContents"/>
            </w:pPr>
            <w:r>
              <w:t>Xóa một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ED8D4DF" w14:textId="77777777" w:rsidR="00E517C6" w:rsidRDefault="00086D60">
            <w:pPr>
              <w:pStyle w:val="TableContents"/>
            </w:pPr>
            <w:r>
              <w:t>Public</w:t>
            </w:r>
          </w:p>
        </w:tc>
      </w:tr>
      <w:tr w:rsidR="00E517C6" w14:paraId="459692E5"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DEE51DF" w14:textId="77777777" w:rsidR="00E517C6" w:rsidRDefault="00086D60">
            <w:pPr>
              <w:pStyle w:val="Code"/>
            </w:pPr>
            <w:proofErr w:type="gramStart"/>
            <w:r>
              <w:t>addProduct(</w:t>
            </w:r>
            <w:proofErr w:type="gramEnd"/>
          </w:p>
          <w:p w14:paraId="4AC7C03D" w14:textId="77777777" w:rsidR="00E517C6" w:rsidRDefault="00086D60">
            <w:pPr>
              <w:pStyle w:val="Code"/>
            </w:pPr>
            <w:r>
              <w:t xml:space="preserve">    picture: url,</w:t>
            </w:r>
          </w:p>
          <w:p w14:paraId="6C26B109" w14:textId="77777777" w:rsidR="00E517C6" w:rsidRDefault="00086D60">
            <w:pPr>
              <w:pStyle w:val="Code"/>
            </w:pPr>
            <w:r>
              <w:t xml:space="preserve">    name: string,</w:t>
            </w:r>
          </w:p>
          <w:p w14:paraId="23628E0C" w14:textId="77777777" w:rsidR="00E517C6" w:rsidRDefault="00086D60">
            <w:pPr>
              <w:pStyle w:val="Code"/>
            </w:pPr>
            <w:r>
              <w:t xml:space="preserve">    description: string,</w:t>
            </w:r>
          </w:p>
          <w:p w14:paraId="16F02BDE" w14:textId="77777777" w:rsidR="00E517C6" w:rsidRDefault="00086D60">
            <w:pPr>
              <w:pStyle w:val="Code"/>
            </w:pPr>
            <w:r>
              <w:t xml:space="preserve">    price: string</w:t>
            </w:r>
          </w:p>
          <w:p w14:paraId="16CF9E65"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5FC4BC1" w14:textId="77777777" w:rsidR="00E517C6" w:rsidRDefault="00086D60">
            <w:pPr>
              <w:pStyle w:val="TableContents"/>
            </w:pPr>
            <w:r>
              <w:t>Thêm một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AF2F465" w14:textId="77777777" w:rsidR="00E517C6" w:rsidRDefault="00086D60">
            <w:pPr>
              <w:pStyle w:val="TableContents"/>
            </w:pPr>
            <w:r>
              <w:t>Public</w:t>
            </w:r>
          </w:p>
        </w:tc>
      </w:tr>
    </w:tbl>
    <w:p w14:paraId="3C8E2A9E" w14:textId="77777777" w:rsidR="00E517C6" w:rsidRDefault="00086D60">
      <w:pPr>
        <w:pStyle w:val="Bng"/>
        <w:jc w:val="center"/>
      </w:pPr>
      <w:r>
        <w:t>Bảng 32: Thiết kế chi tiết lớp "ĐK_Sản phẩm"</w:t>
      </w:r>
    </w:p>
    <w:tbl>
      <w:tblPr>
        <w:tblW w:w="9638" w:type="dxa"/>
        <w:tblInd w:w="-1" w:type="dxa"/>
        <w:tblLayout w:type="fixed"/>
        <w:tblCellMar>
          <w:left w:w="10" w:type="dxa"/>
          <w:right w:w="10" w:type="dxa"/>
        </w:tblCellMar>
        <w:tblLook w:val="0000" w:firstRow="0" w:lastRow="0" w:firstColumn="0" w:lastColumn="0" w:noHBand="0" w:noVBand="0"/>
      </w:tblPr>
      <w:tblGrid>
        <w:gridCol w:w="3963"/>
        <w:gridCol w:w="4492"/>
        <w:gridCol w:w="1183"/>
      </w:tblGrid>
      <w:tr w:rsidR="00E517C6" w14:paraId="375F995B"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505B78E" w14:textId="77777777" w:rsidR="00E517C6" w:rsidRDefault="00086D60">
            <w:pPr>
              <w:pStyle w:val="Bng"/>
              <w:jc w:val="center"/>
              <w:rPr>
                <w:b/>
                <w:bCs/>
                <w:i w:val="0"/>
                <w:iCs w:val="0"/>
              </w:rPr>
            </w:pPr>
            <w:r>
              <w:rPr>
                <w:b/>
                <w:bCs/>
                <w:i w:val="0"/>
                <w:iCs w:val="0"/>
              </w:rPr>
              <w:t>ĐK_Giỏ hàng</w:t>
            </w:r>
          </w:p>
        </w:tc>
      </w:tr>
      <w:tr w:rsidR="00E517C6" w14:paraId="136EE1F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98AF892" w14:textId="77777777" w:rsidR="00E517C6" w:rsidRDefault="00086D60">
            <w:pPr>
              <w:pStyle w:val="TableContents"/>
              <w:rPr>
                <w:i/>
                <w:iCs/>
              </w:rPr>
            </w:pPr>
            <w:r>
              <w:rPr>
                <w:i/>
                <w:iCs/>
              </w:rPr>
              <w:t>Mô tả: Lớp điều khiển cho các thao tác liên quan đến giỏ hàng</w:t>
            </w:r>
          </w:p>
        </w:tc>
      </w:tr>
      <w:tr w:rsidR="00E517C6" w14:paraId="2D90188F" w14:textId="77777777">
        <w:tc>
          <w:tcPr>
            <w:tcW w:w="3963" w:type="dxa"/>
            <w:tcBorders>
              <w:left w:val="single" w:sz="2" w:space="0" w:color="000000"/>
              <w:bottom w:val="single" w:sz="2" w:space="0" w:color="000000"/>
            </w:tcBorders>
            <w:tcMar>
              <w:top w:w="144" w:type="dxa"/>
              <w:left w:w="144" w:type="dxa"/>
              <w:bottom w:w="144" w:type="dxa"/>
              <w:right w:w="144" w:type="dxa"/>
            </w:tcMar>
          </w:tcPr>
          <w:p w14:paraId="1FDE996B" w14:textId="77777777" w:rsidR="00E517C6" w:rsidRDefault="00086D60">
            <w:pPr>
              <w:pStyle w:val="TableContents"/>
              <w:jc w:val="center"/>
              <w:rPr>
                <w:b/>
                <w:bCs/>
                <w:sz w:val="22"/>
                <w:szCs w:val="22"/>
              </w:rPr>
            </w:pPr>
            <w:r>
              <w:rPr>
                <w:b/>
                <w:bCs/>
                <w:sz w:val="22"/>
                <w:szCs w:val="22"/>
              </w:rPr>
              <w:t>Tên thuộc tính/phương thức</w:t>
            </w:r>
          </w:p>
        </w:tc>
        <w:tc>
          <w:tcPr>
            <w:tcW w:w="4492" w:type="dxa"/>
            <w:tcBorders>
              <w:left w:val="single" w:sz="2" w:space="0" w:color="000000"/>
              <w:bottom w:val="single" w:sz="2" w:space="0" w:color="000000"/>
            </w:tcBorders>
            <w:tcMar>
              <w:top w:w="144" w:type="dxa"/>
              <w:left w:w="144" w:type="dxa"/>
              <w:bottom w:w="144" w:type="dxa"/>
              <w:right w:w="144" w:type="dxa"/>
            </w:tcMar>
          </w:tcPr>
          <w:p w14:paraId="39B0608F"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E751AC0" w14:textId="77777777" w:rsidR="00E517C6" w:rsidRDefault="00086D60">
            <w:pPr>
              <w:pStyle w:val="TableContents"/>
              <w:jc w:val="center"/>
              <w:rPr>
                <w:b/>
                <w:bCs/>
                <w:sz w:val="22"/>
                <w:szCs w:val="22"/>
              </w:rPr>
            </w:pPr>
            <w:r>
              <w:rPr>
                <w:b/>
                <w:bCs/>
                <w:sz w:val="22"/>
                <w:szCs w:val="22"/>
              </w:rPr>
              <w:t>Phạm vi truy cập</w:t>
            </w:r>
          </w:p>
        </w:tc>
      </w:tr>
      <w:tr w:rsidR="00E517C6" w14:paraId="64C17754" w14:textId="77777777">
        <w:tc>
          <w:tcPr>
            <w:tcW w:w="3963" w:type="dxa"/>
            <w:tcBorders>
              <w:left w:val="single" w:sz="2" w:space="0" w:color="000000"/>
              <w:bottom w:val="single" w:sz="2" w:space="0" w:color="000000"/>
            </w:tcBorders>
            <w:tcMar>
              <w:top w:w="144" w:type="dxa"/>
              <w:left w:w="144" w:type="dxa"/>
              <w:bottom w:w="144" w:type="dxa"/>
              <w:right w:w="144" w:type="dxa"/>
            </w:tcMar>
          </w:tcPr>
          <w:p w14:paraId="0C0AF381" w14:textId="77777777" w:rsidR="00E517C6" w:rsidRDefault="00086D60">
            <w:pPr>
              <w:pStyle w:val="Code"/>
            </w:pPr>
            <w:proofErr w:type="gramStart"/>
            <w:r>
              <w:t>addItem(</w:t>
            </w:r>
            <w:proofErr w:type="gramEnd"/>
          </w:p>
          <w:p w14:paraId="1B2C4F44" w14:textId="77777777" w:rsidR="00E517C6" w:rsidRDefault="00086D60">
            <w:pPr>
              <w:pStyle w:val="Code"/>
            </w:pPr>
            <w:r>
              <w:t xml:space="preserve">    product_id: string,</w:t>
            </w:r>
          </w:p>
          <w:p w14:paraId="0DE9AE69" w14:textId="77777777" w:rsidR="00E517C6" w:rsidRDefault="00086D60">
            <w:pPr>
              <w:pStyle w:val="Code"/>
            </w:pPr>
            <w:r>
              <w:t xml:space="preserve">    quantity: int,</w:t>
            </w:r>
          </w:p>
          <w:p w14:paraId="58D4A94A" w14:textId="77777777" w:rsidR="00E517C6" w:rsidRDefault="00086D60">
            <w:pPr>
              <w:pStyle w:val="Code"/>
            </w:pPr>
            <w:r>
              <w:t xml:space="preserve">    additional_requirement: string</w:t>
            </w:r>
          </w:p>
          <w:p w14:paraId="716F7018" w14:textId="77777777" w:rsidR="00E517C6" w:rsidRDefault="00086D60">
            <w:pPr>
              <w:pStyle w:val="Code"/>
            </w:pPr>
            <w:r>
              <w:t>): void</w:t>
            </w:r>
          </w:p>
        </w:tc>
        <w:tc>
          <w:tcPr>
            <w:tcW w:w="4492" w:type="dxa"/>
            <w:tcBorders>
              <w:left w:val="single" w:sz="2" w:space="0" w:color="000000"/>
              <w:bottom w:val="single" w:sz="2" w:space="0" w:color="000000"/>
            </w:tcBorders>
            <w:tcMar>
              <w:top w:w="144" w:type="dxa"/>
              <w:left w:w="144" w:type="dxa"/>
              <w:bottom w:w="144" w:type="dxa"/>
              <w:right w:w="144" w:type="dxa"/>
            </w:tcMar>
          </w:tcPr>
          <w:p w14:paraId="5B2C3E5B" w14:textId="77777777" w:rsidR="00E517C6" w:rsidRDefault="00086D60">
            <w:pPr>
              <w:pStyle w:val="TableContents"/>
            </w:pPr>
            <w:r>
              <w:t>Thêm một món ăn vào giỏ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6109CA" w14:textId="77777777" w:rsidR="00E517C6" w:rsidRDefault="00086D60">
            <w:pPr>
              <w:pStyle w:val="TableContents"/>
            </w:pPr>
            <w:r>
              <w:t>Public</w:t>
            </w:r>
          </w:p>
        </w:tc>
      </w:tr>
      <w:tr w:rsidR="00E517C6" w14:paraId="29B5D2F6" w14:textId="77777777">
        <w:trPr>
          <w:trHeight w:val="283"/>
        </w:trPr>
        <w:tc>
          <w:tcPr>
            <w:tcW w:w="396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D0BAF66" w14:textId="77777777" w:rsidR="00E517C6" w:rsidRDefault="00086D60">
            <w:pPr>
              <w:pStyle w:val="Code"/>
            </w:pPr>
            <w:proofErr w:type="gramStart"/>
            <w:r>
              <w:t>removeItem(</w:t>
            </w:r>
            <w:proofErr w:type="gramEnd"/>
          </w:p>
          <w:p w14:paraId="7454CCBE" w14:textId="77777777" w:rsidR="00E517C6" w:rsidRDefault="00086D60">
            <w:pPr>
              <w:pStyle w:val="Code"/>
            </w:pPr>
            <w:r>
              <w:t xml:space="preserve">    item: CartItem</w:t>
            </w:r>
          </w:p>
          <w:p w14:paraId="743F9C6A" w14:textId="77777777" w:rsidR="00E517C6" w:rsidRDefault="00086D60">
            <w:pPr>
              <w:pStyle w:val="Code"/>
            </w:pPr>
            <w:r>
              <w:t>): void</w:t>
            </w:r>
          </w:p>
        </w:tc>
        <w:tc>
          <w:tcPr>
            <w:tcW w:w="449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7609767" w14:textId="77777777" w:rsidR="00E517C6" w:rsidRDefault="00086D60">
            <w:pPr>
              <w:pStyle w:val="TableContents"/>
            </w:pPr>
            <w:r>
              <w:t>Loại một món ăn khỏi giỏ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F9D1EDC" w14:textId="77777777" w:rsidR="00E517C6" w:rsidRDefault="00086D60">
            <w:pPr>
              <w:pStyle w:val="TableContents"/>
            </w:pPr>
            <w:r>
              <w:t>Public</w:t>
            </w:r>
          </w:p>
        </w:tc>
      </w:tr>
      <w:tr w:rsidR="00E517C6" w14:paraId="07E4C450" w14:textId="77777777">
        <w:trPr>
          <w:trHeight w:val="283"/>
        </w:trPr>
        <w:tc>
          <w:tcPr>
            <w:tcW w:w="3963" w:type="dxa"/>
            <w:tcBorders>
              <w:left w:val="single" w:sz="2" w:space="0" w:color="000000"/>
              <w:bottom w:val="single" w:sz="2" w:space="0" w:color="000000"/>
            </w:tcBorders>
            <w:tcMar>
              <w:top w:w="144" w:type="dxa"/>
              <w:left w:w="144" w:type="dxa"/>
              <w:bottom w:w="144" w:type="dxa"/>
              <w:right w:w="144" w:type="dxa"/>
            </w:tcMar>
          </w:tcPr>
          <w:p w14:paraId="3F6AF691" w14:textId="77777777" w:rsidR="00E517C6" w:rsidRDefault="00086D60">
            <w:pPr>
              <w:pStyle w:val="Code"/>
            </w:pPr>
            <w:proofErr w:type="gramStart"/>
            <w:r>
              <w:lastRenderedPageBreak/>
              <w:t>updateRequirements(</w:t>
            </w:r>
            <w:proofErr w:type="gramEnd"/>
          </w:p>
          <w:p w14:paraId="0581F24B" w14:textId="77777777" w:rsidR="00E517C6" w:rsidRDefault="00086D60">
            <w:pPr>
              <w:pStyle w:val="Code"/>
            </w:pPr>
            <w:r>
              <w:t xml:space="preserve">    item: CartItem,</w:t>
            </w:r>
          </w:p>
          <w:p w14:paraId="6538E403" w14:textId="77777777" w:rsidR="00E517C6" w:rsidRDefault="00086D60">
            <w:pPr>
              <w:pStyle w:val="Code"/>
            </w:pPr>
            <w:r>
              <w:t xml:space="preserve">    quantity: int,</w:t>
            </w:r>
          </w:p>
          <w:p w14:paraId="52902CD7" w14:textId="77777777" w:rsidR="00E517C6" w:rsidRDefault="00086D60">
            <w:pPr>
              <w:pStyle w:val="Code"/>
            </w:pPr>
            <w:r>
              <w:t xml:space="preserve">    additional_requirement: string</w:t>
            </w:r>
          </w:p>
          <w:p w14:paraId="00152793" w14:textId="77777777" w:rsidR="00E517C6" w:rsidRDefault="00086D60">
            <w:pPr>
              <w:pStyle w:val="Code"/>
            </w:pPr>
            <w:r>
              <w:t>): void</w:t>
            </w:r>
          </w:p>
        </w:tc>
        <w:tc>
          <w:tcPr>
            <w:tcW w:w="4492" w:type="dxa"/>
            <w:tcBorders>
              <w:left w:val="single" w:sz="2" w:space="0" w:color="000000"/>
              <w:bottom w:val="single" w:sz="2" w:space="0" w:color="000000"/>
            </w:tcBorders>
            <w:tcMar>
              <w:top w:w="144" w:type="dxa"/>
              <w:left w:w="144" w:type="dxa"/>
              <w:bottom w:w="144" w:type="dxa"/>
              <w:right w:w="144" w:type="dxa"/>
            </w:tcMar>
          </w:tcPr>
          <w:p w14:paraId="469BE25B" w14:textId="77777777" w:rsidR="00E517C6" w:rsidRDefault="00086D60">
            <w:pPr>
              <w:pStyle w:val="TableContents"/>
            </w:pPr>
            <w:r>
              <w:t>Cập nhật yêu cầu cho một món ăn trong giỏ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547A07D" w14:textId="77777777" w:rsidR="00E517C6" w:rsidRDefault="00086D60">
            <w:pPr>
              <w:pStyle w:val="TableContents"/>
            </w:pPr>
            <w:r>
              <w:t>Public</w:t>
            </w:r>
          </w:p>
        </w:tc>
      </w:tr>
      <w:tr w:rsidR="00E517C6" w14:paraId="1347E0EF" w14:textId="77777777">
        <w:trPr>
          <w:trHeight w:val="283"/>
        </w:trPr>
        <w:tc>
          <w:tcPr>
            <w:tcW w:w="3963" w:type="dxa"/>
            <w:tcBorders>
              <w:left w:val="single" w:sz="2" w:space="0" w:color="000000"/>
              <w:bottom w:val="single" w:sz="2" w:space="0" w:color="000000"/>
            </w:tcBorders>
            <w:tcMar>
              <w:top w:w="144" w:type="dxa"/>
              <w:left w:w="144" w:type="dxa"/>
              <w:bottom w:w="144" w:type="dxa"/>
              <w:right w:w="144" w:type="dxa"/>
            </w:tcMar>
          </w:tcPr>
          <w:p w14:paraId="6E4BEFED" w14:textId="77777777" w:rsidR="00E517C6" w:rsidRDefault="00086D60">
            <w:pPr>
              <w:pStyle w:val="Code"/>
            </w:pPr>
            <w:proofErr w:type="gramStart"/>
            <w:r>
              <w:t>clear(</w:t>
            </w:r>
            <w:proofErr w:type="gramEnd"/>
            <w:r>
              <w:t>): void</w:t>
            </w:r>
          </w:p>
        </w:tc>
        <w:tc>
          <w:tcPr>
            <w:tcW w:w="4492" w:type="dxa"/>
            <w:tcBorders>
              <w:left w:val="single" w:sz="2" w:space="0" w:color="000000"/>
              <w:bottom w:val="single" w:sz="2" w:space="0" w:color="000000"/>
            </w:tcBorders>
            <w:tcMar>
              <w:top w:w="144" w:type="dxa"/>
              <w:left w:w="144" w:type="dxa"/>
              <w:bottom w:w="144" w:type="dxa"/>
              <w:right w:w="144" w:type="dxa"/>
            </w:tcMar>
          </w:tcPr>
          <w:p w14:paraId="72404025" w14:textId="77777777" w:rsidR="00E517C6" w:rsidRDefault="00086D60">
            <w:pPr>
              <w:pStyle w:val="TableContents"/>
            </w:pPr>
            <w:r>
              <w:t>Làm trống giỏ hàng sau khi đã thực hiện đặt hàng thành công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5E9BEC2" w14:textId="77777777" w:rsidR="00E517C6" w:rsidRDefault="00086D60">
            <w:pPr>
              <w:pStyle w:val="TableContents"/>
            </w:pPr>
            <w:r>
              <w:t>Public</w:t>
            </w:r>
          </w:p>
        </w:tc>
      </w:tr>
    </w:tbl>
    <w:p w14:paraId="478CFD1A" w14:textId="77777777" w:rsidR="00E517C6" w:rsidRDefault="00086D60">
      <w:pPr>
        <w:pStyle w:val="Bng"/>
        <w:jc w:val="center"/>
      </w:pPr>
      <w:r>
        <w:t>Bảng 33: Thiết kế chi tiết lớp "ĐK_Giỏ hàng"</w:t>
      </w:r>
    </w:p>
    <w:p w14:paraId="06D6A4D7"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688"/>
        <w:gridCol w:w="4766"/>
        <w:gridCol w:w="1184"/>
      </w:tblGrid>
      <w:tr w:rsidR="00E517C6" w14:paraId="596C8C38"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37E9023" w14:textId="77777777" w:rsidR="00E517C6" w:rsidRDefault="00086D60">
            <w:pPr>
              <w:pStyle w:val="Bng"/>
              <w:jc w:val="center"/>
              <w:rPr>
                <w:b/>
                <w:bCs/>
                <w:i w:val="0"/>
                <w:iCs w:val="0"/>
              </w:rPr>
            </w:pPr>
            <w:r>
              <w:rPr>
                <w:b/>
                <w:bCs/>
                <w:i w:val="0"/>
                <w:iCs w:val="0"/>
              </w:rPr>
              <w:t>ĐK_Đơn hàng</w:t>
            </w:r>
          </w:p>
        </w:tc>
      </w:tr>
      <w:tr w:rsidR="00E517C6" w14:paraId="68053E3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44C23C6" w14:textId="77777777" w:rsidR="00E517C6" w:rsidRDefault="00086D60">
            <w:pPr>
              <w:pStyle w:val="TableContents"/>
              <w:rPr>
                <w:i/>
                <w:iCs/>
              </w:rPr>
            </w:pPr>
            <w:r>
              <w:rPr>
                <w:i/>
                <w:iCs/>
              </w:rPr>
              <w:t>Mô tả: Lớp điều khiển cho các thao tác liên quan đến đơn hàng</w:t>
            </w:r>
          </w:p>
        </w:tc>
      </w:tr>
      <w:tr w:rsidR="00E517C6" w14:paraId="191E2A8B" w14:textId="77777777">
        <w:tc>
          <w:tcPr>
            <w:tcW w:w="3688" w:type="dxa"/>
            <w:tcBorders>
              <w:left w:val="single" w:sz="2" w:space="0" w:color="000000"/>
              <w:bottom w:val="single" w:sz="2" w:space="0" w:color="000000"/>
            </w:tcBorders>
            <w:tcMar>
              <w:top w:w="144" w:type="dxa"/>
              <w:left w:w="144" w:type="dxa"/>
              <w:bottom w:w="144" w:type="dxa"/>
              <w:right w:w="144" w:type="dxa"/>
            </w:tcMar>
          </w:tcPr>
          <w:p w14:paraId="2C2FC0C8" w14:textId="77777777" w:rsidR="00E517C6" w:rsidRDefault="00086D60">
            <w:pPr>
              <w:pStyle w:val="TableContents"/>
              <w:jc w:val="center"/>
              <w:rPr>
                <w:b/>
                <w:bCs/>
                <w:sz w:val="22"/>
                <w:szCs w:val="22"/>
              </w:rPr>
            </w:pPr>
            <w:r>
              <w:rPr>
                <w:b/>
                <w:bCs/>
                <w:sz w:val="22"/>
                <w:szCs w:val="22"/>
              </w:rPr>
              <w:t>Tên thuộc tính/phương thức</w:t>
            </w:r>
          </w:p>
        </w:tc>
        <w:tc>
          <w:tcPr>
            <w:tcW w:w="4766" w:type="dxa"/>
            <w:tcBorders>
              <w:left w:val="single" w:sz="2" w:space="0" w:color="000000"/>
              <w:bottom w:val="single" w:sz="2" w:space="0" w:color="000000"/>
            </w:tcBorders>
            <w:tcMar>
              <w:top w:w="144" w:type="dxa"/>
              <w:left w:w="144" w:type="dxa"/>
              <w:bottom w:w="144" w:type="dxa"/>
              <w:right w:w="144" w:type="dxa"/>
            </w:tcMar>
          </w:tcPr>
          <w:p w14:paraId="3F039079" w14:textId="77777777" w:rsidR="00E517C6" w:rsidRDefault="00086D60">
            <w:pPr>
              <w:pStyle w:val="TableContents"/>
              <w:jc w:val="center"/>
              <w:rPr>
                <w:b/>
                <w:bCs/>
                <w:sz w:val="22"/>
                <w:szCs w:val="22"/>
              </w:rPr>
            </w:pPr>
            <w:r>
              <w:rPr>
                <w:b/>
                <w:bCs/>
                <w:sz w:val="22"/>
                <w:szCs w:val="22"/>
              </w:rPr>
              <w:t>Mô tả thuộc tính/phương thức</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6CA474E" w14:textId="77777777" w:rsidR="00E517C6" w:rsidRDefault="00086D60">
            <w:pPr>
              <w:pStyle w:val="TableContents"/>
              <w:jc w:val="center"/>
              <w:rPr>
                <w:b/>
                <w:bCs/>
                <w:sz w:val="22"/>
                <w:szCs w:val="22"/>
              </w:rPr>
            </w:pPr>
            <w:r>
              <w:rPr>
                <w:b/>
                <w:bCs/>
                <w:sz w:val="22"/>
                <w:szCs w:val="22"/>
              </w:rPr>
              <w:t>Phạm vi truy cập</w:t>
            </w:r>
          </w:p>
        </w:tc>
      </w:tr>
      <w:tr w:rsidR="00E517C6" w14:paraId="0D50E89C" w14:textId="77777777">
        <w:tc>
          <w:tcPr>
            <w:tcW w:w="3688" w:type="dxa"/>
            <w:tcBorders>
              <w:left w:val="single" w:sz="2" w:space="0" w:color="000000"/>
              <w:bottom w:val="single" w:sz="2" w:space="0" w:color="000000"/>
            </w:tcBorders>
            <w:tcMar>
              <w:top w:w="144" w:type="dxa"/>
              <w:left w:w="144" w:type="dxa"/>
              <w:bottom w:w="144" w:type="dxa"/>
              <w:right w:w="144" w:type="dxa"/>
            </w:tcMar>
          </w:tcPr>
          <w:p w14:paraId="3552DA9B" w14:textId="77777777" w:rsidR="00E517C6" w:rsidRDefault="00086D60">
            <w:pPr>
              <w:pStyle w:val="Code"/>
            </w:pPr>
            <w:proofErr w:type="gramStart"/>
            <w:r>
              <w:t>create(</w:t>
            </w:r>
            <w:proofErr w:type="gramEnd"/>
          </w:p>
          <w:p w14:paraId="46994A6B" w14:textId="77777777" w:rsidR="00E517C6" w:rsidRDefault="00086D60">
            <w:pPr>
              <w:pStyle w:val="Code"/>
            </w:pPr>
            <w:r>
              <w:t xml:space="preserve">    account: Account,</w:t>
            </w:r>
          </w:p>
          <w:p w14:paraId="01C8CA1C" w14:textId="77777777" w:rsidR="00E517C6" w:rsidRDefault="00086D60">
            <w:pPr>
              <w:pStyle w:val="Code"/>
            </w:pPr>
            <w:r>
              <w:t xml:space="preserve">    cart_items: list&lt;CartItem&gt;,</w:t>
            </w:r>
          </w:p>
          <w:p w14:paraId="0EFE427B" w14:textId="77777777" w:rsidR="00E517C6" w:rsidRDefault="00086D60">
            <w:pPr>
              <w:pStyle w:val="Code"/>
            </w:pPr>
            <w:r>
              <w:t xml:space="preserve">    receiver: string,</w:t>
            </w:r>
          </w:p>
          <w:p w14:paraId="4B4925E7" w14:textId="77777777" w:rsidR="00E517C6" w:rsidRDefault="00086D60">
            <w:pPr>
              <w:pStyle w:val="Code"/>
            </w:pPr>
            <w:r>
              <w:t xml:space="preserve">    phonenumber: string,</w:t>
            </w:r>
          </w:p>
          <w:p w14:paraId="503FE8C2" w14:textId="77777777" w:rsidR="00E517C6" w:rsidRDefault="00086D60">
            <w:pPr>
              <w:pStyle w:val="Code"/>
            </w:pPr>
            <w:r>
              <w:t xml:space="preserve">    delivery_address: string,</w:t>
            </w:r>
          </w:p>
          <w:p w14:paraId="3ED12C26" w14:textId="77777777" w:rsidR="00E517C6" w:rsidRDefault="00086D60">
            <w:pPr>
              <w:pStyle w:val="Code"/>
            </w:pPr>
            <w:r>
              <w:t xml:space="preserve">    delivery_time: string</w:t>
            </w:r>
          </w:p>
          <w:p w14:paraId="79978731" w14:textId="77777777" w:rsidR="00E517C6" w:rsidRDefault="00086D60">
            <w:pPr>
              <w:pStyle w:val="Code"/>
            </w:pPr>
            <w:r>
              <w:t>): Order</w:t>
            </w:r>
          </w:p>
        </w:tc>
        <w:tc>
          <w:tcPr>
            <w:tcW w:w="4766" w:type="dxa"/>
            <w:tcBorders>
              <w:left w:val="single" w:sz="2" w:space="0" w:color="000000"/>
              <w:bottom w:val="single" w:sz="2" w:space="0" w:color="000000"/>
            </w:tcBorders>
            <w:tcMar>
              <w:top w:w="144" w:type="dxa"/>
              <w:left w:w="144" w:type="dxa"/>
              <w:bottom w:w="144" w:type="dxa"/>
              <w:right w:w="144" w:type="dxa"/>
            </w:tcMar>
          </w:tcPr>
          <w:p w14:paraId="452A5764" w14:textId="77777777" w:rsidR="00E517C6" w:rsidRDefault="00086D60">
            <w:pPr>
              <w:pStyle w:val="TableContents"/>
            </w:pPr>
            <w:r>
              <w:t>Tạo lập một đơn hàng từ tài khoản đặt hàng, danh sách sản phẩm trong giỏ hàng và thông tin giao hàng</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4676316" w14:textId="77777777" w:rsidR="00E517C6" w:rsidRDefault="00086D60">
            <w:pPr>
              <w:pStyle w:val="TableContents"/>
            </w:pPr>
            <w:r>
              <w:t>Public</w:t>
            </w:r>
          </w:p>
        </w:tc>
      </w:tr>
      <w:tr w:rsidR="00E517C6" w14:paraId="234F767A" w14:textId="77777777">
        <w:trPr>
          <w:trHeight w:val="283"/>
        </w:trPr>
        <w:tc>
          <w:tcPr>
            <w:tcW w:w="3688"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3F86330" w14:textId="77777777" w:rsidR="00E517C6" w:rsidRDefault="00086D60">
            <w:pPr>
              <w:pStyle w:val="Code"/>
            </w:pPr>
            <w:r>
              <w:t>update_</w:t>
            </w:r>
            <w:proofErr w:type="gramStart"/>
            <w:r>
              <w:t>state(</w:t>
            </w:r>
            <w:proofErr w:type="gramEnd"/>
          </w:p>
          <w:p w14:paraId="1B022353" w14:textId="77777777" w:rsidR="00E517C6" w:rsidRDefault="00086D60">
            <w:pPr>
              <w:pStyle w:val="Code"/>
            </w:pPr>
            <w:r>
              <w:t xml:space="preserve">    order: Order,</w:t>
            </w:r>
          </w:p>
          <w:p w14:paraId="3C11D66F" w14:textId="77777777" w:rsidR="00E517C6" w:rsidRDefault="00086D60">
            <w:pPr>
              <w:pStyle w:val="Code"/>
            </w:pPr>
            <w:r>
              <w:t xml:space="preserve">    state: string</w:t>
            </w:r>
          </w:p>
          <w:p w14:paraId="135C2B68" w14:textId="77777777" w:rsidR="00E517C6" w:rsidRDefault="00086D60">
            <w:pPr>
              <w:pStyle w:val="Code"/>
            </w:pPr>
            <w:r>
              <w:t>): void</w:t>
            </w:r>
          </w:p>
        </w:tc>
        <w:tc>
          <w:tcPr>
            <w:tcW w:w="4766"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1F9E868" w14:textId="77777777" w:rsidR="00E517C6" w:rsidRDefault="00086D60">
            <w:pPr>
              <w:pStyle w:val="TableContents"/>
            </w:pPr>
            <w:r>
              <w:t>Cập nhật trạng thái cho một đơn hàng</w:t>
            </w:r>
          </w:p>
        </w:tc>
        <w:tc>
          <w:tcPr>
            <w:tcW w:w="1184"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B55BD63" w14:textId="77777777" w:rsidR="00E517C6" w:rsidRDefault="00086D60">
            <w:pPr>
              <w:pStyle w:val="TableContents"/>
            </w:pPr>
            <w:r>
              <w:t>Public</w:t>
            </w:r>
          </w:p>
        </w:tc>
      </w:tr>
      <w:tr w:rsidR="00E517C6" w14:paraId="6D0090E3" w14:textId="77777777">
        <w:trPr>
          <w:trHeight w:val="283"/>
        </w:trPr>
        <w:tc>
          <w:tcPr>
            <w:tcW w:w="3688" w:type="dxa"/>
            <w:tcBorders>
              <w:left w:val="single" w:sz="2" w:space="0" w:color="000000"/>
              <w:bottom w:val="single" w:sz="2" w:space="0" w:color="000000"/>
            </w:tcBorders>
            <w:tcMar>
              <w:top w:w="144" w:type="dxa"/>
              <w:left w:w="144" w:type="dxa"/>
              <w:bottom w:w="144" w:type="dxa"/>
              <w:right w:w="144" w:type="dxa"/>
            </w:tcMar>
          </w:tcPr>
          <w:p w14:paraId="3A80F55F" w14:textId="77777777" w:rsidR="00E517C6" w:rsidRDefault="00086D60">
            <w:pPr>
              <w:pStyle w:val="Code"/>
            </w:pPr>
            <w:proofErr w:type="gramStart"/>
            <w:r>
              <w:t>filter(</w:t>
            </w:r>
            <w:proofErr w:type="gramEnd"/>
          </w:p>
          <w:p w14:paraId="00520932" w14:textId="77777777" w:rsidR="00E517C6" w:rsidRDefault="00086D60">
            <w:pPr>
              <w:pStyle w:val="Code"/>
            </w:pPr>
            <w:r>
              <w:t xml:space="preserve">    mod: string,</w:t>
            </w:r>
          </w:p>
          <w:p w14:paraId="663761CF" w14:textId="77777777" w:rsidR="00E517C6" w:rsidRDefault="00086D60">
            <w:pPr>
              <w:pStyle w:val="Code"/>
            </w:pPr>
            <w:r>
              <w:t xml:space="preserve">    args: list&lt;string&gt;</w:t>
            </w:r>
          </w:p>
          <w:p w14:paraId="75B02733" w14:textId="77777777" w:rsidR="00E517C6" w:rsidRDefault="00086D60">
            <w:pPr>
              <w:pStyle w:val="Code"/>
            </w:pPr>
            <w:r>
              <w:t>): list&lt;Order&gt;</w:t>
            </w:r>
          </w:p>
        </w:tc>
        <w:tc>
          <w:tcPr>
            <w:tcW w:w="4766" w:type="dxa"/>
            <w:tcBorders>
              <w:left w:val="single" w:sz="2" w:space="0" w:color="000000"/>
              <w:bottom w:val="single" w:sz="2" w:space="0" w:color="000000"/>
            </w:tcBorders>
            <w:tcMar>
              <w:top w:w="144" w:type="dxa"/>
              <w:left w:w="144" w:type="dxa"/>
              <w:bottom w:w="144" w:type="dxa"/>
              <w:right w:w="144" w:type="dxa"/>
            </w:tcMar>
          </w:tcPr>
          <w:p w14:paraId="01DCD86D" w14:textId="77777777" w:rsidR="00E517C6" w:rsidRDefault="00086D60">
            <w:pPr>
              <w:pStyle w:val="TableContents"/>
            </w:pPr>
            <w:r>
              <w:t>Lọc danh sách đơn hàng theo mode</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0677BAF" w14:textId="77777777" w:rsidR="00E517C6" w:rsidRDefault="00086D60">
            <w:pPr>
              <w:pStyle w:val="TableContents"/>
            </w:pPr>
            <w:r>
              <w:t>Public</w:t>
            </w:r>
          </w:p>
        </w:tc>
      </w:tr>
      <w:tr w:rsidR="00E517C6" w14:paraId="6DFF1AA6" w14:textId="77777777">
        <w:trPr>
          <w:trHeight w:val="283"/>
        </w:trPr>
        <w:tc>
          <w:tcPr>
            <w:tcW w:w="3688" w:type="dxa"/>
            <w:tcBorders>
              <w:left w:val="single" w:sz="2" w:space="0" w:color="000000"/>
              <w:bottom w:val="single" w:sz="2" w:space="0" w:color="000000"/>
            </w:tcBorders>
            <w:tcMar>
              <w:top w:w="144" w:type="dxa"/>
              <w:left w:w="144" w:type="dxa"/>
              <w:bottom w:w="144" w:type="dxa"/>
              <w:right w:w="144" w:type="dxa"/>
            </w:tcMar>
          </w:tcPr>
          <w:p w14:paraId="49C33AAB" w14:textId="77777777" w:rsidR="00E517C6" w:rsidRDefault="00086D60">
            <w:pPr>
              <w:pStyle w:val="Code"/>
            </w:pPr>
            <w:proofErr w:type="gramStart"/>
            <w:r>
              <w:t>showDetails(</w:t>
            </w:r>
            <w:proofErr w:type="gramEnd"/>
          </w:p>
          <w:p w14:paraId="61AE82AB" w14:textId="77777777" w:rsidR="00E517C6" w:rsidRDefault="00086D60">
            <w:pPr>
              <w:pStyle w:val="Code"/>
            </w:pPr>
            <w:r>
              <w:t xml:space="preserve">    order: Order</w:t>
            </w:r>
          </w:p>
          <w:p w14:paraId="7ED7BE12" w14:textId="77777777" w:rsidR="00E517C6" w:rsidRDefault="00086D60">
            <w:pPr>
              <w:pStyle w:val="Code"/>
            </w:pPr>
            <w:r>
              <w:t>): void</w:t>
            </w:r>
          </w:p>
        </w:tc>
        <w:tc>
          <w:tcPr>
            <w:tcW w:w="4766" w:type="dxa"/>
            <w:tcBorders>
              <w:left w:val="single" w:sz="2" w:space="0" w:color="000000"/>
              <w:bottom w:val="single" w:sz="2" w:space="0" w:color="000000"/>
            </w:tcBorders>
            <w:tcMar>
              <w:top w:w="144" w:type="dxa"/>
              <w:left w:w="144" w:type="dxa"/>
              <w:bottom w:w="144" w:type="dxa"/>
              <w:right w:w="144" w:type="dxa"/>
            </w:tcMar>
          </w:tcPr>
          <w:p w14:paraId="35A3C495" w14:textId="77777777" w:rsidR="00E517C6" w:rsidRDefault="00086D60">
            <w:pPr>
              <w:pStyle w:val="TableContents"/>
            </w:pPr>
            <w:r>
              <w:t>Tạo và hiển thị view “W_Xem chi tiết đơn hàng đang chờ” từ một đơn hàng</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6B94E56" w14:textId="77777777" w:rsidR="00E517C6" w:rsidRDefault="00086D60">
            <w:pPr>
              <w:pStyle w:val="TableContents"/>
            </w:pPr>
            <w:r>
              <w:t>Public</w:t>
            </w:r>
          </w:p>
        </w:tc>
      </w:tr>
      <w:tr w:rsidR="00E517C6" w14:paraId="6842EC8B" w14:textId="77777777">
        <w:trPr>
          <w:trHeight w:val="283"/>
        </w:trPr>
        <w:tc>
          <w:tcPr>
            <w:tcW w:w="3688" w:type="dxa"/>
            <w:tcBorders>
              <w:left w:val="single" w:sz="2" w:space="0" w:color="000000"/>
              <w:bottom w:val="single" w:sz="2" w:space="0" w:color="000000"/>
            </w:tcBorders>
            <w:tcMar>
              <w:top w:w="144" w:type="dxa"/>
              <w:left w:w="144" w:type="dxa"/>
              <w:bottom w:w="144" w:type="dxa"/>
              <w:right w:w="144" w:type="dxa"/>
            </w:tcMar>
          </w:tcPr>
          <w:p w14:paraId="6EAE313C" w14:textId="77777777" w:rsidR="00E517C6" w:rsidRDefault="00086D60">
            <w:pPr>
              <w:pStyle w:val="Code"/>
            </w:pPr>
            <w:proofErr w:type="gramStart"/>
            <w:r>
              <w:t>export(</w:t>
            </w:r>
            <w:proofErr w:type="gramEnd"/>
          </w:p>
          <w:p w14:paraId="2BA3D065" w14:textId="77777777" w:rsidR="00E517C6" w:rsidRDefault="00086D60">
            <w:pPr>
              <w:pStyle w:val="Code"/>
            </w:pPr>
            <w:r>
              <w:t xml:space="preserve">    order: Order</w:t>
            </w:r>
          </w:p>
          <w:p w14:paraId="467E876F" w14:textId="77777777" w:rsidR="00E517C6" w:rsidRDefault="00086D60">
            <w:pPr>
              <w:pStyle w:val="Code"/>
            </w:pPr>
            <w:r>
              <w:t>): void</w:t>
            </w:r>
          </w:p>
        </w:tc>
        <w:tc>
          <w:tcPr>
            <w:tcW w:w="4766" w:type="dxa"/>
            <w:tcBorders>
              <w:left w:val="single" w:sz="2" w:space="0" w:color="000000"/>
              <w:bottom w:val="single" w:sz="2" w:space="0" w:color="000000"/>
            </w:tcBorders>
            <w:tcMar>
              <w:top w:w="144" w:type="dxa"/>
              <w:left w:w="144" w:type="dxa"/>
              <w:bottom w:w="144" w:type="dxa"/>
              <w:right w:w="144" w:type="dxa"/>
            </w:tcMar>
          </w:tcPr>
          <w:p w14:paraId="7F1E97DE" w14:textId="77777777" w:rsidR="00E517C6" w:rsidRDefault="00086D60">
            <w:pPr>
              <w:pStyle w:val="TableContents"/>
            </w:pPr>
            <w:r>
              <w:t>In hóa đơn cho một đơn hàng</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3B52B17" w14:textId="77777777" w:rsidR="00E517C6" w:rsidRDefault="00086D60">
            <w:pPr>
              <w:pStyle w:val="TableContents"/>
            </w:pPr>
            <w:r>
              <w:t>Public</w:t>
            </w:r>
          </w:p>
        </w:tc>
      </w:tr>
    </w:tbl>
    <w:p w14:paraId="6A796C81" w14:textId="77777777" w:rsidR="00E517C6" w:rsidRDefault="00086D60">
      <w:pPr>
        <w:pStyle w:val="Bng"/>
        <w:jc w:val="center"/>
      </w:pPr>
      <w:r>
        <w:t>Bảng 34: Thiết kế chi tiết lớp "ĐK_Đơn hàng"</w:t>
      </w:r>
    </w:p>
    <w:p w14:paraId="4F44932A" w14:textId="77777777" w:rsidR="00E517C6" w:rsidRDefault="00086D60">
      <w:pPr>
        <w:pStyle w:val="Heading3"/>
      </w:pPr>
      <w:r>
        <w:t>Chi tiết các lớp trong gói Models</w:t>
      </w:r>
    </w:p>
    <w:tbl>
      <w:tblPr>
        <w:tblW w:w="9638" w:type="dxa"/>
        <w:tblInd w:w="-1" w:type="dxa"/>
        <w:tblLayout w:type="fixed"/>
        <w:tblCellMar>
          <w:left w:w="10" w:type="dxa"/>
          <w:right w:w="10" w:type="dxa"/>
        </w:tblCellMar>
        <w:tblLook w:val="0000" w:firstRow="0" w:lastRow="0" w:firstColumn="0" w:lastColumn="0" w:noHBand="0" w:noVBand="0"/>
      </w:tblPr>
      <w:tblGrid>
        <w:gridCol w:w="4050"/>
        <w:gridCol w:w="4404"/>
        <w:gridCol w:w="1184"/>
      </w:tblGrid>
      <w:tr w:rsidR="00E517C6" w14:paraId="52269529"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4CE873B" w14:textId="77777777" w:rsidR="00E517C6" w:rsidRDefault="00086D60">
            <w:pPr>
              <w:pStyle w:val="Table"/>
              <w:jc w:val="center"/>
              <w:rPr>
                <w:b/>
                <w:bCs/>
                <w:i w:val="0"/>
                <w:iCs w:val="0"/>
              </w:rPr>
            </w:pPr>
            <w:r>
              <w:rPr>
                <w:b/>
                <w:bCs/>
                <w:i w:val="0"/>
                <w:iCs w:val="0"/>
              </w:rPr>
              <w:t>Nhà hàng (Restaurant)</w:t>
            </w:r>
          </w:p>
        </w:tc>
      </w:tr>
      <w:tr w:rsidR="00E517C6" w14:paraId="69E422E8"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2D351E9C" w14:textId="77777777" w:rsidR="00E517C6" w:rsidRDefault="00086D60">
            <w:pPr>
              <w:pStyle w:val="TableContents"/>
              <w:rPr>
                <w:i/>
                <w:iCs/>
              </w:rPr>
            </w:pPr>
            <w:r>
              <w:rPr>
                <w:i/>
                <w:iCs/>
              </w:rPr>
              <w:lastRenderedPageBreak/>
              <w:t>Mô tả: Đây là lớp kết tập các lớp thực thể khác trong hệ thống. Nó bao gồm các danh sách lưu trữ các đối tượng thực thể khác nhau. Các thao tác thực hiện trên một đối tượng thực thể sẽ tác động tới phần tử tương ứng trong danh sách này.</w:t>
            </w:r>
          </w:p>
        </w:tc>
      </w:tr>
      <w:tr w:rsidR="00E517C6" w14:paraId="4AA55A66" w14:textId="77777777">
        <w:tc>
          <w:tcPr>
            <w:tcW w:w="4050" w:type="dxa"/>
            <w:tcBorders>
              <w:left w:val="single" w:sz="2" w:space="0" w:color="000000"/>
              <w:bottom w:val="single" w:sz="2" w:space="0" w:color="000000"/>
            </w:tcBorders>
            <w:tcMar>
              <w:top w:w="144" w:type="dxa"/>
              <w:left w:w="144" w:type="dxa"/>
              <w:bottom w:w="144" w:type="dxa"/>
              <w:right w:w="144" w:type="dxa"/>
            </w:tcMar>
          </w:tcPr>
          <w:p w14:paraId="701C0F1F" w14:textId="77777777" w:rsidR="00E517C6" w:rsidRDefault="00086D60">
            <w:pPr>
              <w:pStyle w:val="TableContents"/>
              <w:jc w:val="center"/>
              <w:rPr>
                <w:b/>
                <w:bCs/>
                <w:sz w:val="22"/>
                <w:szCs w:val="22"/>
              </w:rPr>
            </w:pPr>
            <w:r>
              <w:rPr>
                <w:b/>
                <w:bCs/>
                <w:sz w:val="22"/>
                <w:szCs w:val="22"/>
              </w:rPr>
              <w:t>Tên thuộc tính/phương thức</w:t>
            </w:r>
          </w:p>
        </w:tc>
        <w:tc>
          <w:tcPr>
            <w:tcW w:w="4404" w:type="dxa"/>
            <w:tcBorders>
              <w:left w:val="single" w:sz="2" w:space="0" w:color="000000"/>
              <w:bottom w:val="single" w:sz="2" w:space="0" w:color="000000"/>
            </w:tcBorders>
            <w:tcMar>
              <w:top w:w="144" w:type="dxa"/>
              <w:left w:w="144" w:type="dxa"/>
              <w:bottom w:w="144" w:type="dxa"/>
              <w:right w:w="144" w:type="dxa"/>
            </w:tcMar>
          </w:tcPr>
          <w:p w14:paraId="7F7D073A" w14:textId="77777777" w:rsidR="00E517C6" w:rsidRDefault="00086D60">
            <w:pPr>
              <w:pStyle w:val="TableContents"/>
              <w:jc w:val="center"/>
              <w:rPr>
                <w:b/>
                <w:bCs/>
                <w:sz w:val="22"/>
                <w:szCs w:val="22"/>
              </w:rPr>
            </w:pPr>
            <w:r>
              <w:rPr>
                <w:b/>
                <w:bCs/>
                <w:sz w:val="22"/>
                <w:szCs w:val="22"/>
              </w:rPr>
              <w:t>Mô tả thuộc tính/phương thức</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A8B3CB8" w14:textId="77777777" w:rsidR="00E517C6" w:rsidRDefault="00086D60">
            <w:pPr>
              <w:pStyle w:val="TableContents"/>
              <w:jc w:val="center"/>
              <w:rPr>
                <w:b/>
                <w:bCs/>
                <w:sz w:val="22"/>
                <w:szCs w:val="22"/>
              </w:rPr>
            </w:pPr>
            <w:r>
              <w:rPr>
                <w:b/>
                <w:bCs/>
                <w:sz w:val="22"/>
                <w:szCs w:val="22"/>
              </w:rPr>
              <w:t>Phạm vi truy cập</w:t>
            </w:r>
          </w:p>
        </w:tc>
      </w:tr>
      <w:tr w:rsidR="00E517C6" w14:paraId="0A6CE2E6" w14:textId="77777777">
        <w:trPr>
          <w:trHeight w:val="283"/>
        </w:trPr>
        <w:tc>
          <w:tcPr>
            <w:tcW w:w="4050" w:type="dxa"/>
            <w:tcBorders>
              <w:left w:val="single" w:sz="2" w:space="0" w:color="000000"/>
              <w:bottom w:val="single" w:sz="2" w:space="0" w:color="000000"/>
            </w:tcBorders>
            <w:tcMar>
              <w:top w:w="144" w:type="dxa"/>
              <w:left w:w="144" w:type="dxa"/>
              <w:bottom w:w="144" w:type="dxa"/>
              <w:right w:w="144" w:type="dxa"/>
            </w:tcMar>
          </w:tcPr>
          <w:p w14:paraId="4489E920" w14:textId="77777777" w:rsidR="00E517C6" w:rsidRDefault="00086D60">
            <w:pPr>
              <w:pStyle w:val="Code"/>
            </w:pPr>
            <w:r>
              <w:t>address: string</w:t>
            </w:r>
          </w:p>
        </w:tc>
        <w:tc>
          <w:tcPr>
            <w:tcW w:w="4404" w:type="dxa"/>
            <w:tcBorders>
              <w:left w:val="single" w:sz="2" w:space="0" w:color="000000"/>
              <w:bottom w:val="single" w:sz="2" w:space="0" w:color="000000"/>
            </w:tcBorders>
            <w:tcMar>
              <w:top w:w="144" w:type="dxa"/>
              <w:left w:w="144" w:type="dxa"/>
              <w:bottom w:w="144" w:type="dxa"/>
              <w:right w:w="144" w:type="dxa"/>
            </w:tcMar>
          </w:tcPr>
          <w:p w14:paraId="79C143F1" w14:textId="77777777" w:rsidR="00E517C6" w:rsidRDefault="00086D60">
            <w:pPr>
              <w:pStyle w:val="TableContents"/>
            </w:pPr>
            <w:r>
              <w:t>Địa chỉ cửa hàng</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6587428" w14:textId="77777777" w:rsidR="00E517C6" w:rsidRDefault="00086D60">
            <w:pPr>
              <w:pStyle w:val="TableContents"/>
            </w:pPr>
            <w:r>
              <w:t>Public</w:t>
            </w:r>
          </w:p>
        </w:tc>
      </w:tr>
      <w:tr w:rsidR="00E517C6" w14:paraId="529A87CC" w14:textId="77777777">
        <w:trPr>
          <w:trHeight w:val="283"/>
        </w:trPr>
        <w:tc>
          <w:tcPr>
            <w:tcW w:w="4050" w:type="dxa"/>
            <w:tcBorders>
              <w:left w:val="single" w:sz="2" w:space="0" w:color="000000"/>
              <w:bottom w:val="single" w:sz="2" w:space="0" w:color="000000"/>
            </w:tcBorders>
            <w:tcMar>
              <w:top w:w="144" w:type="dxa"/>
              <w:left w:w="144" w:type="dxa"/>
              <w:bottom w:w="144" w:type="dxa"/>
              <w:right w:w="144" w:type="dxa"/>
            </w:tcMar>
          </w:tcPr>
          <w:p w14:paraId="0E494628" w14:textId="77777777" w:rsidR="00E517C6" w:rsidRDefault="00086D60">
            <w:pPr>
              <w:pStyle w:val="Code"/>
            </w:pPr>
            <w:r>
              <w:t>contact_number: string</w:t>
            </w:r>
          </w:p>
        </w:tc>
        <w:tc>
          <w:tcPr>
            <w:tcW w:w="4404" w:type="dxa"/>
            <w:tcBorders>
              <w:left w:val="single" w:sz="2" w:space="0" w:color="000000"/>
              <w:bottom w:val="single" w:sz="2" w:space="0" w:color="000000"/>
            </w:tcBorders>
            <w:tcMar>
              <w:top w:w="144" w:type="dxa"/>
              <w:left w:w="144" w:type="dxa"/>
              <w:bottom w:w="144" w:type="dxa"/>
              <w:right w:w="144" w:type="dxa"/>
            </w:tcMar>
          </w:tcPr>
          <w:p w14:paraId="2C1533A4" w14:textId="77777777" w:rsidR="00E517C6" w:rsidRDefault="00086D60">
            <w:pPr>
              <w:pStyle w:val="TableContents"/>
            </w:pPr>
            <w:r>
              <w:t>Số điện thoại liên hệ</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46ADC84" w14:textId="77777777" w:rsidR="00E517C6" w:rsidRDefault="00086D60">
            <w:pPr>
              <w:pStyle w:val="TableContents"/>
            </w:pPr>
            <w:r>
              <w:t>Public</w:t>
            </w:r>
          </w:p>
        </w:tc>
      </w:tr>
      <w:tr w:rsidR="00E517C6" w14:paraId="542B70E8" w14:textId="77777777">
        <w:tc>
          <w:tcPr>
            <w:tcW w:w="4050" w:type="dxa"/>
            <w:tcBorders>
              <w:left w:val="single" w:sz="2" w:space="0" w:color="000000"/>
              <w:bottom w:val="single" w:sz="2" w:space="0" w:color="000000"/>
            </w:tcBorders>
            <w:tcMar>
              <w:top w:w="144" w:type="dxa"/>
              <w:left w:w="144" w:type="dxa"/>
              <w:bottom w:w="144" w:type="dxa"/>
              <w:right w:w="144" w:type="dxa"/>
            </w:tcMar>
          </w:tcPr>
          <w:p w14:paraId="0D5880C4" w14:textId="77777777" w:rsidR="00E517C6" w:rsidRDefault="00086D60">
            <w:pPr>
              <w:pStyle w:val="Code"/>
            </w:pPr>
            <w:r>
              <w:t>accounts: list&lt;Account&gt;</w:t>
            </w:r>
          </w:p>
        </w:tc>
        <w:tc>
          <w:tcPr>
            <w:tcW w:w="4404" w:type="dxa"/>
            <w:tcBorders>
              <w:left w:val="single" w:sz="2" w:space="0" w:color="000000"/>
              <w:bottom w:val="single" w:sz="2" w:space="0" w:color="000000"/>
            </w:tcBorders>
            <w:tcMar>
              <w:top w:w="144" w:type="dxa"/>
              <w:left w:w="144" w:type="dxa"/>
              <w:bottom w:w="144" w:type="dxa"/>
              <w:right w:w="144" w:type="dxa"/>
            </w:tcMar>
          </w:tcPr>
          <w:p w14:paraId="1750A903" w14:textId="77777777" w:rsidR="00E517C6" w:rsidRDefault="00086D60">
            <w:pPr>
              <w:pStyle w:val="TableContents"/>
            </w:pPr>
            <w:r>
              <w:t>Danh sách tài khoản</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C708859" w14:textId="77777777" w:rsidR="00E517C6" w:rsidRDefault="00086D60">
            <w:pPr>
              <w:pStyle w:val="TableContents"/>
            </w:pPr>
            <w:r>
              <w:t>Public</w:t>
            </w:r>
          </w:p>
        </w:tc>
      </w:tr>
      <w:tr w:rsidR="00E517C6" w14:paraId="0C6C6945" w14:textId="77777777">
        <w:trPr>
          <w:trHeight w:val="283"/>
        </w:trPr>
        <w:tc>
          <w:tcPr>
            <w:tcW w:w="4050"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197656D" w14:textId="77777777" w:rsidR="00E517C6" w:rsidRDefault="00086D60">
            <w:pPr>
              <w:pStyle w:val="Code"/>
            </w:pPr>
            <w:r>
              <w:t>orders: list&lt;Order&gt;</w:t>
            </w:r>
          </w:p>
        </w:tc>
        <w:tc>
          <w:tcPr>
            <w:tcW w:w="4404"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81AC4B7" w14:textId="77777777" w:rsidR="00E517C6" w:rsidRDefault="00086D60">
            <w:pPr>
              <w:pStyle w:val="TableContents"/>
            </w:pPr>
            <w:r>
              <w:t>Danh sách đơn hàng</w:t>
            </w:r>
          </w:p>
        </w:tc>
        <w:tc>
          <w:tcPr>
            <w:tcW w:w="1184"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5F96A36" w14:textId="77777777" w:rsidR="00E517C6" w:rsidRDefault="00086D60">
            <w:pPr>
              <w:pStyle w:val="TableContents"/>
            </w:pPr>
            <w:r>
              <w:t>Public</w:t>
            </w:r>
          </w:p>
        </w:tc>
      </w:tr>
      <w:tr w:rsidR="00E517C6" w14:paraId="03003A0A" w14:textId="77777777">
        <w:trPr>
          <w:trHeight w:val="283"/>
        </w:trPr>
        <w:tc>
          <w:tcPr>
            <w:tcW w:w="4050" w:type="dxa"/>
            <w:tcBorders>
              <w:left w:val="single" w:sz="2" w:space="0" w:color="000000"/>
              <w:bottom w:val="single" w:sz="2" w:space="0" w:color="000000"/>
            </w:tcBorders>
            <w:tcMar>
              <w:top w:w="144" w:type="dxa"/>
              <w:left w:w="144" w:type="dxa"/>
              <w:bottom w:w="144" w:type="dxa"/>
              <w:right w:w="144" w:type="dxa"/>
            </w:tcMar>
          </w:tcPr>
          <w:p w14:paraId="360F32C4" w14:textId="77777777" w:rsidR="00E517C6" w:rsidRDefault="00086D60">
            <w:pPr>
              <w:pStyle w:val="Code"/>
            </w:pPr>
            <w:r>
              <w:t>product_types: list&lt;Product_Type&gt;</w:t>
            </w:r>
          </w:p>
        </w:tc>
        <w:tc>
          <w:tcPr>
            <w:tcW w:w="4404" w:type="dxa"/>
            <w:tcBorders>
              <w:left w:val="single" w:sz="2" w:space="0" w:color="000000"/>
              <w:bottom w:val="single" w:sz="2" w:space="0" w:color="000000"/>
            </w:tcBorders>
            <w:tcMar>
              <w:top w:w="144" w:type="dxa"/>
              <w:left w:w="144" w:type="dxa"/>
              <w:bottom w:w="144" w:type="dxa"/>
              <w:right w:w="144" w:type="dxa"/>
            </w:tcMar>
          </w:tcPr>
          <w:p w14:paraId="001B539C" w14:textId="77777777" w:rsidR="00E517C6" w:rsidRDefault="00086D60">
            <w:pPr>
              <w:pStyle w:val="TableContents"/>
            </w:pPr>
            <w:r>
              <w:t>Danh sách loại sản phẩm</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363494F" w14:textId="77777777" w:rsidR="00E517C6" w:rsidRDefault="00086D60">
            <w:pPr>
              <w:pStyle w:val="TableContents"/>
            </w:pPr>
            <w:r>
              <w:t>Public</w:t>
            </w:r>
          </w:p>
        </w:tc>
      </w:tr>
      <w:tr w:rsidR="00E517C6" w14:paraId="19ABA3BB" w14:textId="77777777">
        <w:trPr>
          <w:trHeight w:val="283"/>
        </w:trPr>
        <w:tc>
          <w:tcPr>
            <w:tcW w:w="4050" w:type="dxa"/>
            <w:tcBorders>
              <w:left w:val="single" w:sz="2" w:space="0" w:color="000000"/>
              <w:bottom w:val="single" w:sz="2" w:space="0" w:color="000000"/>
            </w:tcBorders>
            <w:tcMar>
              <w:top w:w="144" w:type="dxa"/>
              <w:left w:w="144" w:type="dxa"/>
              <w:bottom w:w="144" w:type="dxa"/>
              <w:right w:w="144" w:type="dxa"/>
            </w:tcMar>
          </w:tcPr>
          <w:p w14:paraId="3ABF476F" w14:textId="77777777" w:rsidR="00E517C6" w:rsidRDefault="00086D60">
            <w:pPr>
              <w:pStyle w:val="Code"/>
            </w:pPr>
            <w:r>
              <w:t>products: list&lt;Product&gt;</w:t>
            </w:r>
          </w:p>
        </w:tc>
        <w:tc>
          <w:tcPr>
            <w:tcW w:w="4404" w:type="dxa"/>
            <w:tcBorders>
              <w:left w:val="single" w:sz="2" w:space="0" w:color="000000"/>
              <w:bottom w:val="single" w:sz="2" w:space="0" w:color="000000"/>
            </w:tcBorders>
            <w:tcMar>
              <w:top w:w="144" w:type="dxa"/>
              <w:left w:w="144" w:type="dxa"/>
              <w:bottom w:w="144" w:type="dxa"/>
              <w:right w:w="144" w:type="dxa"/>
            </w:tcMar>
          </w:tcPr>
          <w:p w14:paraId="572430D6" w14:textId="77777777" w:rsidR="00E517C6" w:rsidRDefault="00086D60">
            <w:pPr>
              <w:pStyle w:val="TableContents"/>
            </w:pPr>
            <w:r>
              <w:t>Danh sách sản phẩm</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2726579" w14:textId="77777777" w:rsidR="00E517C6" w:rsidRDefault="00086D60">
            <w:pPr>
              <w:pStyle w:val="TableContents"/>
            </w:pPr>
            <w:r>
              <w:t>Public</w:t>
            </w:r>
          </w:p>
        </w:tc>
      </w:tr>
    </w:tbl>
    <w:p w14:paraId="68B50F6D" w14:textId="77777777" w:rsidR="00E517C6" w:rsidRDefault="00086D60">
      <w:pPr>
        <w:pStyle w:val="Bng"/>
        <w:jc w:val="center"/>
      </w:pPr>
      <w:r>
        <w:t>Bảng 35:  Thiết kế chi tiết lớp "Nhà hàng (Restaurant)"</w:t>
      </w:r>
    </w:p>
    <w:p w14:paraId="051DC848" w14:textId="77777777" w:rsidR="00E517C6" w:rsidRDefault="00E517C6">
      <w:pPr>
        <w:pStyle w:val="Bng"/>
      </w:pPr>
    </w:p>
    <w:p w14:paraId="6299130C" w14:textId="77777777" w:rsidR="00E517C6" w:rsidRDefault="00E517C6">
      <w:pPr>
        <w:pStyle w:val="Bng"/>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A831E2F"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57CA999" w14:textId="77777777" w:rsidR="00E517C6" w:rsidRDefault="00086D60">
            <w:pPr>
              <w:pStyle w:val="Bng"/>
              <w:jc w:val="center"/>
              <w:rPr>
                <w:b/>
                <w:bCs/>
                <w:i w:val="0"/>
                <w:iCs w:val="0"/>
              </w:rPr>
            </w:pPr>
            <w:r>
              <w:rPr>
                <w:b/>
                <w:bCs/>
                <w:i w:val="0"/>
                <w:iCs w:val="0"/>
              </w:rPr>
              <w:t>Tài khoản (Account)</w:t>
            </w:r>
          </w:p>
        </w:tc>
      </w:tr>
      <w:tr w:rsidR="00E517C6" w14:paraId="06EF9273"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329D57A" w14:textId="77777777" w:rsidR="00E517C6" w:rsidRDefault="00086D60">
            <w:pPr>
              <w:pStyle w:val="TableContents"/>
              <w:rPr>
                <w:i/>
                <w:iCs/>
              </w:rPr>
            </w:pPr>
            <w:r>
              <w:rPr>
                <w:i/>
                <w:iCs/>
              </w:rPr>
              <w:t>Mô tả: Đây là lớp thực thể lưu trữ các thông tin của một tài khoản người dùng tham gia hệ thống</w:t>
            </w:r>
          </w:p>
        </w:tc>
      </w:tr>
      <w:tr w:rsidR="00E517C6" w14:paraId="416F8172" w14:textId="77777777">
        <w:tc>
          <w:tcPr>
            <w:tcW w:w="3212" w:type="dxa"/>
            <w:tcBorders>
              <w:left w:val="single" w:sz="2" w:space="0" w:color="000000"/>
              <w:bottom w:val="single" w:sz="2" w:space="0" w:color="000000"/>
            </w:tcBorders>
            <w:tcMar>
              <w:top w:w="144" w:type="dxa"/>
              <w:left w:w="144" w:type="dxa"/>
              <w:bottom w:w="144" w:type="dxa"/>
              <w:right w:w="144" w:type="dxa"/>
            </w:tcMar>
          </w:tcPr>
          <w:p w14:paraId="2FD1F32F"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46B2EC3"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EEDBCC4" w14:textId="77777777" w:rsidR="00E517C6" w:rsidRDefault="00086D60">
            <w:pPr>
              <w:pStyle w:val="TableContents"/>
              <w:jc w:val="center"/>
              <w:rPr>
                <w:b/>
                <w:bCs/>
                <w:sz w:val="22"/>
                <w:szCs w:val="22"/>
              </w:rPr>
            </w:pPr>
            <w:r>
              <w:rPr>
                <w:b/>
                <w:bCs/>
                <w:sz w:val="22"/>
                <w:szCs w:val="22"/>
              </w:rPr>
              <w:t>Phạm vi truy cập</w:t>
            </w:r>
          </w:p>
        </w:tc>
      </w:tr>
      <w:tr w:rsidR="00E517C6" w14:paraId="5BA1D7D6" w14:textId="77777777">
        <w:tc>
          <w:tcPr>
            <w:tcW w:w="3212" w:type="dxa"/>
            <w:tcBorders>
              <w:left w:val="single" w:sz="2" w:space="0" w:color="000000"/>
              <w:bottom w:val="single" w:sz="2" w:space="0" w:color="000000"/>
            </w:tcBorders>
            <w:tcMar>
              <w:top w:w="144" w:type="dxa"/>
              <w:left w:w="144" w:type="dxa"/>
              <w:bottom w:w="144" w:type="dxa"/>
              <w:right w:w="144" w:type="dxa"/>
            </w:tcMar>
          </w:tcPr>
          <w:p w14:paraId="6DC5CEE0" w14:textId="77777777" w:rsidR="00E517C6" w:rsidRDefault="00086D60">
            <w:pPr>
              <w:pStyle w:val="Code"/>
            </w:pPr>
            <w:r>
              <w:t>username: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89E46C2" w14:textId="77777777" w:rsidR="00E517C6" w:rsidRDefault="00086D60">
            <w:pPr>
              <w:pStyle w:val="TableContents"/>
            </w:pPr>
            <w:r>
              <w:t>Tên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0D6328" w14:textId="77777777" w:rsidR="00E517C6" w:rsidRDefault="00086D60">
            <w:pPr>
              <w:pStyle w:val="TableContents"/>
              <w:spacing w:line="276" w:lineRule="auto"/>
            </w:pPr>
            <w:r>
              <w:t>Public</w:t>
            </w:r>
          </w:p>
        </w:tc>
      </w:tr>
      <w:tr w:rsidR="00E517C6" w14:paraId="7A42A4C4"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AE21291" w14:textId="77777777" w:rsidR="00E517C6" w:rsidRDefault="00086D60">
            <w:pPr>
              <w:pStyle w:val="Code"/>
            </w:pPr>
            <w:r>
              <w:t>password: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DEF3F1B" w14:textId="77777777" w:rsidR="00E517C6" w:rsidRDefault="00086D60">
            <w:pPr>
              <w:pStyle w:val="TableContents"/>
            </w:pPr>
            <w:r>
              <w:t>Mật khẩu</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E54E784" w14:textId="77777777" w:rsidR="00E517C6" w:rsidRDefault="00086D60">
            <w:pPr>
              <w:pStyle w:val="TableContents"/>
              <w:spacing w:line="276" w:lineRule="auto"/>
            </w:pPr>
            <w:r>
              <w:t>Public</w:t>
            </w:r>
          </w:p>
        </w:tc>
      </w:tr>
      <w:tr w:rsidR="00E517C6" w14:paraId="63C8F74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9B7F008" w14:textId="77777777" w:rsidR="00E517C6" w:rsidRDefault="00086D60">
            <w:pPr>
              <w:pStyle w:val="Code"/>
            </w:pPr>
            <w:r>
              <w:t>fullname: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080546C" w14:textId="77777777" w:rsidR="00E517C6" w:rsidRDefault="00086D60">
            <w:pPr>
              <w:pStyle w:val="TableContents"/>
            </w:pPr>
            <w:r>
              <w:t>Họ tên đầy đủ</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6339431" w14:textId="77777777" w:rsidR="00E517C6" w:rsidRDefault="00086D60">
            <w:pPr>
              <w:pStyle w:val="TableContents"/>
              <w:spacing w:line="276" w:lineRule="auto"/>
            </w:pPr>
            <w:r>
              <w:t>Public</w:t>
            </w:r>
          </w:p>
        </w:tc>
      </w:tr>
      <w:tr w:rsidR="00E517C6" w14:paraId="6A8C57D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FC3A368" w14:textId="77777777" w:rsidR="00E517C6" w:rsidRDefault="00086D60">
            <w:pPr>
              <w:pStyle w:val="Code"/>
            </w:pPr>
            <w:r>
              <w:t>email: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F60983B" w14:textId="77777777" w:rsidR="00E517C6" w:rsidRDefault="00086D60">
            <w:pPr>
              <w:pStyle w:val="TableContents"/>
            </w:pPr>
            <w:r>
              <w:t>Địa chỉ email</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7BD0C44" w14:textId="77777777" w:rsidR="00E517C6" w:rsidRDefault="00086D60">
            <w:pPr>
              <w:pStyle w:val="TableContents"/>
              <w:spacing w:line="276" w:lineRule="auto"/>
            </w:pPr>
            <w:r>
              <w:t>Public</w:t>
            </w:r>
          </w:p>
        </w:tc>
      </w:tr>
      <w:tr w:rsidR="00E517C6" w14:paraId="25F10ED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5134D85" w14:textId="77777777" w:rsidR="00E517C6" w:rsidRDefault="00086D60">
            <w:pPr>
              <w:pStyle w:val="Code"/>
            </w:pPr>
            <w:proofErr w:type="gramStart"/>
            <w:r>
              <w:t>phone:string</w:t>
            </w:r>
            <w:proofErr w:type="gramEnd"/>
          </w:p>
        </w:tc>
        <w:tc>
          <w:tcPr>
            <w:tcW w:w="5243" w:type="dxa"/>
            <w:tcBorders>
              <w:left w:val="single" w:sz="2" w:space="0" w:color="000000"/>
              <w:bottom w:val="single" w:sz="2" w:space="0" w:color="000000"/>
            </w:tcBorders>
            <w:tcMar>
              <w:top w:w="144" w:type="dxa"/>
              <w:left w:w="144" w:type="dxa"/>
              <w:bottom w:w="144" w:type="dxa"/>
              <w:right w:w="144" w:type="dxa"/>
            </w:tcMar>
          </w:tcPr>
          <w:p w14:paraId="70919C70" w14:textId="77777777" w:rsidR="00E517C6" w:rsidRDefault="00086D60">
            <w:pPr>
              <w:pStyle w:val="TableContents"/>
            </w:pPr>
            <w:r>
              <w:t>Số điện thoại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D2B6C93" w14:textId="77777777" w:rsidR="00E517C6" w:rsidRDefault="00086D60">
            <w:pPr>
              <w:pStyle w:val="TableContents"/>
              <w:spacing w:line="276" w:lineRule="auto"/>
            </w:pPr>
            <w:r>
              <w:t>Public</w:t>
            </w:r>
          </w:p>
        </w:tc>
      </w:tr>
      <w:tr w:rsidR="00E517C6" w14:paraId="3B0F9978"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BD3BE07" w14:textId="77777777" w:rsidR="00E517C6" w:rsidRDefault="00086D60">
            <w:pPr>
              <w:pStyle w:val="Code"/>
            </w:pPr>
            <w:r>
              <w:t>online: bool</w:t>
            </w:r>
          </w:p>
        </w:tc>
        <w:tc>
          <w:tcPr>
            <w:tcW w:w="5243" w:type="dxa"/>
            <w:tcBorders>
              <w:left w:val="single" w:sz="2" w:space="0" w:color="000000"/>
              <w:bottom w:val="single" w:sz="2" w:space="0" w:color="000000"/>
            </w:tcBorders>
            <w:tcMar>
              <w:top w:w="144" w:type="dxa"/>
              <w:left w:w="144" w:type="dxa"/>
              <w:bottom w:w="144" w:type="dxa"/>
              <w:right w:w="144" w:type="dxa"/>
            </w:tcMar>
          </w:tcPr>
          <w:p w14:paraId="752DDD8B" w14:textId="77777777" w:rsidR="00E517C6" w:rsidRDefault="00086D60">
            <w:pPr>
              <w:pStyle w:val="TableContents"/>
            </w:pPr>
            <w:r>
              <w:t>Trạng thái trực tuyến của người dùng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B9916E0" w14:textId="77777777" w:rsidR="00E517C6" w:rsidRDefault="00086D60">
            <w:pPr>
              <w:pStyle w:val="TableContents"/>
              <w:spacing w:line="276" w:lineRule="auto"/>
            </w:pPr>
            <w:r>
              <w:t>Public</w:t>
            </w:r>
          </w:p>
        </w:tc>
      </w:tr>
      <w:tr w:rsidR="00E517C6" w14:paraId="25886F7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07F6171" w14:textId="77777777" w:rsidR="00E517C6" w:rsidRDefault="00086D60">
            <w:pPr>
              <w:pStyle w:val="Code"/>
            </w:pPr>
            <w:r>
              <w:t>lock_state: LockState</w:t>
            </w:r>
          </w:p>
        </w:tc>
        <w:tc>
          <w:tcPr>
            <w:tcW w:w="5243" w:type="dxa"/>
            <w:tcBorders>
              <w:left w:val="single" w:sz="2" w:space="0" w:color="000000"/>
              <w:bottom w:val="single" w:sz="2" w:space="0" w:color="000000"/>
            </w:tcBorders>
            <w:tcMar>
              <w:top w:w="144" w:type="dxa"/>
              <w:left w:w="144" w:type="dxa"/>
              <w:bottom w:w="144" w:type="dxa"/>
              <w:right w:w="144" w:type="dxa"/>
            </w:tcMar>
          </w:tcPr>
          <w:p w14:paraId="11CA0585" w14:textId="77777777" w:rsidR="00E517C6" w:rsidRDefault="00086D60">
            <w:pPr>
              <w:pStyle w:val="TableContents"/>
            </w:pPr>
            <w:r>
              <w:t>Trạng thái khóa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E426E26" w14:textId="77777777" w:rsidR="00E517C6" w:rsidRDefault="00086D60">
            <w:pPr>
              <w:pStyle w:val="TableContents"/>
              <w:spacing w:line="276" w:lineRule="auto"/>
            </w:pPr>
            <w:r>
              <w:t>Public</w:t>
            </w:r>
          </w:p>
        </w:tc>
      </w:tr>
      <w:tr w:rsidR="00E517C6" w14:paraId="6568DA7A"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E27E809" w14:textId="77777777" w:rsidR="00E517C6" w:rsidRDefault="00086D60">
            <w:pPr>
              <w:pStyle w:val="Code"/>
            </w:pPr>
            <w:r>
              <w:t>role: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BFDA4FE" w14:textId="77777777" w:rsidR="00E517C6" w:rsidRDefault="00086D60">
            <w:pPr>
              <w:pStyle w:val="TableContents"/>
            </w:pPr>
            <w:r>
              <w:t>Quyền truy cập của tài khoản đối với hệ thống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CAF8AB4" w14:textId="77777777" w:rsidR="00E517C6" w:rsidRDefault="00086D60">
            <w:pPr>
              <w:pStyle w:val="TableContents"/>
              <w:spacing w:line="276" w:lineRule="auto"/>
            </w:pPr>
            <w:r>
              <w:t>Public</w:t>
            </w:r>
          </w:p>
        </w:tc>
      </w:tr>
      <w:tr w:rsidR="00E517C6" w14:paraId="34430123"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2927847" w14:textId="77777777" w:rsidR="00E517C6" w:rsidRDefault="00086D60">
            <w:pPr>
              <w:pStyle w:val="Code"/>
            </w:pPr>
            <w:r>
              <w:t>likes: list&lt;Product&gt;</w:t>
            </w:r>
          </w:p>
        </w:tc>
        <w:tc>
          <w:tcPr>
            <w:tcW w:w="5243" w:type="dxa"/>
            <w:tcBorders>
              <w:left w:val="single" w:sz="2" w:space="0" w:color="000000"/>
              <w:bottom w:val="single" w:sz="2" w:space="0" w:color="000000"/>
            </w:tcBorders>
            <w:tcMar>
              <w:top w:w="144" w:type="dxa"/>
              <w:left w:w="144" w:type="dxa"/>
              <w:bottom w:w="144" w:type="dxa"/>
              <w:right w:w="144" w:type="dxa"/>
            </w:tcMar>
          </w:tcPr>
          <w:p w14:paraId="481CFC3B" w14:textId="77777777" w:rsidR="00E517C6" w:rsidRDefault="00086D60">
            <w:pPr>
              <w:pStyle w:val="TableContents"/>
            </w:pPr>
            <w:r>
              <w:t>Danh sách sản phẩm đã thích</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B05455F" w14:textId="77777777" w:rsidR="00E517C6" w:rsidRDefault="00086D60">
            <w:pPr>
              <w:pStyle w:val="TableContents"/>
              <w:spacing w:line="276" w:lineRule="auto"/>
            </w:pPr>
            <w:r>
              <w:t>Public</w:t>
            </w:r>
          </w:p>
        </w:tc>
      </w:tr>
    </w:tbl>
    <w:p w14:paraId="098F7B54" w14:textId="77777777" w:rsidR="00E517C6" w:rsidRDefault="00086D60">
      <w:pPr>
        <w:pStyle w:val="Bng"/>
        <w:jc w:val="center"/>
      </w:pPr>
      <w:r>
        <w:lastRenderedPageBreak/>
        <w:t>Bảng 36: Thiết kế chi tiết lớp "Tài khoản"</w:t>
      </w:r>
    </w:p>
    <w:p w14:paraId="607AF04C"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3CF96FD"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76188F2" w14:textId="77777777" w:rsidR="00E517C6" w:rsidRDefault="00086D60">
            <w:pPr>
              <w:pStyle w:val="Bng"/>
              <w:jc w:val="center"/>
              <w:rPr>
                <w:b/>
                <w:bCs/>
                <w:i w:val="0"/>
                <w:iCs w:val="0"/>
              </w:rPr>
            </w:pPr>
            <w:r>
              <w:rPr>
                <w:b/>
                <w:bCs/>
                <w:i w:val="0"/>
                <w:iCs w:val="0"/>
              </w:rPr>
              <w:t>Trạng thái khóa tài khoản (LockState)</w:t>
            </w:r>
          </w:p>
        </w:tc>
      </w:tr>
      <w:tr w:rsidR="00E517C6" w14:paraId="4CC63143"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DE0310A" w14:textId="77777777" w:rsidR="00E517C6" w:rsidRDefault="00086D60">
            <w:pPr>
              <w:pStyle w:val="TableContents"/>
              <w:rPr>
                <w:i/>
                <w:iCs/>
              </w:rPr>
            </w:pPr>
            <w:r>
              <w:rPr>
                <w:i/>
                <w:iCs/>
              </w:rPr>
              <w:t>Mô tả: Đây là lớp thực thể lưu trữ các thông tin liên quan đến loại sản phẩm</w:t>
            </w:r>
          </w:p>
        </w:tc>
      </w:tr>
      <w:tr w:rsidR="00E517C6" w14:paraId="28F9DBD3" w14:textId="77777777">
        <w:tc>
          <w:tcPr>
            <w:tcW w:w="3212" w:type="dxa"/>
            <w:tcBorders>
              <w:left w:val="single" w:sz="2" w:space="0" w:color="000000"/>
              <w:bottom w:val="single" w:sz="2" w:space="0" w:color="000000"/>
            </w:tcBorders>
            <w:tcMar>
              <w:top w:w="144" w:type="dxa"/>
              <w:left w:w="144" w:type="dxa"/>
              <w:bottom w:w="144" w:type="dxa"/>
              <w:right w:w="144" w:type="dxa"/>
            </w:tcMar>
          </w:tcPr>
          <w:p w14:paraId="6A5CAF14"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0B58702"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F090B0D" w14:textId="77777777" w:rsidR="00E517C6" w:rsidRDefault="00086D60">
            <w:pPr>
              <w:pStyle w:val="TableContents"/>
              <w:jc w:val="center"/>
              <w:rPr>
                <w:b/>
                <w:bCs/>
                <w:sz w:val="22"/>
                <w:szCs w:val="22"/>
              </w:rPr>
            </w:pPr>
            <w:r>
              <w:rPr>
                <w:b/>
                <w:bCs/>
                <w:sz w:val="22"/>
                <w:szCs w:val="22"/>
              </w:rPr>
              <w:t>Phạm vi truy cập</w:t>
            </w:r>
          </w:p>
        </w:tc>
      </w:tr>
      <w:tr w:rsidR="00E517C6" w14:paraId="661CED5B" w14:textId="77777777">
        <w:tc>
          <w:tcPr>
            <w:tcW w:w="3212" w:type="dxa"/>
            <w:tcBorders>
              <w:left w:val="single" w:sz="2" w:space="0" w:color="000000"/>
              <w:bottom w:val="single" w:sz="2" w:space="0" w:color="000000"/>
            </w:tcBorders>
            <w:tcMar>
              <w:top w:w="144" w:type="dxa"/>
              <w:left w:w="144" w:type="dxa"/>
              <w:bottom w:w="144" w:type="dxa"/>
              <w:right w:w="144" w:type="dxa"/>
            </w:tcMar>
          </w:tcPr>
          <w:p w14:paraId="1472F463" w14:textId="77777777" w:rsidR="00E517C6" w:rsidRDefault="00086D60">
            <w:pPr>
              <w:pStyle w:val="Code"/>
            </w:pPr>
            <w:r>
              <w:t>lock: bool</w:t>
            </w:r>
          </w:p>
        </w:tc>
        <w:tc>
          <w:tcPr>
            <w:tcW w:w="5243" w:type="dxa"/>
            <w:tcBorders>
              <w:left w:val="single" w:sz="2" w:space="0" w:color="000000"/>
              <w:bottom w:val="single" w:sz="2" w:space="0" w:color="000000"/>
            </w:tcBorders>
            <w:tcMar>
              <w:top w:w="144" w:type="dxa"/>
              <w:left w:w="144" w:type="dxa"/>
              <w:bottom w:w="144" w:type="dxa"/>
              <w:right w:w="144" w:type="dxa"/>
            </w:tcMar>
          </w:tcPr>
          <w:p w14:paraId="19163F6D" w14:textId="77777777" w:rsidR="00E517C6" w:rsidRDefault="00086D60">
            <w:pPr>
              <w:pStyle w:val="TableContents"/>
              <w:jc w:val="both"/>
            </w:pPr>
            <w:r>
              <w:t>Tài khoản bị khóa hay không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58BFAB0" w14:textId="77777777" w:rsidR="00E517C6" w:rsidRDefault="00086D60">
            <w:pPr>
              <w:pStyle w:val="TableContents"/>
            </w:pPr>
            <w:r>
              <w:t>Public</w:t>
            </w:r>
          </w:p>
        </w:tc>
      </w:tr>
      <w:tr w:rsidR="00E517C6" w14:paraId="2F154D39"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ECA9778" w14:textId="77777777" w:rsidR="00E517C6" w:rsidRDefault="00086D60">
            <w:pPr>
              <w:pStyle w:val="Code"/>
            </w:pPr>
            <w:r>
              <w:t>message: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D21C783" w14:textId="77777777" w:rsidR="00E517C6" w:rsidRDefault="00086D60">
            <w:pPr>
              <w:pStyle w:val="TableContents"/>
            </w:pPr>
            <w:r>
              <w:t>Lý do khóa tài khoản, trường hợp tài khoản không bị khóa thì giá trị là xâu rỗng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3EFBC3D" w14:textId="77777777" w:rsidR="00E517C6" w:rsidRDefault="00086D60">
            <w:pPr>
              <w:pStyle w:val="TableContents"/>
            </w:pPr>
            <w:r>
              <w:t>Public</w:t>
            </w:r>
          </w:p>
        </w:tc>
      </w:tr>
      <w:tr w:rsidR="00E517C6" w14:paraId="7E7FE59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F404E1C" w14:textId="77777777" w:rsidR="00E517C6" w:rsidRDefault="00086D60">
            <w:pPr>
              <w:pStyle w:val="Code"/>
            </w:pPr>
            <w:r>
              <w:t>release_date: time</w:t>
            </w:r>
          </w:p>
        </w:tc>
        <w:tc>
          <w:tcPr>
            <w:tcW w:w="5243" w:type="dxa"/>
            <w:tcBorders>
              <w:left w:val="single" w:sz="2" w:space="0" w:color="000000"/>
              <w:bottom w:val="single" w:sz="2" w:space="0" w:color="000000"/>
            </w:tcBorders>
            <w:tcMar>
              <w:top w:w="144" w:type="dxa"/>
              <w:left w:w="144" w:type="dxa"/>
              <w:bottom w:w="144" w:type="dxa"/>
              <w:right w:w="144" w:type="dxa"/>
            </w:tcMar>
          </w:tcPr>
          <w:p w14:paraId="4101702C" w14:textId="77777777" w:rsidR="00E517C6" w:rsidRDefault="00086D60">
            <w:pPr>
              <w:pStyle w:val="TableContents"/>
            </w:pPr>
            <w:r>
              <w:t>Thời điểm mở khóa tài khoản, trường hợp tài khoản không bị khóa thì giá trị là NULL</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F392651" w14:textId="77777777" w:rsidR="00E517C6" w:rsidRDefault="00086D60">
            <w:pPr>
              <w:pStyle w:val="TableContents"/>
            </w:pPr>
            <w:r>
              <w:t>Public</w:t>
            </w:r>
          </w:p>
        </w:tc>
      </w:tr>
    </w:tbl>
    <w:p w14:paraId="0B96B423" w14:textId="77777777" w:rsidR="00E517C6" w:rsidRDefault="00086D60">
      <w:pPr>
        <w:pStyle w:val="Bng"/>
        <w:jc w:val="center"/>
      </w:pPr>
      <w:r>
        <w:t>Bảng 37: Thiết kế chi tiết lớp "Trạng thái khóa tài khoản"</w:t>
      </w:r>
    </w:p>
    <w:p w14:paraId="2F8948B4"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757F207"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0B6FEC0" w14:textId="77777777" w:rsidR="00E517C6" w:rsidRDefault="00086D60">
            <w:pPr>
              <w:pStyle w:val="Bng"/>
              <w:jc w:val="center"/>
              <w:rPr>
                <w:b/>
                <w:bCs/>
                <w:i w:val="0"/>
                <w:iCs w:val="0"/>
              </w:rPr>
            </w:pPr>
            <w:r>
              <w:rPr>
                <w:b/>
                <w:bCs/>
                <w:i w:val="0"/>
                <w:iCs w:val="0"/>
              </w:rPr>
              <w:t>Loại Sản Phẩm (Category)</w:t>
            </w:r>
          </w:p>
        </w:tc>
      </w:tr>
      <w:tr w:rsidR="00E517C6" w14:paraId="7EA9F547"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3ECCE10" w14:textId="77777777" w:rsidR="00E517C6" w:rsidRDefault="00086D60">
            <w:pPr>
              <w:pStyle w:val="TableContents"/>
              <w:rPr>
                <w:i/>
                <w:iCs/>
              </w:rPr>
            </w:pPr>
            <w:r>
              <w:rPr>
                <w:i/>
                <w:iCs/>
              </w:rPr>
              <w:t>Mô tả: Đây là lớp thực thể lưu trữ các thông tin liên quan đến loại sản phẩm</w:t>
            </w:r>
          </w:p>
        </w:tc>
      </w:tr>
      <w:tr w:rsidR="00E517C6" w14:paraId="55679169" w14:textId="77777777">
        <w:tc>
          <w:tcPr>
            <w:tcW w:w="3212" w:type="dxa"/>
            <w:tcBorders>
              <w:left w:val="single" w:sz="2" w:space="0" w:color="000000"/>
              <w:bottom w:val="single" w:sz="2" w:space="0" w:color="000000"/>
            </w:tcBorders>
            <w:tcMar>
              <w:top w:w="144" w:type="dxa"/>
              <w:left w:w="144" w:type="dxa"/>
              <w:bottom w:w="144" w:type="dxa"/>
              <w:right w:w="144" w:type="dxa"/>
            </w:tcMar>
          </w:tcPr>
          <w:p w14:paraId="5933B135"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F222761"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C4D8802" w14:textId="77777777" w:rsidR="00E517C6" w:rsidRDefault="00086D60">
            <w:pPr>
              <w:pStyle w:val="TableContents"/>
              <w:jc w:val="center"/>
              <w:rPr>
                <w:b/>
                <w:bCs/>
                <w:sz w:val="22"/>
                <w:szCs w:val="22"/>
              </w:rPr>
            </w:pPr>
            <w:r>
              <w:rPr>
                <w:b/>
                <w:bCs/>
                <w:sz w:val="22"/>
                <w:szCs w:val="22"/>
              </w:rPr>
              <w:t>Phạm vi truy cập</w:t>
            </w:r>
          </w:p>
        </w:tc>
      </w:tr>
      <w:tr w:rsidR="00E517C6" w14:paraId="32BC0D90" w14:textId="77777777">
        <w:tc>
          <w:tcPr>
            <w:tcW w:w="3212" w:type="dxa"/>
            <w:tcBorders>
              <w:left w:val="single" w:sz="2" w:space="0" w:color="000000"/>
              <w:bottom w:val="single" w:sz="2" w:space="0" w:color="000000"/>
            </w:tcBorders>
            <w:tcMar>
              <w:top w:w="144" w:type="dxa"/>
              <w:left w:w="144" w:type="dxa"/>
              <w:bottom w:w="144" w:type="dxa"/>
              <w:right w:w="144" w:type="dxa"/>
            </w:tcMar>
          </w:tcPr>
          <w:p w14:paraId="01425D70" w14:textId="77777777" w:rsidR="00E517C6" w:rsidRDefault="00086D60">
            <w:pPr>
              <w:pStyle w:val="Code"/>
            </w:pPr>
            <w:r>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A074190" w14:textId="77777777" w:rsidR="00E517C6" w:rsidRDefault="00086D60">
            <w:pPr>
              <w:pStyle w:val="TableContents"/>
              <w:jc w:val="both"/>
            </w:pPr>
            <w:r>
              <w:t>Tên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36B3424" w14:textId="77777777" w:rsidR="00E517C6" w:rsidRDefault="00086D60">
            <w:pPr>
              <w:pStyle w:val="TableContents"/>
            </w:pPr>
            <w:r>
              <w:t>Public</w:t>
            </w:r>
          </w:p>
        </w:tc>
      </w:tr>
      <w:tr w:rsidR="00E517C6" w14:paraId="37C99977"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36127E6"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144938B" w14:textId="77777777" w:rsidR="00E517C6" w:rsidRDefault="00086D60">
            <w:pPr>
              <w:pStyle w:val="TableContents"/>
            </w:pPr>
            <w:r>
              <w:t>Mô tả loại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EDD3866" w14:textId="77777777" w:rsidR="00E517C6" w:rsidRDefault="00086D60">
            <w:pPr>
              <w:pStyle w:val="TableContents"/>
            </w:pPr>
            <w:r>
              <w:t>Public</w:t>
            </w:r>
          </w:p>
        </w:tc>
      </w:tr>
      <w:tr w:rsidR="00E517C6" w14:paraId="1707556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C11402C" w14:textId="77777777" w:rsidR="00E517C6" w:rsidRDefault="00086D60">
            <w:pPr>
              <w:pStyle w:val="Code"/>
            </w:pPr>
            <w:r>
              <w:t>products: list&lt;Product&gt;</w:t>
            </w:r>
          </w:p>
        </w:tc>
        <w:tc>
          <w:tcPr>
            <w:tcW w:w="5243" w:type="dxa"/>
            <w:tcBorders>
              <w:left w:val="single" w:sz="2" w:space="0" w:color="000000"/>
              <w:bottom w:val="single" w:sz="2" w:space="0" w:color="000000"/>
            </w:tcBorders>
            <w:tcMar>
              <w:top w:w="144" w:type="dxa"/>
              <w:left w:w="144" w:type="dxa"/>
              <w:bottom w:w="144" w:type="dxa"/>
              <w:right w:w="144" w:type="dxa"/>
            </w:tcMar>
          </w:tcPr>
          <w:p w14:paraId="4CD7BEEF" w14:textId="77777777" w:rsidR="00E517C6" w:rsidRDefault="00086D60">
            <w:pPr>
              <w:pStyle w:val="TableContents"/>
            </w:pPr>
            <w:r>
              <w:t>Danh sách các sản phẩm thuộc loại sản phẩm này</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BC4C6B2" w14:textId="77777777" w:rsidR="00E517C6" w:rsidRDefault="00086D60">
            <w:pPr>
              <w:pStyle w:val="TableContents"/>
            </w:pPr>
            <w:r>
              <w:t>Public</w:t>
            </w:r>
          </w:p>
        </w:tc>
      </w:tr>
    </w:tbl>
    <w:p w14:paraId="0F646035" w14:textId="77777777" w:rsidR="00E517C6" w:rsidRDefault="00086D60">
      <w:pPr>
        <w:pStyle w:val="Bng"/>
        <w:jc w:val="center"/>
      </w:pPr>
      <w:r>
        <w:t>Bảng 38: Thiết kế chi tiết lớp "Loại Sản Phẩm"</w:t>
      </w:r>
    </w:p>
    <w:p w14:paraId="18CB9A89" w14:textId="77777777" w:rsidR="00E517C6" w:rsidRDefault="00E517C6">
      <w:pPr>
        <w:pStyle w:val="Standard"/>
        <w:jc w:val="center"/>
      </w:pPr>
    </w:p>
    <w:p w14:paraId="55F445F8" w14:textId="77777777" w:rsidR="00E517C6" w:rsidRDefault="00E517C6">
      <w:pPr>
        <w:pStyle w:val="Standard"/>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BB91642"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72D30E2" w14:textId="77777777" w:rsidR="00E517C6" w:rsidRDefault="00086D60">
            <w:pPr>
              <w:pStyle w:val="Bng"/>
              <w:jc w:val="center"/>
              <w:rPr>
                <w:b/>
                <w:bCs/>
                <w:i w:val="0"/>
                <w:iCs w:val="0"/>
              </w:rPr>
            </w:pPr>
            <w:r>
              <w:rPr>
                <w:b/>
                <w:bCs/>
                <w:i w:val="0"/>
                <w:iCs w:val="0"/>
              </w:rPr>
              <w:t>Sản phẩm (Product)</w:t>
            </w:r>
          </w:p>
        </w:tc>
      </w:tr>
      <w:tr w:rsidR="00E517C6" w14:paraId="459737E6"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697B8BE" w14:textId="77777777" w:rsidR="00E517C6" w:rsidRDefault="00086D60">
            <w:pPr>
              <w:pStyle w:val="TableContents"/>
              <w:rPr>
                <w:i/>
                <w:iCs/>
              </w:rPr>
            </w:pPr>
            <w:r>
              <w:rPr>
                <w:i/>
                <w:iCs/>
              </w:rPr>
              <w:t>Mô tả: Đây là lớp thực thể lưu trữ các thông tin liên quan đến sản phẩm</w:t>
            </w:r>
          </w:p>
        </w:tc>
      </w:tr>
      <w:tr w:rsidR="00E517C6" w14:paraId="466F9A54" w14:textId="77777777">
        <w:tc>
          <w:tcPr>
            <w:tcW w:w="3212" w:type="dxa"/>
            <w:tcBorders>
              <w:left w:val="single" w:sz="2" w:space="0" w:color="000000"/>
              <w:bottom w:val="single" w:sz="2" w:space="0" w:color="000000"/>
            </w:tcBorders>
            <w:tcMar>
              <w:top w:w="144" w:type="dxa"/>
              <w:left w:w="144" w:type="dxa"/>
              <w:bottom w:w="144" w:type="dxa"/>
              <w:right w:w="144" w:type="dxa"/>
            </w:tcMar>
          </w:tcPr>
          <w:p w14:paraId="55485B74"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3E9565E"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9A33D33" w14:textId="77777777" w:rsidR="00E517C6" w:rsidRDefault="00086D60">
            <w:pPr>
              <w:pStyle w:val="TableContents"/>
              <w:jc w:val="center"/>
              <w:rPr>
                <w:b/>
                <w:bCs/>
                <w:sz w:val="22"/>
                <w:szCs w:val="22"/>
              </w:rPr>
            </w:pPr>
            <w:r>
              <w:rPr>
                <w:b/>
                <w:bCs/>
                <w:sz w:val="22"/>
                <w:szCs w:val="22"/>
              </w:rPr>
              <w:t>Phạm vi truy cập</w:t>
            </w:r>
          </w:p>
        </w:tc>
      </w:tr>
      <w:tr w:rsidR="00E517C6" w14:paraId="7740623B" w14:textId="77777777">
        <w:tc>
          <w:tcPr>
            <w:tcW w:w="3212" w:type="dxa"/>
            <w:tcBorders>
              <w:left w:val="single" w:sz="2" w:space="0" w:color="000000"/>
              <w:bottom w:val="single" w:sz="2" w:space="0" w:color="000000"/>
            </w:tcBorders>
            <w:tcMar>
              <w:top w:w="144" w:type="dxa"/>
              <w:left w:w="144" w:type="dxa"/>
              <w:bottom w:w="144" w:type="dxa"/>
              <w:right w:w="144" w:type="dxa"/>
            </w:tcMar>
          </w:tcPr>
          <w:p w14:paraId="42806953" w14:textId="77777777" w:rsidR="00E517C6" w:rsidRDefault="00086D60">
            <w:pPr>
              <w:pStyle w:val="Code"/>
            </w:pPr>
            <w:r>
              <w:t>picture: url</w:t>
            </w:r>
          </w:p>
        </w:tc>
        <w:tc>
          <w:tcPr>
            <w:tcW w:w="5243" w:type="dxa"/>
            <w:tcBorders>
              <w:left w:val="single" w:sz="2" w:space="0" w:color="000000"/>
              <w:bottom w:val="single" w:sz="2" w:space="0" w:color="000000"/>
            </w:tcBorders>
            <w:tcMar>
              <w:top w:w="144" w:type="dxa"/>
              <w:left w:w="144" w:type="dxa"/>
              <w:bottom w:w="144" w:type="dxa"/>
              <w:right w:w="144" w:type="dxa"/>
            </w:tcMar>
          </w:tcPr>
          <w:p w14:paraId="535562B4" w14:textId="77777777" w:rsidR="00E517C6" w:rsidRDefault="00086D60">
            <w:pPr>
              <w:pStyle w:val="TableContents"/>
            </w:pPr>
            <w:r>
              <w:t>Ảnh đại diện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DB86D28" w14:textId="77777777" w:rsidR="00E517C6" w:rsidRDefault="00086D60">
            <w:pPr>
              <w:pStyle w:val="TableContents"/>
            </w:pPr>
            <w:r>
              <w:t>Public</w:t>
            </w:r>
          </w:p>
        </w:tc>
      </w:tr>
      <w:tr w:rsidR="00E517C6" w14:paraId="720705AA"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C05754E" w14:textId="77777777" w:rsidR="00E517C6" w:rsidRDefault="00086D60">
            <w:pPr>
              <w:pStyle w:val="Code"/>
            </w:pPr>
            <w:r>
              <w:t>name: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872258C" w14:textId="77777777" w:rsidR="00E517C6" w:rsidRDefault="00086D60">
            <w:pPr>
              <w:pStyle w:val="TableContents"/>
            </w:pPr>
            <w:r>
              <w:t>Tên món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E176192" w14:textId="77777777" w:rsidR="00E517C6" w:rsidRDefault="00086D60">
            <w:pPr>
              <w:pStyle w:val="TableContents"/>
            </w:pPr>
            <w:r>
              <w:t>Public</w:t>
            </w:r>
          </w:p>
        </w:tc>
      </w:tr>
      <w:tr w:rsidR="00E517C6" w14:paraId="2A87D411"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2712C9E" w14:textId="77777777" w:rsidR="00E517C6" w:rsidRDefault="00086D60">
            <w:pPr>
              <w:pStyle w:val="Code"/>
            </w:pPr>
            <w:r>
              <w:lastRenderedPageBreak/>
              <w:t>description: string</w:t>
            </w:r>
          </w:p>
        </w:tc>
        <w:tc>
          <w:tcPr>
            <w:tcW w:w="5243" w:type="dxa"/>
            <w:tcBorders>
              <w:left w:val="single" w:sz="2" w:space="0" w:color="000000"/>
              <w:bottom w:val="single" w:sz="2" w:space="0" w:color="000000"/>
            </w:tcBorders>
            <w:tcMar>
              <w:top w:w="144" w:type="dxa"/>
              <w:left w:w="144" w:type="dxa"/>
              <w:bottom w:w="144" w:type="dxa"/>
              <w:right w:w="144" w:type="dxa"/>
            </w:tcMar>
          </w:tcPr>
          <w:p w14:paraId="1AC96592" w14:textId="77777777" w:rsidR="00E517C6" w:rsidRDefault="00086D60">
            <w:pPr>
              <w:pStyle w:val="TableContents"/>
            </w:pPr>
            <w:r>
              <w:t>Mô tả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B4A400C" w14:textId="77777777" w:rsidR="00E517C6" w:rsidRDefault="00086D60">
            <w:pPr>
              <w:pStyle w:val="TableContents"/>
            </w:pPr>
            <w:r>
              <w:t>Public</w:t>
            </w:r>
          </w:p>
        </w:tc>
      </w:tr>
      <w:tr w:rsidR="00E517C6" w14:paraId="6ABA2C0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7DF637F" w14:textId="77777777" w:rsidR="00E517C6" w:rsidRDefault="00086D60">
            <w:pPr>
              <w:pStyle w:val="Code"/>
            </w:pPr>
            <w:r>
              <w:t>type: Category</w:t>
            </w:r>
          </w:p>
        </w:tc>
        <w:tc>
          <w:tcPr>
            <w:tcW w:w="5243" w:type="dxa"/>
            <w:tcBorders>
              <w:left w:val="single" w:sz="2" w:space="0" w:color="000000"/>
              <w:bottom w:val="single" w:sz="2" w:space="0" w:color="000000"/>
            </w:tcBorders>
            <w:tcMar>
              <w:top w:w="144" w:type="dxa"/>
              <w:left w:w="144" w:type="dxa"/>
              <w:bottom w:w="144" w:type="dxa"/>
              <w:right w:w="144" w:type="dxa"/>
            </w:tcMar>
          </w:tcPr>
          <w:p w14:paraId="0FF8D861" w14:textId="77777777" w:rsidR="00E517C6" w:rsidRDefault="00086D60">
            <w:pPr>
              <w:pStyle w:val="TableContents"/>
            </w:pPr>
            <w:r>
              <w:t>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891C187" w14:textId="77777777" w:rsidR="00E517C6" w:rsidRDefault="00086D60">
            <w:pPr>
              <w:pStyle w:val="TableContents"/>
            </w:pPr>
            <w:r>
              <w:t>Public</w:t>
            </w:r>
          </w:p>
        </w:tc>
      </w:tr>
      <w:tr w:rsidR="00E517C6" w14:paraId="04A76E6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33846DD" w14:textId="77777777" w:rsidR="00E517C6" w:rsidRDefault="00086D60">
            <w:pPr>
              <w:pStyle w:val="Code"/>
            </w:pPr>
            <w:r>
              <w:t>price: double</w:t>
            </w:r>
          </w:p>
        </w:tc>
        <w:tc>
          <w:tcPr>
            <w:tcW w:w="5243" w:type="dxa"/>
            <w:tcBorders>
              <w:left w:val="single" w:sz="2" w:space="0" w:color="000000"/>
              <w:bottom w:val="single" w:sz="2" w:space="0" w:color="000000"/>
            </w:tcBorders>
            <w:tcMar>
              <w:top w:w="144" w:type="dxa"/>
              <w:left w:w="144" w:type="dxa"/>
              <w:bottom w:w="144" w:type="dxa"/>
              <w:right w:w="144" w:type="dxa"/>
            </w:tcMar>
          </w:tcPr>
          <w:p w14:paraId="21034DDA" w14:textId="77777777" w:rsidR="00E517C6" w:rsidRDefault="00086D60">
            <w:pPr>
              <w:pStyle w:val="TableContents"/>
            </w:pPr>
            <w:r>
              <w:t>Giá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6CE5534" w14:textId="77777777" w:rsidR="00E517C6" w:rsidRDefault="00086D60">
            <w:pPr>
              <w:pStyle w:val="TableContents"/>
            </w:pPr>
            <w:r>
              <w:t>Public</w:t>
            </w:r>
          </w:p>
        </w:tc>
      </w:tr>
      <w:tr w:rsidR="00E517C6" w14:paraId="6361159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64430D4" w14:textId="77777777" w:rsidR="00E517C6" w:rsidRDefault="00086D60">
            <w:pPr>
              <w:pStyle w:val="Code"/>
            </w:pPr>
            <w:r>
              <w:t>likes: int</w:t>
            </w:r>
          </w:p>
        </w:tc>
        <w:tc>
          <w:tcPr>
            <w:tcW w:w="5243" w:type="dxa"/>
            <w:tcBorders>
              <w:left w:val="single" w:sz="2" w:space="0" w:color="000000"/>
              <w:bottom w:val="single" w:sz="2" w:space="0" w:color="000000"/>
            </w:tcBorders>
            <w:tcMar>
              <w:top w:w="144" w:type="dxa"/>
              <w:left w:w="144" w:type="dxa"/>
              <w:bottom w:w="144" w:type="dxa"/>
              <w:right w:w="144" w:type="dxa"/>
            </w:tcMar>
          </w:tcPr>
          <w:p w14:paraId="2111F7B4" w14:textId="77777777" w:rsidR="00E517C6" w:rsidRDefault="00086D60">
            <w:pPr>
              <w:pStyle w:val="TableContents"/>
            </w:pPr>
            <w:r>
              <w:t>Số lượng lượt thích của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9588131" w14:textId="77777777" w:rsidR="00E517C6" w:rsidRDefault="00086D60">
            <w:pPr>
              <w:pStyle w:val="TableContents"/>
            </w:pPr>
            <w:r>
              <w:t>Public</w:t>
            </w:r>
          </w:p>
        </w:tc>
      </w:tr>
    </w:tbl>
    <w:p w14:paraId="1E86CF3A" w14:textId="77777777" w:rsidR="00E517C6" w:rsidRDefault="00086D60">
      <w:pPr>
        <w:pStyle w:val="Bng"/>
        <w:jc w:val="center"/>
      </w:pPr>
      <w:r>
        <w:t>Bảng 39: Thiết kế chi tiết lớp "Sản phẩm"</w:t>
      </w:r>
    </w:p>
    <w:p w14:paraId="34C89779"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E637BE8"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E67C7AA" w14:textId="77777777" w:rsidR="00E517C6" w:rsidRDefault="00086D60">
            <w:pPr>
              <w:pStyle w:val="Bng"/>
              <w:jc w:val="center"/>
              <w:rPr>
                <w:b/>
                <w:bCs/>
                <w:i w:val="0"/>
                <w:iCs w:val="0"/>
              </w:rPr>
            </w:pPr>
            <w:r>
              <w:rPr>
                <w:b/>
                <w:bCs/>
                <w:i w:val="0"/>
                <w:iCs w:val="0"/>
              </w:rPr>
              <w:t>Vật phẩm trong giỏ (CartItem)</w:t>
            </w:r>
          </w:p>
        </w:tc>
      </w:tr>
      <w:tr w:rsidR="00E517C6" w14:paraId="3DF084A0"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09954123" w14:textId="77777777" w:rsidR="00E517C6" w:rsidRDefault="00086D60">
            <w:pPr>
              <w:pStyle w:val="TableContents"/>
              <w:rPr>
                <w:i/>
                <w:iCs/>
              </w:rPr>
            </w:pPr>
            <w:r>
              <w:rPr>
                <w:i/>
                <w:iCs/>
              </w:rPr>
              <w:t>Mô tả: Đây là lớp thực thể lưu trữ thông tin của một vật phẩm trong giỏ hàng bao gồm sản phẩm, số lượng và yêu cầu bổ sung. Trong quá trình khách chọn lựa đồ ăn và thêm vào giỏ hàng, các đối tượng CartItem được tạo ra và gắn với Giỏ hàng (Cart) tương ứng. Khi khách yêu cầu đặt hàng, một đối tượng Đơn hàng (Order) được tạo ra chứa tham chiếu đến danh sách các CartItem trong giỏ hàng, đồng thời tham chiếu đến danh sách này của đối tượng Giỏ hàng bị hủy bỏ.</w:t>
            </w:r>
          </w:p>
        </w:tc>
      </w:tr>
      <w:tr w:rsidR="00E517C6" w14:paraId="6B5F4DAC" w14:textId="77777777">
        <w:tc>
          <w:tcPr>
            <w:tcW w:w="3212" w:type="dxa"/>
            <w:tcBorders>
              <w:left w:val="single" w:sz="2" w:space="0" w:color="000000"/>
              <w:bottom w:val="single" w:sz="2" w:space="0" w:color="000000"/>
            </w:tcBorders>
            <w:tcMar>
              <w:top w:w="144" w:type="dxa"/>
              <w:left w:w="144" w:type="dxa"/>
              <w:bottom w:w="144" w:type="dxa"/>
              <w:right w:w="144" w:type="dxa"/>
            </w:tcMar>
          </w:tcPr>
          <w:p w14:paraId="4F1CCEB5"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F32D4C4"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C1922F7" w14:textId="77777777" w:rsidR="00E517C6" w:rsidRDefault="00086D60">
            <w:pPr>
              <w:pStyle w:val="TableContents"/>
              <w:jc w:val="center"/>
              <w:rPr>
                <w:b/>
                <w:bCs/>
                <w:sz w:val="22"/>
                <w:szCs w:val="22"/>
              </w:rPr>
            </w:pPr>
            <w:r>
              <w:rPr>
                <w:b/>
                <w:bCs/>
                <w:sz w:val="22"/>
                <w:szCs w:val="22"/>
              </w:rPr>
              <w:t>Phạm vi truy cập</w:t>
            </w:r>
          </w:p>
        </w:tc>
      </w:tr>
      <w:tr w:rsidR="00E517C6" w14:paraId="1BE3A30C" w14:textId="77777777">
        <w:tc>
          <w:tcPr>
            <w:tcW w:w="3212" w:type="dxa"/>
            <w:tcBorders>
              <w:left w:val="single" w:sz="2" w:space="0" w:color="000000"/>
              <w:bottom w:val="single" w:sz="2" w:space="0" w:color="000000"/>
            </w:tcBorders>
            <w:tcMar>
              <w:top w:w="144" w:type="dxa"/>
              <w:left w:w="144" w:type="dxa"/>
              <w:bottom w:w="144" w:type="dxa"/>
              <w:right w:w="144" w:type="dxa"/>
            </w:tcMar>
          </w:tcPr>
          <w:p w14:paraId="4233A7B6" w14:textId="77777777" w:rsidR="00E517C6" w:rsidRDefault="00086D60">
            <w:pPr>
              <w:pStyle w:val="Code"/>
            </w:pPr>
            <w:r>
              <w:t>product: Product</w:t>
            </w:r>
          </w:p>
        </w:tc>
        <w:tc>
          <w:tcPr>
            <w:tcW w:w="5243" w:type="dxa"/>
            <w:tcBorders>
              <w:left w:val="single" w:sz="2" w:space="0" w:color="000000"/>
              <w:bottom w:val="single" w:sz="2" w:space="0" w:color="000000"/>
            </w:tcBorders>
            <w:tcMar>
              <w:top w:w="144" w:type="dxa"/>
              <w:left w:w="144" w:type="dxa"/>
              <w:bottom w:w="144" w:type="dxa"/>
              <w:right w:w="144" w:type="dxa"/>
            </w:tcMar>
          </w:tcPr>
          <w:p w14:paraId="52B5BE11" w14:textId="77777777" w:rsidR="00E517C6" w:rsidRDefault="00086D60">
            <w:pPr>
              <w:pStyle w:val="TableContents"/>
            </w:pPr>
            <w:r>
              <w:t>Sản phẩm được lựa chọn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14980EC" w14:textId="77777777" w:rsidR="00E517C6" w:rsidRDefault="00086D60">
            <w:pPr>
              <w:pStyle w:val="TableContents"/>
            </w:pPr>
            <w:r>
              <w:t>Public</w:t>
            </w:r>
          </w:p>
        </w:tc>
      </w:tr>
      <w:tr w:rsidR="00E517C6" w14:paraId="6FD2CF9A"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6F2B783" w14:textId="77777777" w:rsidR="00E517C6" w:rsidRDefault="00086D60">
            <w:pPr>
              <w:pStyle w:val="Code"/>
            </w:pPr>
            <w:r>
              <w:t>quantity: int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876E040" w14:textId="77777777" w:rsidR="00E517C6" w:rsidRDefault="00086D60">
            <w:pPr>
              <w:pStyle w:val="TableContents"/>
            </w:pPr>
            <w:r>
              <w:t>Số lượng sản phẩm yêu cầu</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385D1E9" w14:textId="77777777" w:rsidR="00E517C6" w:rsidRDefault="00086D60">
            <w:pPr>
              <w:pStyle w:val="TableContents"/>
            </w:pPr>
            <w:r>
              <w:t>Public</w:t>
            </w:r>
          </w:p>
        </w:tc>
      </w:tr>
      <w:tr w:rsidR="00E517C6" w14:paraId="1865055D"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5733FCF" w14:textId="77777777" w:rsidR="00E517C6" w:rsidRDefault="00086D60">
            <w:pPr>
              <w:pStyle w:val="Code"/>
            </w:pPr>
            <w:r>
              <w:t>additional_requirement: string</w:t>
            </w:r>
          </w:p>
        </w:tc>
        <w:tc>
          <w:tcPr>
            <w:tcW w:w="5243" w:type="dxa"/>
            <w:tcBorders>
              <w:left w:val="single" w:sz="2" w:space="0" w:color="000000"/>
              <w:bottom w:val="single" w:sz="2" w:space="0" w:color="000000"/>
            </w:tcBorders>
            <w:tcMar>
              <w:top w:w="144" w:type="dxa"/>
              <w:left w:w="144" w:type="dxa"/>
              <w:bottom w:w="144" w:type="dxa"/>
              <w:right w:w="144" w:type="dxa"/>
            </w:tcMar>
          </w:tcPr>
          <w:p w14:paraId="31639B3A" w14:textId="77777777" w:rsidR="00E517C6" w:rsidRDefault="00086D60">
            <w:pPr>
              <w:pStyle w:val="TableContents"/>
            </w:pPr>
            <w:r>
              <w:t>Các yêu cầu bổ sung của khách</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546CE4B" w14:textId="77777777" w:rsidR="00E517C6" w:rsidRDefault="00086D60">
            <w:pPr>
              <w:pStyle w:val="TableContents"/>
            </w:pPr>
            <w:r>
              <w:t>Public</w:t>
            </w:r>
          </w:p>
        </w:tc>
      </w:tr>
    </w:tbl>
    <w:p w14:paraId="768B8CC2" w14:textId="77777777" w:rsidR="00E517C6" w:rsidRDefault="00086D60">
      <w:pPr>
        <w:pStyle w:val="Bng"/>
        <w:jc w:val="center"/>
      </w:pPr>
      <w:r>
        <w:t>Bảng 40: Thiết kế chi tiết lớp "Vật phẩm trong giỏ"</w:t>
      </w:r>
    </w:p>
    <w:p w14:paraId="62A3F5B8"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7712B1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7168ECD" w14:textId="77777777" w:rsidR="00E517C6" w:rsidRDefault="00086D60">
            <w:pPr>
              <w:pStyle w:val="Bng"/>
              <w:jc w:val="center"/>
              <w:rPr>
                <w:b/>
                <w:bCs/>
                <w:i w:val="0"/>
                <w:iCs w:val="0"/>
              </w:rPr>
            </w:pPr>
            <w:r>
              <w:rPr>
                <w:b/>
                <w:bCs/>
                <w:i w:val="0"/>
                <w:iCs w:val="0"/>
              </w:rPr>
              <w:t>Giỏ hàng (Cart)</w:t>
            </w:r>
          </w:p>
        </w:tc>
      </w:tr>
      <w:tr w:rsidR="00E517C6" w14:paraId="0C4D91A5"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B8EB1F3" w14:textId="77777777" w:rsidR="00E517C6" w:rsidRDefault="00086D60">
            <w:pPr>
              <w:pStyle w:val="TableContents"/>
              <w:rPr>
                <w:i/>
                <w:iCs/>
              </w:rPr>
            </w:pPr>
            <w:r>
              <w:rPr>
                <w:i/>
                <w:iCs/>
              </w:rPr>
              <w:t>Mô tả: Lớp thực thể chứa thông tin các sản phẩm mà khách hàng đã lựa chọn và yêu cầu tương ứng. Đây là lớp ảo có chức năng lưu trữ tạm thời các lựa chọn của khách hàng ở phía trình duyệt. Khi khách yêu cầu đặt hàng, dữ liệu lưu trữ trong giỏ hàng được giải phóng.</w:t>
            </w:r>
          </w:p>
        </w:tc>
      </w:tr>
      <w:tr w:rsidR="00E517C6" w14:paraId="1230BDC7" w14:textId="77777777">
        <w:tc>
          <w:tcPr>
            <w:tcW w:w="3212" w:type="dxa"/>
            <w:tcBorders>
              <w:left w:val="single" w:sz="2" w:space="0" w:color="000000"/>
              <w:bottom w:val="single" w:sz="2" w:space="0" w:color="000000"/>
            </w:tcBorders>
            <w:tcMar>
              <w:top w:w="144" w:type="dxa"/>
              <w:left w:w="144" w:type="dxa"/>
              <w:bottom w:w="144" w:type="dxa"/>
              <w:right w:w="144" w:type="dxa"/>
            </w:tcMar>
          </w:tcPr>
          <w:p w14:paraId="16D91CAB"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22D88AA"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7E0B29B" w14:textId="77777777" w:rsidR="00E517C6" w:rsidRDefault="00086D60">
            <w:pPr>
              <w:pStyle w:val="TableContents"/>
              <w:jc w:val="center"/>
              <w:rPr>
                <w:b/>
                <w:bCs/>
                <w:sz w:val="22"/>
                <w:szCs w:val="22"/>
              </w:rPr>
            </w:pPr>
            <w:r>
              <w:rPr>
                <w:b/>
                <w:bCs/>
                <w:sz w:val="22"/>
                <w:szCs w:val="22"/>
              </w:rPr>
              <w:t>Phạm vi truy cập</w:t>
            </w:r>
          </w:p>
        </w:tc>
      </w:tr>
      <w:tr w:rsidR="00E517C6" w14:paraId="5D3CA0E0" w14:textId="77777777">
        <w:tc>
          <w:tcPr>
            <w:tcW w:w="3212" w:type="dxa"/>
            <w:tcBorders>
              <w:left w:val="single" w:sz="2" w:space="0" w:color="000000"/>
              <w:bottom w:val="single" w:sz="2" w:space="0" w:color="000000"/>
            </w:tcBorders>
            <w:tcMar>
              <w:top w:w="144" w:type="dxa"/>
              <w:left w:w="144" w:type="dxa"/>
              <w:bottom w:w="144" w:type="dxa"/>
              <w:right w:w="144" w:type="dxa"/>
            </w:tcMar>
          </w:tcPr>
          <w:p w14:paraId="72ED2A1F" w14:textId="77777777" w:rsidR="00E517C6" w:rsidRDefault="00086D60">
            <w:pPr>
              <w:pStyle w:val="Code"/>
            </w:pPr>
            <w:r>
              <w:t>items: list&lt;CartItem&gt;</w:t>
            </w:r>
          </w:p>
        </w:tc>
        <w:tc>
          <w:tcPr>
            <w:tcW w:w="5243" w:type="dxa"/>
            <w:tcBorders>
              <w:left w:val="single" w:sz="2" w:space="0" w:color="000000"/>
              <w:bottom w:val="single" w:sz="2" w:space="0" w:color="000000"/>
            </w:tcBorders>
            <w:tcMar>
              <w:top w:w="144" w:type="dxa"/>
              <w:left w:w="144" w:type="dxa"/>
              <w:bottom w:w="144" w:type="dxa"/>
              <w:right w:w="144" w:type="dxa"/>
            </w:tcMar>
          </w:tcPr>
          <w:p w14:paraId="0F75D542" w14:textId="77777777" w:rsidR="00E517C6" w:rsidRDefault="00086D60">
            <w:pPr>
              <w:pStyle w:val="TableContents"/>
            </w:pPr>
            <w:r>
              <w:t>Danh sách Sản phẩm trong giỏ</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6831154" w14:textId="77777777" w:rsidR="00E517C6" w:rsidRDefault="00086D60">
            <w:pPr>
              <w:pStyle w:val="TableContents"/>
            </w:pPr>
            <w:r>
              <w:t>Public</w:t>
            </w:r>
          </w:p>
        </w:tc>
      </w:tr>
    </w:tbl>
    <w:p w14:paraId="79F497A6" w14:textId="77777777" w:rsidR="00E517C6" w:rsidRDefault="00086D60">
      <w:pPr>
        <w:pStyle w:val="Bng"/>
        <w:jc w:val="center"/>
      </w:pPr>
      <w:r>
        <w:t>Bảng 41: Thiết kế chi tiết lớp "Giỏ hàng"</w:t>
      </w:r>
    </w:p>
    <w:p w14:paraId="376AB92F" w14:textId="77777777" w:rsidR="00E517C6" w:rsidRDefault="00E517C6">
      <w:pPr>
        <w:pStyle w:val="Heading3"/>
        <w:numPr>
          <w:ilvl w:val="0"/>
          <w:numId w:val="0"/>
        </w:numP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A87ED56"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44F1FE9" w14:textId="77777777" w:rsidR="00E517C6" w:rsidRDefault="00086D60">
            <w:pPr>
              <w:pStyle w:val="Bng"/>
              <w:jc w:val="center"/>
              <w:rPr>
                <w:b/>
                <w:bCs/>
                <w:i w:val="0"/>
                <w:iCs w:val="0"/>
              </w:rPr>
            </w:pPr>
            <w:r>
              <w:rPr>
                <w:b/>
                <w:bCs/>
                <w:i w:val="0"/>
                <w:iCs w:val="0"/>
              </w:rPr>
              <w:t>Đơn hàng (Order)</w:t>
            </w:r>
          </w:p>
        </w:tc>
      </w:tr>
      <w:tr w:rsidR="00E517C6" w14:paraId="63AE9D64"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0BA8BEDB" w14:textId="77777777" w:rsidR="00E517C6" w:rsidRDefault="00086D60">
            <w:pPr>
              <w:pStyle w:val="TableContents"/>
              <w:rPr>
                <w:i/>
                <w:iCs/>
              </w:rPr>
            </w:pPr>
            <w:r>
              <w:rPr>
                <w:i/>
                <w:iCs/>
              </w:rPr>
              <w:lastRenderedPageBreak/>
              <w:t>Mô tả: Lớp thực thể chứa thông tin đơn hàng</w:t>
            </w:r>
          </w:p>
        </w:tc>
      </w:tr>
      <w:tr w:rsidR="00E517C6" w14:paraId="51528D73" w14:textId="77777777">
        <w:tc>
          <w:tcPr>
            <w:tcW w:w="3212" w:type="dxa"/>
            <w:tcBorders>
              <w:left w:val="single" w:sz="2" w:space="0" w:color="000000"/>
              <w:bottom w:val="single" w:sz="2" w:space="0" w:color="000000"/>
            </w:tcBorders>
            <w:tcMar>
              <w:top w:w="144" w:type="dxa"/>
              <w:left w:w="144" w:type="dxa"/>
              <w:bottom w:w="144" w:type="dxa"/>
              <w:right w:w="144" w:type="dxa"/>
            </w:tcMar>
          </w:tcPr>
          <w:p w14:paraId="3CD8EA42"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689FB327"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1A8BC74" w14:textId="77777777" w:rsidR="00E517C6" w:rsidRDefault="00086D60">
            <w:pPr>
              <w:pStyle w:val="TableContents"/>
              <w:jc w:val="center"/>
              <w:rPr>
                <w:b/>
                <w:bCs/>
                <w:sz w:val="22"/>
                <w:szCs w:val="22"/>
              </w:rPr>
            </w:pPr>
            <w:r>
              <w:rPr>
                <w:b/>
                <w:bCs/>
                <w:sz w:val="22"/>
                <w:szCs w:val="22"/>
              </w:rPr>
              <w:t>Phạm vi truy cập</w:t>
            </w:r>
          </w:p>
        </w:tc>
      </w:tr>
      <w:tr w:rsidR="00E517C6" w14:paraId="2228B9A1" w14:textId="77777777">
        <w:tc>
          <w:tcPr>
            <w:tcW w:w="3212" w:type="dxa"/>
            <w:tcBorders>
              <w:left w:val="single" w:sz="2" w:space="0" w:color="000000"/>
              <w:bottom w:val="single" w:sz="2" w:space="0" w:color="000000"/>
            </w:tcBorders>
            <w:tcMar>
              <w:top w:w="144" w:type="dxa"/>
              <w:left w:w="144" w:type="dxa"/>
              <w:bottom w:w="144" w:type="dxa"/>
              <w:right w:w="144" w:type="dxa"/>
            </w:tcMar>
          </w:tcPr>
          <w:p w14:paraId="6709506A" w14:textId="77777777" w:rsidR="00E517C6" w:rsidRDefault="00086D60">
            <w:pPr>
              <w:pStyle w:val="Code"/>
            </w:pPr>
            <w:r>
              <w:t>items: list&lt;CartItem&gt;</w:t>
            </w:r>
          </w:p>
        </w:tc>
        <w:tc>
          <w:tcPr>
            <w:tcW w:w="5243" w:type="dxa"/>
            <w:tcBorders>
              <w:left w:val="single" w:sz="2" w:space="0" w:color="000000"/>
              <w:bottom w:val="single" w:sz="2" w:space="0" w:color="000000"/>
            </w:tcBorders>
            <w:tcMar>
              <w:top w:w="144" w:type="dxa"/>
              <w:left w:w="144" w:type="dxa"/>
              <w:bottom w:w="144" w:type="dxa"/>
              <w:right w:w="144" w:type="dxa"/>
            </w:tcMar>
          </w:tcPr>
          <w:p w14:paraId="6B5ED1F7" w14:textId="77777777" w:rsidR="00E517C6" w:rsidRDefault="00086D60">
            <w:pPr>
              <w:pStyle w:val="TableContents"/>
            </w:pPr>
            <w:r>
              <w:t>Danh sách sản phẩm cùng với thông tin yêu cầu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FA9DA4E" w14:textId="77777777" w:rsidR="00E517C6" w:rsidRDefault="00086D60">
            <w:pPr>
              <w:pStyle w:val="TableContents"/>
            </w:pPr>
            <w:r>
              <w:t>Public</w:t>
            </w:r>
          </w:p>
        </w:tc>
      </w:tr>
      <w:tr w:rsidR="00E517C6" w14:paraId="5A0F6FE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F66206B" w14:textId="77777777" w:rsidR="00E517C6" w:rsidRDefault="00086D60">
            <w:pPr>
              <w:pStyle w:val="Code"/>
            </w:pPr>
            <w:r>
              <w:t>user: Account</w:t>
            </w:r>
          </w:p>
        </w:tc>
        <w:tc>
          <w:tcPr>
            <w:tcW w:w="5243" w:type="dxa"/>
            <w:tcBorders>
              <w:left w:val="single" w:sz="2" w:space="0" w:color="000000"/>
              <w:bottom w:val="single" w:sz="2" w:space="0" w:color="000000"/>
            </w:tcBorders>
            <w:tcMar>
              <w:top w:w="144" w:type="dxa"/>
              <w:left w:w="144" w:type="dxa"/>
              <w:bottom w:w="144" w:type="dxa"/>
              <w:right w:w="144" w:type="dxa"/>
            </w:tcMar>
          </w:tcPr>
          <w:p w14:paraId="5BF674EC" w14:textId="77777777" w:rsidR="00E517C6" w:rsidRDefault="00086D60">
            <w:pPr>
              <w:pStyle w:val="TableContents"/>
            </w:pPr>
            <w:r>
              <w:t>Tài khoản đặt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8F06996" w14:textId="77777777" w:rsidR="00E517C6" w:rsidRDefault="00086D60">
            <w:pPr>
              <w:pStyle w:val="TableContents"/>
            </w:pPr>
            <w:r>
              <w:t>Public</w:t>
            </w:r>
          </w:p>
        </w:tc>
      </w:tr>
      <w:tr w:rsidR="00E517C6" w14:paraId="6ABD8F9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D4453D9" w14:textId="77777777" w:rsidR="00E517C6" w:rsidRDefault="00086D60">
            <w:pPr>
              <w:pStyle w:val="Code"/>
            </w:pPr>
            <w:r>
              <w:t>receiver: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1517363" w14:textId="77777777" w:rsidR="00E517C6" w:rsidRDefault="00086D60">
            <w:pPr>
              <w:pStyle w:val="TableContents"/>
            </w:pPr>
            <w:r>
              <w:t>Tên người nhận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CC488B7" w14:textId="77777777" w:rsidR="00E517C6" w:rsidRDefault="00086D60">
            <w:pPr>
              <w:pStyle w:val="TableContents"/>
            </w:pPr>
            <w:r>
              <w:t>Public</w:t>
            </w:r>
          </w:p>
        </w:tc>
      </w:tr>
      <w:tr w:rsidR="00E517C6" w14:paraId="1BF9B05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53AC67D" w14:textId="77777777" w:rsidR="00E517C6" w:rsidRDefault="00086D60">
            <w:pPr>
              <w:pStyle w:val="Code"/>
            </w:pPr>
            <w:r>
              <w:t>phonenumber: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3ADD5E16" w14:textId="77777777" w:rsidR="00E517C6" w:rsidRDefault="00086D60">
            <w:pPr>
              <w:pStyle w:val="TableContents"/>
            </w:pPr>
            <w:r>
              <w:t>Số điện thoại liên lạc khi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96F4011" w14:textId="77777777" w:rsidR="00E517C6" w:rsidRDefault="00086D60">
            <w:pPr>
              <w:pStyle w:val="TableContents"/>
            </w:pPr>
            <w:r>
              <w:t>Public</w:t>
            </w:r>
          </w:p>
        </w:tc>
      </w:tr>
      <w:tr w:rsidR="00E517C6" w14:paraId="1E248D0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4EF6747" w14:textId="77777777" w:rsidR="00E517C6" w:rsidRDefault="00086D60">
            <w:pPr>
              <w:pStyle w:val="Code"/>
            </w:pPr>
            <w:r>
              <w:t>delivery_address: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F59EEEC" w14:textId="77777777" w:rsidR="00E517C6" w:rsidRDefault="00086D60">
            <w:pPr>
              <w:pStyle w:val="TableContents"/>
            </w:pPr>
            <w:r>
              <w:t>Địa chỉ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82FD5A9" w14:textId="77777777" w:rsidR="00E517C6" w:rsidRDefault="00086D60">
            <w:pPr>
              <w:pStyle w:val="TableContents"/>
            </w:pPr>
            <w:r>
              <w:t>Public</w:t>
            </w:r>
          </w:p>
        </w:tc>
      </w:tr>
      <w:tr w:rsidR="00E517C6" w14:paraId="0CDBFBA7"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B436789" w14:textId="77777777" w:rsidR="00E517C6" w:rsidRDefault="00086D60">
            <w:pPr>
              <w:pStyle w:val="Code"/>
            </w:pPr>
            <w:r>
              <w:t>delivery_time: time</w:t>
            </w:r>
          </w:p>
        </w:tc>
        <w:tc>
          <w:tcPr>
            <w:tcW w:w="5243" w:type="dxa"/>
            <w:tcBorders>
              <w:left w:val="single" w:sz="2" w:space="0" w:color="000000"/>
              <w:bottom w:val="single" w:sz="2" w:space="0" w:color="000000"/>
            </w:tcBorders>
            <w:tcMar>
              <w:top w:w="144" w:type="dxa"/>
              <w:left w:w="144" w:type="dxa"/>
              <w:bottom w:w="144" w:type="dxa"/>
              <w:right w:w="144" w:type="dxa"/>
            </w:tcMar>
          </w:tcPr>
          <w:p w14:paraId="63E7E7BB" w14:textId="77777777" w:rsidR="00E517C6" w:rsidRDefault="00086D60">
            <w:pPr>
              <w:pStyle w:val="TableContents"/>
            </w:pPr>
            <w:r>
              <w:t>Thời điểm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2B1DF9A" w14:textId="77777777" w:rsidR="00E517C6" w:rsidRDefault="00086D60">
            <w:pPr>
              <w:pStyle w:val="TableContents"/>
            </w:pPr>
            <w:r>
              <w:t>Public</w:t>
            </w:r>
          </w:p>
        </w:tc>
      </w:tr>
      <w:tr w:rsidR="00E517C6" w14:paraId="34847E0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E51EDF0" w14:textId="77777777" w:rsidR="00E517C6" w:rsidRDefault="00086D60">
            <w:pPr>
              <w:pStyle w:val="Code"/>
            </w:pPr>
            <w:r>
              <w:t>state: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821F9D6" w14:textId="77777777" w:rsidR="00E517C6" w:rsidRDefault="00086D60">
            <w:pPr>
              <w:pStyle w:val="TableContents"/>
            </w:pPr>
            <w:r>
              <w:t>Trạng thái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A7A6514" w14:textId="77777777" w:rsidR="00E517C6" w:rsidRDefault="00086D60">
            <w:pPr>
              <w:pStyle w:val="TableContents"/>
            </w:pPr>
            <w:r>
              <w:t>Public</w:t>
            </w:r>
          </w:p>
        </w:tc>
      </w:tr>
    </w:tbl>
    <w:p w14:paraId="59E4344D" w14:textId="77777777" w:rsidR="00E517C6" w:rsidRDefault="00086D60">
      <w:pPr>
        <w:pStyle w:val="Bng"/>
        <w:jc w:val="center"/>
      </w:pPr>
      <w:r>
        <w:t>Bảng 42: Thiết kế chi tiết lớp "Đơn hàng"</w:t>
      </w:r>
    </w:p>
    <w:p w14:paraId="22B752AE" w14:textId="77777777" w:rsidR="00E517C6" w:rsidRDefault="00086D60">
      <w:pPr>
        <w:pStyle w:val="Heading2"/>
      </w:pPr>
      <w:commentRangeStart w:id="45"/>
      <w:r>
        <w:lastRenderedPageBreak/>
        <w:t>Thiết kế giao diện người dùng</w:t>
      </w:r>
      <w:commentRangeEnd w:id="45"/>
      <w:r w:rsidR="00C13821">
        <w:rPr>
          <w:rStyle w:val="CommentReference"/>
          <w:rFonts w:eastAsia="Noto Sans CJK SC Regular" w:cs="Mangal"/>
          <w:b w:val="0"/>
          <w:bCs w:val="0"/>
          <w:i w:val="0"/>
        </w:rPr>
        <w:commentReference w:id="45"/>
      </w:r>
    </w:p>
    <w:p w14:paraId="6DEB957B" w14:textId="113C5FA6" w:rsidR="00E517C6" w:rsidRDefault="00086D60">
      <w:pPr>
        <w:pStyle w:val="Heading2"/>
      </w:pPr>
      <w:r>
        <w:t xml:space="preserve">Thiết kế </w:t>
      </w:r>
      <w:del w:id="46" w:author="quangnn" w:date="2018-10-18T17:12:00Z">
        <w:r w:rsidDel="00306DBB">
          <w:delText xml:space="preserve">cơ sở </w:delText>
        </w:r>
      </w:del>
      <w:r>
        <w:t>dữ liệu</w:t>
      </w:r>
    </w:p>
    <w:p w14:paraId="01D27956" w14:textId="77777777" w:rsidR="00E517C6" w:rsidRDefault="00086D60">
      <w:pPr>
        <w:pStyle w:val="Heading3"/>
      </w:pPr>
      <w:r>
        <w:t xml:space="preserve">Biểu đồ quan hệ thực thể dữ </w:t>
      </w:r>
      <w:proofErr w:type="gramStart"/>
      <w:r>
        <w:t>liệu  (</w:t>
      </w:r>
      <w:proofErr w:type="gramEnd"/>
      <w:r>
        <w:t>Entity Relationship Diagram)</w:t>
      </w:r>
    </w:p>
    <w:p w14:paraId="02859038" w14:textId="77777777" w:rsidR="00E517C6" w:rsidRDefault="00086D60">
      <w:pPr>
        <w:pStyle w:val="Textbody"/>
      </w:pPr>
      <w:r>
        <w:rPr>
          <w:noProof/>
        </w:rPr>
        <mc:AlternateContent>
          <mc:Choice Requires="wps">
            <w:drawing>
              <wp:anchor distT="0" distB="0" distL="114300" distR="114300" simplePos="0" relativeHeight="150" behindDoc="0" locked="0" layoutInCell="1" allowOverlap="1" wp14:anchorId="7EB617CB" wp14:editId="2ABBCB85">
                <wp:simplePos x="0" y="0"/>
                <wp:positionH relativeFrom="column">
                  <wp:align>center</wp:align>
                </wp:positionH>
                <wp:positionV relativeFrom="paragraph">
                  <wp:align>top</wp:align>
                </wp:positionV>
                <wp:extent cx="6119987" cy="4379793"/>
                <wp:effectExtent l="0" t="0" r="0" b="0"/>
                <wp:wrapSquare wrapText="bothSides"/>
                <wp:docPr id="165" name="Frame76"/>
                <wp:cNvGraphicFramePr/>
                <a:graphic xmlns:a="http://schemas.openxmlformats.org/drawingml/2006/main">
                  <a:graphicData uri="http://schemas.microsoft.com/office/word/2010/wordprocessingShape">
                    <wps:wsp>
                      <wps:cNvSpPr txBox="1"/>
                      <wps:spPr>
                        <a:xfrm>
                          <a:off x="0" y="0"/>
                          <a:ext cx="6119987" cy="4379793"/>
                        </a:xfrm>
                        <a:prstGeom prst="rect">
                          <a:avLst/>
                        </a:prstGeom>
                        <a:ln>
                          <a:noFill/>
                          <a:prstDash/>
                        </a:ln>
                      </wps:spPr>
                      <wps:txbx>
                        <w:txbxContent>
                          <w:p w14:paraId="1D2114F5" w14:textId="0633E61F" w:rsidR="009866A7" w:rsidRDefault="009866A7">
                            <w:pPr>
                              <w:pStyle w:val="Hnh"/>
                              <w:jc w:val="center"/>
                            </w:pPr>
                            <w:r>
                              <w:rPr>
                                <w:noProof/>
                              </w:rPr>
                              <w:drawing>
                                <wp:inline distT="0" distB="0" distL="0" distR="0" wp14:anchorId="16F613A8" wp14:editId="795CD537">
                                  <wp:extent cx="6119987" cy="4405670"/>
                                  <wp:effectExtent l="0" t="0" r="0" b="0"/>
                                  <wp:docPr id="164"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6119987" cy="4405670"/>
                                          </a:xfrm>
                                          <a:prstGeom prst="rect">
                                            <a:avLst/>
                                          </a:prstGeom>
                                        </pic:spPr>
                                      </pic:pic>
                                    </a:graphicData>
                                  </a:graphic>
                                </wp:inline>
                              </w:drawing>
                            </w:r>
                            <w:r>
                              <w:t xml:space="preserve">Hình 82: </w:t>
                            </w:r>
                            <w:del w:id="47" w:author="quangnn" w:date="2018-10-18T17:12:00Z">
                              <w:r w:rsidDel="00BD47BE">
                                <w:delText>Thiết kế dữ liệu với biểu đồ</w:delText>
                              </w:r>
                            </w:del>
                            <w:ins w:id="48" w:author="quangnn" w:date="2018-10-18T17:12:00Z">
                              <w:r>
                                <w:t>Biểu đồ quan hệ thực thể dữ liệu</w:t>
                              </w:r>
                            </w:ins>
                            <w:r>
                              <w:t xml:space="preserve"> </w:t>
                            </w:r>
                            <w:ins w:id="49" w:author="quangnn" w:date="2018-10-18T17:12:00Z">
                              <w:r>
                                <w:t>(</w:t>
                              </w:r>
                            </w:ins>
                            <w:r>
                              <w:t>ERD</w:t>
                            </w:r>
                            <w:ins w:id="50" w:author="quangnn" w:date="2018-10-18T17:12:00Z">
                              <w:r>
                                <w:t>)</w:t>
                              </w:r>
                            </w:ins>
                          </w:p>
                        </w:txbxContent>
                      </wps:txbx>
                      <wps:bodyPr wrap="none" lIns="0" tIns="0" rIns="0" bIns="0" compatLnSpc="0">
                        <a:spAutoFit/>
                      </wps:bodyPr>
                    </wps:wsp>
                  </a:graphicData>
                </a:graphic>
              </wp:anchor>
            </w:drawing>
          </mc:Choice>
          <mc:Fallback>
            <w:pict>
              <v:shape w14:anchorId="7EB617CB" id="Frame76" o:spid="_x0000_s1107" type="#_x0000_t202" style="position:absolute;margin-left:0;margin-top:0;width:481.9pt;height:344.85pt;z-index:15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" filled="f" stroked="f">
                <v:textbox style="mso-fit-shape-to-text:t" inset="0,0,0,0">
                  <w:txbxContent>
                    <w:p w14:paraId="1D2114F5" w14:textId="0633E61F" w:rsidR="009866A7" w:rsidRDefault="009866A7">
                      <w:pPr>
                        <w:pStyle w:val="Hnh"/>
                        <w:jc w:val="center"/>
                      </w:pPr>
                      <w:r>
                        <w:rPr>
                          <w:noProof/>
                        </w:rPr>
                        <w:drawing>
                          <wp:inline distT="0" distB="0" distL="0" distR="0" wp14:anchorId="16F613A8" wp14:editId="795CD537">
                            <wp:extent cx="6119987" cy="4405670"/>
                            <wp:effectExtent l="0" t="0" r="0" b="0"/>
                            <wp:docPr id="164"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6119987" cy="4405670"/>
                                    </a:xfrm>
                                    <a:prstGeom prst="rect">
                                      <a:avLst/>
                                    </a:prstGeom>
                                  </pic:spPr>
                                </pic:pic>
                              </a:graphicData>
                            </a:graphic>
                          </wp:inline>
                        </w:drawing>
                      </w:r>
                      <w:r>
                        <w:t xml:space="preserve">Hình 82: </w:t>
                      </w:r>
                      <w:del w:id="51" w:author="quangnn" w:date="2018-10-18T17:12:00Z">
                        <w:r w:rsidDel="00BD47BE">
                          <w:delText>Thiết kế dữ liệu với biểu đồ</w:delText>
                        </w:r>
                      </w:del>
                      <w:ins w:id="52" w:author="quangnn" w:date="2018-10-18T17:12:00Z">
                        <w:r>
                          <w:t>Biểu đồ quan hệ thực thể dữ liệu</w:t>
                        </w:r>
                      </w:ins>
                      <w:r>
                        <w:t xml:space="preserve"> </w:t>
                      </w:r>
                      <w:ins w:id="53" w:author="quangnn" w:date="2018-10-18T17:12:00Z">
                        <w:r>
                          <w:t>(</w:t>
                        </w:r>
                      </w:ins>
                      <w:r>
                        <w:t>ERD</w:t>
                      </w:r>
                      <w:ins w:id="54" w:author="quangnn" w:date="2018-10-18T17:12:00Z">
                        <w:r>
                          <w:t>)</w:t>
                        </w:r>
                      </w:ins>
                    </w:p>
                  </w:txbxContent>
                </v:textbox>
                <w10:wrap type="square"/>
              </v:shape>
            </w:pict>
          </mc:Fallback>
        </mc:AlternateContent>
      </w:r>
    </w:p>
    <w:p w14:paraId="58FA5BC2" w14:textId="3274E0E8" w:rsidR="00E517C6" w:rsidRDefault="00086D60">
      <w:pPr>
        <w:pStyle w:val="Heading3"/>
        <w:sectPr w:rsidR="00E517C6">
          <w:pgSz w:w="11906" w:h="16838"/>
          <w:pgMar w:top="1134" w:right="1134" w:bottom="1134" w:left="1134" w:header="720" w:footer="720" w:gutter="0"/>
          <w:cols w:space="720"/>
        </w:sectPr>
      </w:pPr>
      <w:del w:id="55" w:author="quangnn" w:date="2018-10-18T17:13:00Z">
        <w:r w:rsidDel="0041577D">
          <w:delText>Mô tả</w:delText>
        </w:r>
      </w:del>
      <w:ins w:id="56" w:author="quangnn" w:date="2018-10-18T17:13:00Z">
        <w:r w:rsidR="0041577D">
          <w:t>Thiết kế</w:t>
        </w:r>
      </w:ins>
      <w:r>
        <w:t xml:space="preserve"> chi tiết các </w:t>
      </w:r>
      <w:del w:id="57" w:author="quangnn" w:date="2018-10-18T17:13:00Z">
        <w:r w:rsidDel="0041577D">
          <w:delText>quan hệ trong cơ sở</w:delText>
        </w:r>
      </w:del>
      <w:ins w:id="58" w:author="quangnn" w:date="2018-10-18T17:13:00Z">
        <w:r w:rsidR="0041577D">
          <w:t>bảng</w:t>
        </w:r>
      </w:ins>
      <w:r>
        <w:t xml:space="preserve"> dữ liệu</w:t>
      </w:r>
    </w:p>
    <w:p w14:paraId="179F00C9" w14:textId="77777777" w:rsidR="00E517C6" w:rsidRDefault="00E517C6">
      <w:pPr>
        <w:pStyle w:val="Subtitle"/>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1863"/>
        <w:gridCol w:w="2725"/>
        <w:gridCol w:w="1437"/>
        <w:gridCol w:w="1350"/>
        <w:gridCol w:w="2425"/>
      </w:tblGrid>
      <w:tr w:rsidR="00E517C6" w14:paraId="42D0EDE5"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49EDCCA7" w14:textId="77777777" w:rsidR="00E517C6" w:rsidRDefault="00086D60">
            <w:pPr>
              <w:pStyle w:val="TableContents"/>
              <w:jc w:val="center"/>
              <w:rPr>
                <w:b/>
                <w:bCs/>
              </w:rPr>
            </w:pPr>
            <w:r>
              <w:rPr>
                <w:b/>
                <w:bCs/>
              </w:rPr>
              <w:t>Bảng Account</w:t>
            </w:r>
          </w:p>
        </w:tc>
      </w:tr>
      <w:tr w:rsidR="00E517C6" w14:paraId="05B22045"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6443521D"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các thông tin của một tài khoản người dùng tham gia hệ thống</w:t>
            </w:r>
          </w:p>
        </w:tc>
      </w:tr>
      <w:tr w:rsidR="00E517C6" w14:paraId="40F6379B" w14:textId="77777777">
        <w:tc>
          <w:tcPr>
            <w:tcW w:w="1863" w:type="dxa"/>
            <w:tcBorders>
              <w:left w:val="single" w:sz="4" w:space="0" w:color="000000"/>
              <w:bottom w:val="single" w:sz="4" w:space="0" w:color="000000"/>
            </w:tcBorders>
            <w:tcMar>
              <w:top w:w="144" w:type="dxa"/>
              <w:left w:w="144" w:type="dxa"/>
              <w:bottom w:w="144" w:type="dxa"/>
              <w:right w:w="144" w:type="dxa"/>
            </w:tcMar>
          </w:tcPr>
          <w:p w14:paraId="1D8CA29A" w14:textId="77777777" w:rsidR="00E517C6" w:rsidRDefault="00086D60">
            <w:pPr>
              <w:pStyle w:val="TableContents"/>
              <w:rPr>
                <w:b/>
                <w:bCs/>
              </w:rPr>
            </w:pPr>
            <w:r>
              <w:rPr>
                <w:b/>
                <w:bCs/>
              </w:rPr>
              <w:t>Tên thuộc tính/ phương thức</w:t>
            </w:r>
          </w:p>
        </w:tc>
        <w:tc>
          <w:tcPr>
            <w:tcW w:w="2725" w:type="dxa"/>
            <w:tcBorders>
              <w:left w:val="single" w:sz="4" w:space="0" w:color="000000"/>
              <w:bottom w:val="single" w:sz="4" w:space="0" w:color="000000"/>
            </w:tcBorders>
            <w:tcMar>
              <w:top w:w="144" w:type="dxa"/>
              <w:left w:w="144" w:type="dxa"/>
              <w:bottom w:w="144" w:type="dxa"/>
              <w:right w:w="144" w:type="dxa"/>
            </w:tcMar>
          </w:tcPr>
          <w:p w14:paraId="3746B5E1" w14:textId="77777777" w:rsidR="00E517C6" w:rsidRDefault="00086D60">
            <w:pPr>
              <w:pStyle w:val="TableContents"/>
              <w:rPr>
                <w:b/>
                <w:bCs/>
              </w:rPr>
            </w:pPr>
            <w:r>
              <w:rPr>
                <w:b/>
                <w:bCs/>
              </w:rPr>
              <w:t>Kiểu dữ liệu và kích thước</w:t>
            </w:r>
          </w:p>
        </w:tc>
        <w:tc>
          <w:tcPr>
            <w:tcW w:w="1437" w:type="dxa"/>
            <w:tcBorders>
              <w:left w:val="single" w:sz="4" w:space="0" w:color="000000"/>
              <w:bottom w:val="single" w:sz="4" w:space="0" w:color="000000"/>
            </w:tcBorders>
            <w:tcMar>
              <w:top w:w="144" w:type="dxa"/>
              <w:left w:w="144" w:type="dxa"/>
              <w:bottom w:w="144" w:type="dxa"/>
              <w:right w:w="144" w:type="dxa"/>
            </w:tcMar>
          </w:tcPr>
          <w:p w14:paraId="2EBC3A9A" w14:textId="77777777" w:rsidR="00E517C6" w:rsidRDefault="00086D60">
            <w:pPr>
              <w:pStyle w:val="TableContents"/>
              <w:rPr>
                <w:b/>
                <w:bCs/>
              </w:rPr>
            </w:pPr>
            <w:r>
              <w:rPr>
                <w:b/>
                <w:bCs/>
              </w:rPr>
              <w:t>Ràng buộc</w:t>
            </w:r>
          </w:p>
        </w:tc>
        <w:tc>
          <w:tcPr>
            <w:tcW w:w="1350" w:type="dxa"/>
            <w:tcBorders>
              <w:left w:val="single" w:sz="4" w:space="0" w:color="000000"/>
              <w:bottom w:val="single" w:sz="4" w:space="0" w:color="000000"/>
            </w:tcBorders>
            <w:tcMar>
              <w:top w:w="144" w:type="dxa"/>
              <w:left w:w="144" w:type="dxa"/>
              <w:bottom w:w="144" w:type="dxa"/>
              <w:right w:w="144" w:type="dxa"/>
            </w:tcMar>
          </w:tcPr>
          <w:p w14:paraId="0620F2D3" w14:textId="77777777" w:rsidR="00E517C6" w:rsidRDefault="00086D60">
            <w:pPr>
              <w:pStyle w:val="TableContents"/>
              <w:rPr>
                <w:b/>
                <w:bCs/>
              </w:rPr>
            </w:pPr>
            <w:r>
              <w:rPr>
                <w:b/>
                <w:bCs/>
              </w:rPr>
              <w:t>Cho phép NULL</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39104A11" w14:textId="77777777" w:rsidR="00E517C6" w:rsidRDefault="00086D60">
            <w:pPr>
              <w:pStyle w:val="TableContents"/>
              <w:rPr>
                <w:b/>
                <w:bCs/>
              </w:rPr>
            </w:pPr>
            <w:r>
              <w:rPr>
                <w:b/>
                <w:bCs/>
              </w:rPr>
              <w:t>Giải thích</w:t>
            </w:r>
          </w:p>
        </w:tc>
      </w:tr>
      <w:tr w:rsidR="00E517C6" w14:paraId="6DB6EEE2" w14:textId="77777777">
        <w:tc>
          <w:tcPr>
            <w:tcW w:w="1863" w:type="dxa"/>
            <w:tcBorders>
              <w:left w:val="single" w:sz="4" w:space="0" w:color="000000"/>
              <w:bottom w:val="single" w:sz="4" w:space="0" w:color="000000"/>
            </w:tcBorders>
            <w:tcMar>
              <w:top w:w="144" w:type="dxa"/>
              <w:left w:w="144" w:type="dxa"/>
              <w:bottom w:w="144" w:type="dxa"/>
              <w:right w:w="144" w:type="dxa"/>
            </w:tcMar>
          </w:tcPr>
          <w:p w14:paraId="40C00F73" w14:textId="77777777" w:rsidR="00E517C6" w:rsidRDefault="00086D60">
            <w:pPr>
              <w:pStyle w:val="TableContents"/>
            </w:pPr>
            <w:r>
              <w:t>account_id</w:t>
            </w:r>
          </w:p>
        </w:tc>
        <w:tc>
          <w:tcPr>
            <w:tcW w:w="2725" w:type="dxa"/>
            <w:tcBorders>
              <w:left w:val="single" w:sz="4" w:space="0" w:color="000000"/>
              <w:bottom w:val="single" w:sz="4" w:space="0" w:color="000000"/>
            </w:tcBorders>
            <w:tcMar>
              <w:top w:w="144" w:type="dxa"/>
              <w:left w:w="144" w:type="dxa"/>
              <w:bottom w:w="144" w:type="dxa"/>
              <w:right w:w="144" w:type="dxa"/>
            </w:tcMar>
          </w:tcPr>
          <w:p w14:paraId="231D75F6" w14:textId="77777777" w:rsidR="00E517C6" w:rsidRDefault="00086D60">
            <w:pPr>
              <w:pStyle w:val="Code"/>
            </w:pPr>
            <w:r>
              <w:t>INT</w:t>
            </w:r>
          </w:p>
        </w:tc>
        <w:tc>
          <w:tcPr>
            <w:tcW w:w="1437" w:type="dxa"/>
            <w:tcBorders>
              <w:left w:val="single" w:sz="4" w:space="0" w:color="000000"/>
              <w:bottom w:val="single" w:sz="4" w:space="0" w:color="000000"/>
            </w:tcBorders>
            <w:tcMar>
              <w:top w:w="144" w:type="dxa"/>
              <w:left w:w="144" w:type="dxa"/>
              <w:bottom w:w="144" w:type="dxa"/>
              <w:right w:w="144" w:type="dxa"/>
            </w:tcMar>
          </w:tcPr>
          <w:p w14:paraId="3C432746" w14:textId="77777777" w:rsidR="00E517C6" w:rsidRDefault="00086D60">
            <w:pPr>
              <w:pStyle w:val="TableContents"/>
            </w:pPr>
            <w:r>
              <w:t>Khóa chính</w:t>
            </w:r>
          </w:p>
        </w:tc>
        <w:tc>
          <w:tcPr>
            <w:tcW w:w="1350" w:type="dxa"/>
            <w:tcBorders>
              <w:left w:val="single" w:sz="4" w:space="0" w:color="000000"/>
              <w:bottom w:val="single" w:sz="4" w:space="0" w:color="000000"/>
            </w:tcBorders>
            <w:tcMar>
              <w:top w:w="144" w:type="dxa"/>
              <w:left w:w="144" w:type="dxa"/>
              <w:bottom w:w="144" w:type="dxa"/>
              <w:right w:w="144" w:type="dxa"/>
            </w:tcMar>
          </w:tcPr>
          <w:p w14:paraId="77467826"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657C5432" w14:textId="77777777" w:rsidR="00E517C6" w:rsidRDefault="00086D60">
            <w:pPr>
              <w:pStyle w:val="TableContents"/>
            </w:pPr>
            <w:r>
              <w:t>Id của tài khoản người dùng</w:t>
            </w:r>
          </w:p>
        </w:tc>
      </w:tr>
      <w:tr w:rsidR="00E517C6" w14:paraId="43A609E0" w14:textId="77777777">
        <w:tc>
          <w:tcPr>
            <w:tcW w:w="1863" w:type="dxa"/>
            <w:tcBorders>
              <w:left w:val="single" w:sz="4" w:space="0" w:color="000000"/>
              <w:bottom w:val="single" w:sz="4" w:space="0" w:color="000000"/>
            </w:tcBorders>
            <w:tcMar>
              <w:top w:w="144" w:type="dxa"/>
              <w:left w:w="144" w:type="dxa"/>
              <w:bottom w:w="144" w:type="dxa"/>
              <w:right w:w="144" w:type="dxa"/>
            </w:tcMar>
          </w:tcPr>
          <w:p w14:paraId="1DF74373" w14:textId="77777777" w:rsidR="00E517C6" w:rsidRDefault="00086D60">
            <w:pPr>
              <w:pStyle w:val="TableContents"/>
            </w:pPr>
            <w:r>
              <w:t>usename</w:t>
            </w:r>
          </w:p>
        </w:tc>
        <w:tc>
          <w:tcPr>
            <w:tcW w:w="2725" w:type="dxa"/>
            <w:tcBorders>
              <w:left w:val="single" w:sz="4" w:space="0" w:color="000000"/>
              <w:bottom w:val="single" w:sz="4" w:space="0" w:color="000000"/>
            </w:tcBorders>
            <w:tcMar>
              <w:top w:w="144" w:type="dxa"/>
              <w:left w:w="144" w:type="dxa"/>
              <w:bottom w:w="144" w:type="dxa"/>
              <w:right w:w="144" w:type="dxa"/>
            </w:tcMar>
          </w:tcPr>
          <w:p w14:paraId="31E34342" w14:textId="77777777" w:rsidR="00E517C6" w:rsidRDefault="00086D60">
            <w:pPr>
              <w:pStyle w:val="Code"/>
            </w:pPr>
            <w:proofErr w:type="gramStart"/>
            <w:r>
              <w:t>VARCHAR(</w:t>
            </w:r>
            <w:proofErr w:type="gramEnd"/>
            <w:r>
              <w:t>255)</w:t>
            </w:r>
          </w:p>
        </w:tc>
        <w:tc>
          <w:tcPr>
            <w:tcW w:w="1437" w:type="dxa"/>
            <w:tcBorders>
              <w:left w:val="single" w:sz="4" w:space="0" w:color="000000"/>
              <w:bottom w:val="single" w:sz="4" w:space="0" w:color="000000"/>
            </w:tcBorders>
            <w:tcMar>
              <w:top w:w="144" w:type="dxa"/>
              <w:left w:w="144" w:type="dxa"/>
              <w:bottom w:w="144" w:type="dxa"/>
              <w:right w:w="144" w:type="dxa"/>
            </w:tcMar>
          </w:tcPr>
          <w:p w14:paraId="76980275"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40A32748"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E26DAD5" w14:textId="77777777" w:rsidR="00E517C6" w:rsidRDefault="00086D60">
            <w:pPr>
              <w:pStyle w:val="TableContents"/>
            </w:pPr>
            <w:r>
              <w:t>Tên tài khoản</w:t>
            </w:r>
          </w:p>
        </w:tc>
      </w:tr>
      <w:tr w:rsidR="00E517C6" w14:paraId="672C932C" w14:textId="77777777">
        <w:tc>
          <w:tcPr>
            <w:tcW w:w="1863" w:type="dxa"/>
            <w:tcBorders>
              <w:left w:val="single" w:sz="4" w:space="0" w:color="000000"/>
              <w:bottom w:val="single" w:sz="4" w:space="0" w:color="000000"/>
            </w:tcBorders>
            <w:tcMar>
              <w:top w:w="144" w:type="dxa"/>
              <w:left w:w="144" w:type="dxa"/>
              <w:bottom w:w="144" w:type="dxa"/>
              <w:right w:w="144" w:type="dxa"/>
            </w:tcMar>
          </w:tcPr>
          <w:p w14:paraId="53D5B0D0" w14:textId="77777777" w:rsidR="00E517C6" w:rsidRDefault="00086D60">
            <w:pPr>
              <w:pStyle w:val="TableContents"/>
            </w:pPr>
            <w:r>
              <w:t>password</w:t>
            </w:r>
          </w:p>
        </w:tc>
        <w:tc>
          <w:tcPr>
            <w:tcW w:w="2725" w:type="dxa"/>
            <w:tcBorders>
              <w:left w:val="single" w:sz="4" w:space="0" w:color="000000"/>
              <w:bottom w:val="single" w:sz="4" w:space="0" w:color="000000"/>
            </w:tcBorders>
            <w:tcMar>
              <w:top w:w="144" w:type="dxa"/>
              <w:left w:w="144" w:type="dxa"/>
              <w:bottom w:w="144" w:type="dxa"/>
              <w:right w:w="144" w:type="dxa"/>
            </w:tcMar>
          </w:tcPr>
          <w:p w14:paraId="47ECFE9E" w14:textId="77777777" w:rsidR="00E517C6" w:rsidRDefault="00086D60">
            <w:pPr>
              <w:pStyle w:val="Code"/>
            </w:pPr>
            <w:proofErr w:type="gramStart"/>
            <w:r>
              <w:t>VARCHAR(</w:t>
            </w:r>
            <w:proofErr w:type="gramEnd"/>
            <w:r>
              <w:t>255)</w:t>
            </w:r>
          </w:p>
        </w:tc>
        <w:tc>
          <w:tcPr>
            <w:tcW w:w="1437" w:type="dxa"/>
            <w:tcBorders>
              <w:left w:val="single" w:sz="4" w:space="0" w:color="000000"/>
              <w:bottom w:val="single" w:sz="4" w:space="0" w:color="000000"/>
            </w:tcBorders>
            <w:tcMar>
              <w:top w:w="144" w:type="dxa"/>
              <w:left w:w="144" w:type="dxa"/>
              <w:bottom w:w="144" w:type="dxa"/>
              <w:right w:w="144" w:type="dxa"/>
            </w:tcMar>
          </w:tcPr>
          <w:p w14:paraId="69F0D22E"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56BC264C"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B16078E" w14:textId="77777777" w:rsidR="00E517C6" w:rsidRDefault="00086D60">
            <w:pPr>
              <w:pStyle w:val="TableContents"/>
            </w:pPr>
            <w:r>
              <w:t>Mật khẩu tài khoản</w:t>
            </w:r>
          </w:p>
        </w:tc>
      </w:tr>
      <w:tr w:rsidR="00E517C6" w14:paraId="63DEE4BA" w14:textId="77777777">
        <w:tc>
          <w:tcPr>
            <w:tcW w:w="1863" w:type="dxa"/>
            <w:tcBorders>
              <w:left w:val="single" w:sz="4" w:space="0" w:color="000000"/>
              <w:bottom w:val="single" w:sz="4" w:space="0" w:color="000000"/>
            </w:tcBorders>
            <w:tcMar>
              <w:top w:w="144" w:type="dxa"/>
              <w:left w:w="144" w:type="dxa"/>
              <w:bottom w:w="144" w:type="dxa"/>
              <w:right w:w="144" w:type="dxa"/>
            </w:tcMar>
          </w:tcPr>
          <w:p w14:paraId="3416EEDA" w14:textId="77777777" w:rsidR="00E517C6" w:rsidRDefault="00086D60">
            <w:pPr>
              <w:pStyle w:val="TableContents"/>
            </w:pPr>
            <w:r>
              <w:t>fullname</w:t>
            </w:r>
          </w:p>
        </w:tc>
        <w:tc>
          <w:tcPr>
            <w:tcW w:w="2725" w:type="dxa"/>
            <w:tcBorders>
              <w:left w:val="single" w:sz="4" w:space="0" w:color="000000"/>
              <w:bottom w:val="single" w:sz="4" w:space="0" w:color="000000"/>
            </w:tcBorders>
            <w:tcMar>
              <w:top w:w="144" w:type="dxa"/>
              <w:left w:w="144" w:type="dxa"/>
              <w:bottom w:w="144" w:type="dxa"/>
              <w:right w:w="144" w:type="dxa"/>
            </w:tcMar>
          </w:tcPr>
          <w:p w14:paraId="6ED6024D" w14:textId="77777777" w:rsidR="00E517C6" w:rsidRDefault="00086D60">
            <w:pPr>
              <w:pStyle w:val="Code"/>
            </w:pPr>
            <w:proofErr w:type="gramStart"/>
            <w:r>
              <w:t>VARCHAR(</w:t>
            </w:r>
            <w:proofErr w:type="gramEnd"/>
            <w:r>
              <w:t>320)</w:t>
            </w:r>
          </w:p>
        </w:tc>
        <w:tc>
          <w:tcPr>
            <w:tcW w:w="1437" w:type="dxa"/>
            <w:tcBorders>
              <w:left w:val="single" w:sz="4" w:space="0" w:color="000000"/>
              <w:bottom w:val="single" w:sz="4" w:space="0" w:color="000000"/>
            </w:tcBorders>
            <w:tcMar>
              <w:top w:w="144" w:type="dxa"/>
              <w:left w:w="144" w:type="dxa"/>
              <w:bottom w:w="144" w:type="dxa"/>
              <w:right w:w="144" w:type="dxa"/>
            </w:tcMar>
          </w:tcPr>
          <w:p w14:paraId="23232D66"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17916B6A"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0D26E51" w14:textId="77777777" w:rsidR="00E517C6" w:rsidRDefault="00086D60">
            <w:pPr>
              <w:pStyle w:val="TableContents"/>
            </w:pPr>
            <w:r>
              <w:t>Tên đầy đủ của chủ tài khoản</w:t>
            </w:r>
          </w:p>
        </w:tc>
      </w:tr>
      <w:tr w:rsidR="00E517C6" w14:paraId="6226BC1F" w14:textId="77777777">
        <w:tc>
          <w:tcPr>
            <w:tcW w:w="1863" w:type="dxa"/>
            <w:tcBorders>
              <w:left w:val="single" w:sz="4" w:space="0" w:color="000000"/>
              <w:bottom w:val="single" w:sz="4" w:space="0" w:color="000000"/>
            </w:tcBorders>
            <w:tcMar>
              <w:top w:w="144" w:type="dxa"/>
              <w:left w:w="144" w:type="dxa"/>
              <w:bottom w:w="144" w:type="dxa"/>
              <w:right w:w="144" w:type="dxa"/>
            </w:tcMar>
          </w:tcPr>
          <w:p w14:paraId="78F9A276" w14:textId="77777777" w:rsidR="00E517C6" w:rsidRDefault="00086D60">
            <w:pPr>
              <w:pStyle w:val="TableContents"/>
            </w:pPr>
            <w:r>
              <w:t>email</w:t>
            </w:r>
          </w:p>
        </w:tc>
        <w:tc>
          <w:tcPr>
            <w:tcW w:w="2725" w:type="dxa"/>
            <w:tcBorders>
              <w:left w:val="single" w:sz="4" w:space="0" w:color="000000"/>
              <w:bottom w:val="single" w:sz="4" w:space="0" w:color="000000"/>
            </w:tcBorders>
            <w:tcMar>
              <w:top w:w="144" w:type="dxa"/>
              <w:left w:w="144" w:type="dxa"/>
              <w:bottom w:w="144" w:type="dxa"/>
              <w:right w:w="144" w:type="dxa"/>
            </w:tcMar>
          </w:tcPr>
          <w:p w14:paraId="1BDA827A" w14:textId="77777777" w:rsidR="00E517C6" w:rsidRDefault="00086D60">
            <w:pPr>
              <w:pStyle w:val="Code"/>
            </w:pPr>
            <w:proofErr w:type="gramStart"/>
            <w:r>
              <w:t>VARCHAR(</w:t>
            </w:r>
            <w:proofErr w:type="gramEnd"/>
            <w:r>
              <w:t>255)</w:t>
            </w:r>
          </w:p>
        </w:tc>
        <w:tc>
          <w:tcPr>
            <w:tcW w:w="1437" w:type="dxa"/>
            <w:tcBorders>
              <w:left w:val="single" w:sz="4" w:space="0" w:color="000000"/>
              <w:bottom w:val="single" w:sz="4" w:space="0" w:color="000000"/>
            </w:tcBorders>
            <w:tcMar>
              <w:top w:w="144" w:type="dxa"/>
              <w:left w:w="144" w:type="dxa"/>
              <w:bottom w:w="144" w:type="dxa"/>
              <w:right w:w="144" w:type="dxa"/>
            </w:tcMar>
          </w:tcPr>
          <w:p w14:paraId="28CC54AB"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41D8EF80"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3A68D100" w14:textId="77777777" w:rsidR="00E517C6" w:rsidRDefault="00086D60">
            <w:pPr>
              <w:pStyle w:val="TableContents"/>
            </w:pPr>
            <w:r>
              <w:t>Địa chỉ email của chủ tài khoản</w:t>
            </w:r>
          </w:p>
        </w:tc>
      </w:tr>
      <w:tr w:rsidR="00E517C6" w14:paraId="62B7C996" w14:textId="77777777">
        <w:tc>
          <w:tcPr>
            <w:tcW w:w="1863" w:type="dxa"/>
            <w:tcBorders>
              <w:left w:val="single" w:sz="4" w:space="0" w:color="000000"/>
              <w:bottom w:val="single" w:sz="4" w:space="0" w:color="000000"/>
            </w:tcBorders>
            <w:tcMar>
              <w:top w:w="144" w:type="dxa"/>
              <w:left w:w="144" w:type="dxa"/>
              <w:bottom w:w="144" w:type="dxa"/>
              <w:right w:w="144" w:type="dxa"/>
            </w:tcMar>
          </w:tcPr>
          <w:p w14:paraId="030BEA46" w14:textId="77777777" w:rsidR="00E517C6" w:rsidRDefault="00086D60">
            <w:pPr>
              <w:pStyle w:val="TableContents"/>
            </w:pPr>
            <w:r>
              <w:t>phone</w:t>
            </w:r>
          </w:p>
        </w:tc>
        <w:tc>
          <w:tcPr>
            <w:tcW w:w="2725" w:type="dxa"/>
            <w:tcBorders>
              <w:left w:val="single" w:sz="4" w:space="0" w:color="000000"/>
              <w:bottom w:val="single" w:sz="4" w:space="0" w:color="000000"/>
            </w:tcBorders>
            <w:tcMar>
              <w:top w:w="144" w:type="dxa"/>
              <w:left w:w="144" w:type="dxa"/>
              <w:bottom w:w="144" w:type="dxa"/>
              <w:right w:w="144" w:type="dxa"/>
            </w:tcMar>
          </w:tcPr>
          <w:p w14:paraId="7B274050" w14:textId="77777777" w:rsidR="00E517C6" w:rsidRDefault="00086D60">
            <w:pPr>
              <w:pStyle w:val="Code"/>
            </w:pPr>
            <w:proofErr w:type="gramStart"/>
            <w:r>
              <w:t>VARCHAR(</w:t>
            </w:r>
            <w:proofErr w:type="gramEnd"/>
            <w:r>
              <w:t>255)</w:t>
            </w:r>
          </w:p>
        </w:tc>
        <w:tc>
          <w:tcPr>
            <w:tcW w:w="1437" w:type="dxa"/>
            <w:tcBorders>
              <w:left w:val="single" w:sz="4" w:space="0" w:color="000000"/>
              <w:bottom w:val="single" w:sz="4" w:space="0" w:color="000000"/>
            </w:tcBorders>
            <w:tcMar>
              <w:top w:w="144" w:type="dxa"/>
              <w:left w:w="144" w:type="dxa"/>
              <w:bottom w:w="144" w:type="dxa"/>
              <w:right w:w="144" w:type="dxa"/>
            </w:tcMar>
          </w:tcPr>
          <w:p w14:paraId="2BDB48CF"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1684EE77"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4BD06BA" w14:textId="77777777" w:rsidR="00E517C6" w:rsidRDefault="00086D60">
            <w:pPr>
              <w:pStyle w:val="TableContents"/>
            </w:pPr>
            <w:r>
              <w:t>Số điện thoại của người dùng</w:t>
            </w:r>
          </w:p>
        </w:tc>
      </w:tr>
      <w:tr w:rsidR="00E517C6" w14:paraId="7C53F220" w14:textId="77777777">
        <w:tc>
          <w:tcPr>
            <w:tcW w:w="1863" w:type="dxa"/>
            <w:tcBorders>
              <w:left w:val="single" w:sz="4" w:space="0" w:color="000000"/>
              <w:bottom w:val="single" w:sz="4" w:space="0" w:color="000000"/>
            </w:tcBorders>
            <w:tcMar>
              <w:top w:w="144" w:type="dxa"/>
              <w:left w:w="144" w:type="dxa"/>
              <w:bottom w:w="144" w:type="dxa"/>
              <w:right w:w="144" w:type="dxa"/>
            </w:tcMar>
          </w:tcPr>
          <w:p w14:paraId="3FBD6C4A" w14:textId="77777777" w:rsidR="00E517C6" w:rsidRDefault="00086D60">
            <w:pPr>
              <w:pStyle w:val="TableContents"/>
            </w:pPr>
            <w:r>
              <w:t>role</w:t>
            </w:r>
          </w:p>
        </w:tc>
        <w:tc>
          <w:tcPr>
            <w:tcW w:w="2725" w:type="dxa"/>
            <w:tcBorders>
              <w:left w:val="single" w:sz="4" w:space="0" w:color="000000"/>
              <w:bottom w:val="single" w:sz="4" w:space="0" w:color="000000"/>
            </w:tcBorders>
            <w:tcMar>
              <w:top w:w="144" w:type="dxa"/>
              <w:left w:w="144" w:type="dxa"/>
              <w:bottom w:w="144" w:type="dxa"/>
              <w:right w:w="144" w:type="dxa"/>
            </w:tcMar>
          </w:tcPr>
          <w:p w14:paraId="60F022D4" w14:textId="77777777" w:rsidR="00E517C6" w:rsidRDefault="00086D60">
            <w:pPr>
              <w:pStyle w:val="Code"/>
            </w:pPr>
            <w:proofErr w:type="gramStart"/>
            <w:r>
              <w:t>ENUM{</w:t>
            </w:r>
            <w:proofErr w:type="gramEnd"/>
            <w:r>
              <w:t>‘customer’, ’order_manager’,</w:t>
            </w:r>
          </w:p>
          <w:p w14:paraId="777517F2" w14:textId="77777777" w:rsidR="00E517C6" w:rsidRDefault="00086D60">
            <w:pPr>
              <w:pStyle w:val="Code"/>
            </w:pPr>
            <w:r>
              <w:t>’restaurant_manager’,</w:t>
            </w:r>
          </w:p>
          <w:p w14:paraId="6224A58F" w14:textId="77777777" w:rsidR="00E517C6" w:rsidRDefault="00086D60">
            <w:pPr>
              <w:pStyle w:val="Code"/>
            </w:pPr>
            <w:r>
              <w:t>’admin’}</w:t>
            </w:r>
          </w:p>
        </w:tc>
        <w:tc>
          <w:tcPr>
            <w:tcW w:w="1437" w:type="dxa"/>
            <w:tcBorders>
              <w:left w:val="single" w:sz="4" w:space="0" w:color="000000"/>
              <w:bottom w:val="single" w:sz="4" w:space="0" w:color="000000"/>
            </w:tcBorders>
            <w:tcMar>
              <w:top w:w="144" w:type="dxa"/>
              <w:left w:w="144" w:type="dxa"/>
              <w:bottom w:w="144" w:type="dxa"/>
              <w:right w:w="144" w:type="dxa"/>
            </w:tcMar>
          </w:tcPr>
          <w:p w14:paraId="32F04886"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471B13E5"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74D72283" w14:textId="77777777" w:rsidR="00E517C6" w:rsidRDefault="00086D60">
            <w:pPr>
              <w:pStyle w:val="TableContents"/>
            </w:pPr>
            <w:r>
              <w:t>Quyền truy cập của tài khoản</w:t>
            </w:r>
          </w:p>
        </w:tc>
      </w:tr>
    </w:tbl>
    <w:p w14:paraId="3B7C9D40" w14:textId="77777777" w:rsidR="00E517C6" w:rsidRDefault="00086D60">
      <w:pPr>
        <w:pStyle w:val="Bng"/>
        <w:jc w:val="center"/>
      </w:pPr>
      <w:r>
        <w:t>Bảng 43: Đặc tả bảng "Account"</w:t>
      </w:r>
    </w:p>
    <w:p w14:paraId="36A9822F" w14:textId="77777777" w:rsidR="00E517C6" w:rsidRDefault="00E517C6">
      <w:pPr>
        <w:pStyle w:val="Standard"/>
        <w:rPr>
          <w:rFonts w:ascii="Times New Roman" w:hAnsi="Times New Roman" w:cs="Times New Roman"/>
          <w:lang w:val="vi-VN"/>
        </w:rPr>
      </w:pPr>
    </w:p>
    <w:p w14:paraId="1FF40810" w14:textId="77777777" w:rsidR="00E517C6" w:rsidRDefault="00E517C6">
      <w:pPr>
        <w:pStyle w:val="Standard"/>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1975"/>
        <w:gridCol w:w="2163"/>
        <w:gridCol w:w="1527"/>
        <w:gridCol w:w="1260"/>
        <w:gridCol w:w="2875"/>
      </w:tblGrid>
      <w:tr w:rsidR="00E517C6" w14:paraId="68056BF2"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6FE6101F" w14:textId="77777777" w:rsidR="00E517C6" w:rsidRDefault="00086D60">
            <w:pPr>
              <w:pStyle w:val="Standard"/>
              <w:jc w:val="center"/>
              <w:rPr>
                <w:b/>
                <w:bCs/>
                <w:lang w:val="vi-VN"/>
              </w:rPr>
            </w:pPr>
            <w:r>
              <w:rPr>
                <w:b/>
                <w:bCs/>
                <w:lang w:val="vi-VN"/>
              </w:rPr>
              <w:t>Bảng Order</w:t>
            </w:r>
          </w:p>
        </w:tc>
      </w:tr>
      <w:tr w:rsidR="00E517C6" w14:paraId="4BB11A31"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330B1854"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thông tin đơn hàng</w:t>
            </w:r>
          </w:p>
        </w:tc>
      </w:tr>
      <w:tr w:rsidR="00E517C6" w14:paraId="1DDF0BF1" w14:textId="77777777">
        <w:tc>
          <w:tcPr>
            <w:tcW w:w="1975" w:type="dxa"/>
            <w:tcBorders>
              <w:left w:val="single" w:sz="4" w:space="0" w:color="000000"/>
              <w:bottom w:val="single" w:sz="4" w:space="0" w:color="000000"/>
            </w:tcBorders>
            <w:tcMar>
              <w:top w:w="144" w:type="dxa"/>
              <w:left w:w="144" w:type="dxa"/>
              <w:bottom w:w="144" w:type="dxa"/>
              <w:right w:w="144" w:type="dxa"/>
            </w:tcMar>
          </w:tcPr>
          <w:p w14:paraId="6446B52C" w14:textId="77777777" w:rsidR="00E517C6" w:rsidRDefault="00086D60">
            <w:pPr>
              <w:pStyle w:val="TableContents"/>
              <w:rPr>
                <w:b/>
                <w:bCs/>
              </w:rPr>
            </w:pPr>
            <w:r>
              <w:rPr>
                <w:b/>
                <w:bCs/>
              </w:rPr>
              <w:t>Tên thuộc tính</w:t>
            </w:r>
          </w:p>
        </w:tc>
        <w:tc>
          <w:tcPr>
            <w:tcW w:w="2163" w:type="dxa"/>
            <w:tcBorders>
              <w:left w:val="single" w:sz="4" w:space="0" w:color="000000"/>
              <w:bottom w:val="single" w:sz="4" w:space="0" w:color="000000"/>
            </w:tcBorders>
            <w:tcMar>
              <w:top w:w="144" w:type="dxa"/>
              <w:left w:w="144" w:type="dxa"/>
              <w:bottom w:w="144" w:type="dxa"/>
              <w:right w:w="144" w:type="dxa"/>
            </w:tcMar>
          </w:tcPr>
          <w:p w14:paraId="07A13DFE" w14:textId="77777777" w:rsidR="00E517C6" w:rsidRDefault="00086D60">
            <w:pPr>
              <w:pStyle w:val="TableContents"/>
              <w:rPr>
                <w:b/>
                <w:bCs/>
              </w:rPr>
            </w:pPr>
            <w:r>
              <w:rPr>
                <w:b/>
                <w:bCs/>
              </w:rPr>
              <w:t>Kiểu dữ liệu và kích thước</w:t>
            </w:r>
          </w:p>
        </w:tc>
        <w:tc>
          <w:tcPr>
            <w:tcW w:w="1527" w:type="dxa"/>
            <w:tcBorders>
              <w:left w:val="single" w:sz="4" w:space="0" w:color="000000"/>
              <w:bottom w:val="single" w:sz="4" w:space="0" w:color="000000"/>
            </w:tcBorders>
            <w:tcMar>
              <w:top w:w="144" w:type="dxa"/>
              <w:left w:w="144" w:type="dxa"/>
              <w:bottom w:w="144" w:type="dxa"/>
              <w:right w:w="144" w:type="dxa"/>
            </w:tcMar>
          </w:tcPr>
          <w:p w14:paraId="4FD3E70E" w14:textId="77777777" w:rsidR="00E517C6" w:rsidRDefault="00086D60">
            <w:pPr>
              <w:pStyle w:val="TableContents"/>
              <w:rPr>
                <w:b/>
                <w:bCs/>
              </w:rPr>
            </w:pPr>
            <w:r>
              <w:rPr>
                <w:b/>
                <w:bCs/>
              </w:rPr>
              <w:t>Ràng buộc</w:t>
            </w:r>
          </w:p>
        </w:tc>
        <w:tc>
          <w:tcPr>
            <w:tcW w:w="1260" w:type="dxa"/>
            <w:tcBorders>
              <w:left w:val="single" w:sz="4" w:space="0" w:color="000000"/>
              <w:bottom w:val="single" w:sz="4" w:space="0" w:color="000000"/>
            </w:tcBorders>
            <w:tcMar>
              <w:top w:w="144" w:type="dxa"/>
              <w:left w:w="144" w:type="dxa"/>
              <w:bottom w:w="144" w:type="dxa"/>
              <w:right w:w="144" w:type="dxa"/>
            </w:tcMar>
          </w:tcPr>
          <w:p w14:paraId="0F53DD41" w14:textId="77777777" w:rsidR="00E517C6" w:rsidRDefault="00086D60">
            <w:pPr>
              <w:pStyle w:val="TableContents"/>
              <w:rPr>
                <w:b/>
                <w:bCs/>
              </w:rPr>
            </w:pPr>
            <w:r>
              <w:rPr>
                <w:b/>
                <w:bCs/>
              </w:rPr>
              <w:t>Cho phép NULL</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F5BBFF0" w14:textId="77777777" w:rsidR="00E517C6" w:rsidRDefault="00086D60">
            <w:pPr>
              <w:pStyle w:val="TableContents"/>
              <w:rPr>
                <w:b/>
                <w:bCs/>
              </w:rPr>
            </w:pPr>
            <w:r>
              <w:rPr>
                <w:b/>
                <w:bCs/>
              </w:rPr>
              <w:t>Giải thích</w:t>
            </w:r>
          </w:p>
        </w:tc>
      </w:tr>
      <w:tr w:rsidR="00E517C6" w14:paraId="542A3A4B" w14:textId="77777777">
        <w:tc>
          <w:tcPr>
            <w:tcW w:w="1975" w:type="dxa"/>
            <w:tcBorders>
              <w:left w:val="single" w:sz="4" w:space="0" w:color="000000"/>
              <w:bottom w:val="single" w:sz="4" w:space="0" w:color="000000"/>
            </w:tcBorders>
            <w:tcMar>
              <w:top w:w="144" w:type="dxa"/>
              <w:left w:w="144" w:type="dxa"/>
              <w:bottom w:w="144" w:type="dxa"/>
              <w:right w:w="144" w:type="dxa"/>
            </w:tcMar>
          </w:tcPr>
          <w:p w14:paraId="10D9E768" w14:textId="77777777" w:rsidR="00E517C6" w:rsidRDefault="00086D60">
            <w:pPr>
              <w:pStyle w:val="TableContents"/>
            </w:pPr>
            <w:r>
              <w:t>order_id</w:t>
            </w:r>
          </w:p>
        </w:tc>
        <w:tc>
          <w:tcPr>
            <w:tcW w:w="2163" w:type="dxa"/>
            <w:tcBorders>
              <w:left w:val="single" w:sz="4" w:space="0" w:color="000000"/>
              <w:bottom w:val="single" w:sz="4" w:space="0" w:color="000000"/>
            </w:tcBorders>
            <w:tcMar>
              <w:top w:w="144" w:type="dxa"/>
              <w:left w:w="144" w:type="dxa"/>
              <w:bottom w:w="144" w:type="dxa"/>
              <w:right w:w="144" w:type="dxa"/>
            </w:tcMar>
          </w:tcPr>
          <w:p w14:paraId="128F45DE" w14:textId="77777777" w:rsidR="00E517C6" w:rsidRDefault="00086D60">
            <w:pPr>
              <w:pStyle w:val="Code"/>
            </w:pPr>
            <w:r>
              <w:t>INT</w:t>
            </w:r>
          </w:p>
        </w:tc>
        <w:tc>
          <w:tcPr>
            <w:tcW w:w="1527" w:type="dxa"/>
            <w:tcBorders>
              <w:left w:val="single" w:sz="4" w:space="0" w:color="000000"/>
              <w:bottom w:val="single" w:sz="4" w:space="0" w:color="000000"/>
            </w:tcBorders>
            <w:tcMar>
              <w:top w:w="144" w:type="dxa"/>
              <w:left w:w="144" w:type="dxa"/>
              <w:bottom w:w="144" w:type="dxa"/>
              <w:right w:w="144" w:type="dxa"/>
            </w:tcMar>
          </w:tcPr>
          <w:p w14:paraId="1D781B42" w14:textId="77777777" w:rsidR="00E517C6" w:rsidRDefault="00086D60">
            <w:pPr>
              <w:pStyle w:val="TableContents"/>
            </w:pPr>
            <w:r>
              <w:t>Khóa chính</w:t>
            </w:r>
          </w:p>
        </w:tc>
        <w:tc>
          <w:tcPr>
            <w:tcW w:w="1260" w:type="dxa"/>
            <w:tcBorders>
              <w:left w:val="single" w:sz="4" w:space="0" w:color="000000"/>
              <w:bottom w:val="single" w:sz="4" w:space="0" w:color="000000"/>
            </w:tcBorders>
            <w:tcMar>
              <w:top w:w="144" w:type="dxa"/>
              <w:left w:w="144" w:type="dxa"/>
              <w:bottom w:w="144" w:type="dxa"/>
              <w:right w:w="144" w:type="dxa"/>
            </w:tcMar>
          </w:tcPr>
          <w:p w14:paraId="23BA8301"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540708A" w14:textId="77777777" w:rsidR="00E517C6" w:rsidRDefault="00086D60">
            <w:pPr>
              <w:pStyle w:val="TableContents"/>
            </w:pPr>
            <w:r>
              <w:t>Id đơn hàng</w:t>
            </w:r>
          </w:p>
        </w:tc>
      </w:tr>
      <w:tr w:rsidR="00E517C6" w14:paraId="194D146E" w14:textId="77777777">
        <w:tc>
          <w:tcPr>
            <w:tcW w:w="1975" w:type="dxa"/>
            <w:tcBorders>
              <w:left w:val="single" w:sz="4" w:space="0" w:color="000000"/>
              <w:bottom w:val="single" w:sz="4" w:space="0" w:color="000000"/>
            </w:tcBorders>
            <w:tcMar>
              <w:top w:w="144" w:type="dxa"/>
              <w:left w:w="144" w:type="dxa"/>
              <w:bottom w:w="144" w:type="dxa"/>
              <w:right w:w="144" w:type="dxa"/>
            </w:tcMar>
          </w:tcPr>
          <w:p w14:paraId="730B391E" w14:textId="77777777" w:rsidR="00E517C6" w:rsidRDefault="00086D60">
            <w:pPr>
              <w:pStyle w:val="TableContents"/>
            </w:pPr>
            <w:r>
              <w:t>account_id</w:t>
            </w:r>
          </w:p>
        </w:tc>
        <w:tc>
          <w:tcPr>
            <w:tcW w:w="2163" w:type="dxa"/>
            <w:tcBorders>
              <w:left w:val="single" w:sz="4" w:space="0" w:color="000000"/>
              <w:bottom w:val="single" w:sz="4" w:space="0" w:color="000000"/>
            </w:tcBorders>
            <w:tcMar>
              <w:top w:w="144" w:type="dxa"/>
              <w:left w:w="144" w:type="dxa"/>
              <w:bottom w:w="144" w:type="dxa"/>
              <w:right w:w="144" w:type="dxa"/>
            </w:tcMar>
          </w:tcPr>
          <w:p w14:paraId="109B26FE" w14:textId="77777777" w:rsidR="00E517C6" w:rsidRDefault="00086D60">
            <w:pPr>
              <w:pStyle w:val="Code"/>
            </w:pPr>
            <w:r>
              <w:t>INT</w:t>
            </w:r>
          </w:p>
        </w:tc>
        <w:tc>
          <w:tcPr>
            <w:tcW w:w="1527" w:type="dxa"/>
            <w:tcBorders>
              <w:left w:val="single" w:sz="4" w:space="0" w:color="000000"/>
              <w:bottom w:val="single" w:sz="4" w:space="0" w:color="000000"/>
            </w:tcBorders>
            <w:tcMar>
              <w:top w:w="144" w:type="dxa"/>
              <w:left w:w="144" w:type="dxa"/>
              <w:bottom w:w="144" w:type="dxa"/>
              <w:right w:w="144" w:type="dxa"/>
            </w:tcMar>
          </w:tcPr>
          <w:p w14:paraId="2B3391C0" w14:textId="77777777" w:rsidR="00E517C6" w:rsidRDefault="00086D60">
            <w:pPr>
              <w:pStyle w:val="TableContents"/>
            </w:pPr>
            <w:r>
              <w:t>Khóa ngoài</w:t>
            </w:r>
          </w:p>
        </w:tc>
        <w:tc>
          <w:tcPr>
            <w:tcW w:w="1260" w:type="dxa"/>
            <w:tcBorders>
              <w:left w:val="single" w:sz="4" w:space="0" w:color="000000"/>
              <w:bottom w:val="single" w:sz="4" w:space="0" w:color="000000"/>
            </w:tcBorders>
            <w:tcMar>
              <w:top w:w="144" w:type="dxa"/>
              <w:left w:w="144" w:type="dxa"/>
              <w:bottom w:w="144" w:type="dxa"/>
              <w:right w:w="144" w:type="dxa"/>
            </w:tcMar>
          </w:tcPr>
          <w:p w14:paraId="746B446B"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22CBCA0" w14:textId="77777777" w:rsidR="00E517C6" w:rsidRDefault="00086D60">
            <w:pPr>
              <w:pStyle w:val="TableContents"/>
            </w:pPr>
            <w:r>
              <w:t>Id tài khoản đặt hàng</w:t>
            </w:r>
          </w:p>
        </w:tc>
      </w:tr>
      <w:tr w:rsidR="00E517C6" w14:paraId="0FB81384" w14:textId="77777777">
        <w:tc>
          <w:tcPr>
            <w:tcW w:w="1975" w:type="dxa"/>
            <w:tcBorders>
              <w:left w:val="single" w:sz="4" w:space="0" w:color="000000"/>
              <w:bottom w:val="single" w:sz="4" w:space="0" w:color="000000"/>
            </w:tcBorders>
            <w:tcMar>
              <w:top w:w="144" w:type="dxa"/>
              <w:left w:w="144" w:type="dxa"/>
              <w:bottom w:w="144" w:type="dxa"/>
              <w:right w:w="144" w:type="dxa"/>
            </w:tcMar>
          </w:tcPr>
          <w:p w14:paraId="3D156C52" w14:textId="77777777" w:rsidR="00E517C6" w:rsidRDefault="00086D60">
            <w:pPr>
              <w:pStyle w:val="TableContents"/>
            </w:pPr>
            <w:r>
              <w:t>receiver</w:t>
            </w:r>
          </w:p>
        </w:tc>
        <w:tc>
          <w:tcPr>
            <w:tcW w:w="2163" w:type="dxa"/>
            <w:tcBorders>
              <w:left w:val="single" w:sz="4" w:space="0" w:color="000000"/>
              <w:bottom w:val="single" w:sz="4" w:space="0" w:color="000000"/>
            </w:tcBorders>
            <w:tcMar>
              <w:top w:w="144" w:type="dxa"/>
              <w:left w:w="144" w:type="dxa"/>
              <w:bottom w:w="144" w:type="dxa"/>
              <w:right w:w="144" w:type="dxa"/>
            </w:tcMar>
          </w:tcPr>
          <w:p w14:paraId="79E94DA4" w14:textId="77777777" w:rsidR="00E517C6" w:rsidRDefault="00086D60">
            <w:pPr>
              <w:pStyle w:val="Code"/>
            </w:pPr>
            <w:proofErr w:type="gramStart"/>
            <w:r>
              <w:t>VARCHAR(</w:t>
            </w:r>
            <w:proofErr w:type="gramEnd"/>
            <w:r>
              <w:t>255)</w:t>
            </w:r>
          </w:p>
        </w:tc>
        <w:tc>
          <w:tcPr>
            <w:tcW w:w="1527" w:type="dxa"/>
            <w:tcBorders>
              <w:left w:val="single" w:sz="4" w:space="0" w:color="000000"/>
              <w:bottom w:val="single" w:sz="4" w:space="0" w:color="000000"/>
            </w:tcBorders>
            <w:tcMar>
              <w:top w:w="144" w:type="dxa"/>
              <w:left w:w="144" w:type="dxa"/>
              <w:bottom w:w="144" w:type="dxa"/>
              <w:right w:w="144" w:type="dxa"/>
            </w:tcMar>
          </w:tcPr>
          <w:p w14:paraId="06549434"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75C639AC"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09F70D2" w14:textId="77777777" w:rsidR="00E517C6" w:rsidRDefault="00086D60">
            <w:pPr>
              <w:pStyle w:val="TableContents"/>
            </w:pPr>
            <w:r>
              <w:t>Tên người nhận</w:t>
            </w:r>
          </w:p>
        </w:tc>
      </w:tr>
      <w:tr w:rsidR="00E517C6" w14:paraId="28793174" w14:textId="77777777">
        <w:tc>
          <w:tcPr>
            <w:tcW w:w="1975" w:type="dxa"/>
            <w:tcBorders>
              <w:left w:val="single" w:sz="4" w:space="0" w:color="000000"/>
              <w:bottom w:val="single" w:sz="4" w:space="0" w:color="000000"/>
            </w:tcBorders>
            <w:tcMar>
              <w:top w:w="144" w:type="dxa"/>
              <w:left w:w="144" w:type="dxa"/>
              <w:bottom w:w="144" w:type="dxa"/>
              <w:right w:w="144" w:type="dxa"/>
            </w:tcMar>
          </w:tcPr>
          <w:p w14:paraId="23D15FA9" w14:textId="77777777" w:rsidR="00E517C6" w:rsidRDefault="00086D60">
            <w:pPr>
              <w:pStyle w:val="TableContents"/>
            </w:pPr>
            <w:r>
              <w:t>phonenumber</w:t>
            </w:r>
          </w:p>
        </w:tc>
        <w:tc>
          <w:tcPr>
            <w:tcW w:w="2163" w:type="dxa"/>
            <w:tcBorders>
              <w:left w:val="single" w:sz="4" w:space="0" w:color="000000"/>
              <w:bottom w:val="single" w:sz="4" w:space="0" w:color="000000"/>
            </w:tcBorders>
            <w:tcMar>
              <w:top w:w="144" w:type="dxa"/>
              <w:left w:w="144" w:type="dxa"/>
              <w:bottom w:w="144" w:type="dxa"/>
              <w:right w:w="144" w:type="dxa"/>
            </w:tcMar>
          </w:tcPr>
          <w:p w14:paraId="324F8C6B" w14:textId="77777777" w:rsidR="00E517C6" w:rsidRDefault="00086D60">
            <w:pPr>
              <w:pStyle w:val="Code"/>
            </w:pPr>
            <w:proofErr w:type="gramStart"/>
            <w:r>
              <w:t>VARCHAR(</w:t>
            </w:r>
            <w:proofErr w:type="gramEnd"/>
            <w:r>
              <w:t>255)</w:t>
            </w:r>
          </w:p>
        </w:tc>
        <w:tc>
          <w:tcPr>
            <w:tcW w:w="1527" w:type="dxa"/>
            <w:tcBorders>
              <w:left w:val="single" w:sz="4" w:space="0" w:color="000000"/>
              <w:bottom w:val="single" w:sz="4" w:space="0" w:color="000000"/>
            </w:tcBorders>
            <w:tcMar>
              <w:top w:w="144" w:type="dxa"/>
              <w:left w:w="144" w:type="dxa"/>
              <w:bottom w:w="144" w:type="dxa"/>
              <w:right w:w="144" w:type="dxa"/>
            </w:tcMar>
          </w:tcPr>
          <w:p w14:paraId="30CABD4A"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6CCC803E"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7C60CBD9" w14:textId="77777777" w:rsidR="00E517C6" w:rsidRDefault="00086D60">
            <w:pPr>
              <w:pStyle w:val="TableContents"/>
            </w:pPr>
            <w:r>
              <w:t>Số điện thoại liên lạc khi giao hàng</w:t>
            </w:r>
          </w:p>
        </w:tc>
      </w:tr>
      <w:tr w:rsidR="00E517C6" w14:paraId="37EB19CD" w14:textId="77777777">
        <w:tc>
          <w:tcPr>
            <w:tcW w:w="1975" w:type="dxa"/>
            <w:tcBorders>
              <w:left w:val="single" w:sz="4" w:space="0" w:color="000000"/>
              <w:bottom w:val="single" w:sz="4" w:space="0" w:color="000000"/>
            </w:tcBorders>
            <w:tcMar>
              <w:top w:w="144" w:type="dxa"/>
              <w:left w:w="144" w:type="dxa"/>
              <w:bottom w:w="144" w:type="dxa"/>
              <w:right w:w="144" w:type="dxa"/>
            </w:tcMar>
          </w:tcPr>
          <w:p w14:paraId="4C6AFF17" w14:textId="77777777" w:rsidR="00E517C6" w:rsidRDefault="00086D60">
            <w:pPr>
              <w:pStyle w:val="TableContents"/>
            </w:pPr>
            <w:r>
              <w:t>delivery_address</w:t>
            </w:r>
          </w:p>
        </w:tc>
        <w:tc>
          <w:tcPr>
            <w:tcW w:w="2163" w:type="dxa"/>
            <w:tcBorders>
              <w:left w:val="single" w:sz="4" w:space="0" w:color="000000"/>
              <w:bottom w:val="single" w:sz="4" w:space="0" w:color="000000"/>
            </w:tcBorders>
            <w:tcMar>
              <w:top w:w="144" w:type="dxa"/>
              <w:left w:w="144" w:type="dxa"/>
              <w:bottom w:w="144" w:type="dxa"/>
              <w:right w:w="144" w:type="dxa"/>
            </w:tcMar>
          </w:tcPr>
          <w:p w14:paraId="3FC8E7ED" w14:textId="77777777" w:rsidR="00E517C6" w:rsidRDefault="00086D60">
            <w:pPr>
              <w:pStyle w:val="Code"/>
            </w:pPr>
            <w:proofErr w:type="gramStart"/>
            <w:r>
              <w:t>VARCHAR(</w:t>
            </w:r>
            <w:proofErr w:type="gramEnd"/>
            <w:r>
              <w:t>255)</w:t>
            </w:r>
          </w:p>
        </w:tc>
        <w:tc>
          <w:tcPr>
            <w:tcW w:w="1527" w:type="dxa"/>
            <w:tcBorders>
              <w:left w:val="single" w:sz="4" w:space="0" w:color="000000"/>
              <w:bottom w:val="single" w:sz="4" w:space="0" w:color="000000"/>
            </w:tcBorders>
            <w:tcMar>
              <w:top w:w="144" w:type="dxa"/>
              <w:left w:w="144" w:type="dxa"/>
              <w:bottom w:w="144" w:type="dxa"/>
              <w:right w:w="144" w:type="dxa"/>
            </w:tcMar>
          </w:tcPr>
          <w:p w14:paraId="19764F62"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6AD025BC"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E4493E8" w14:textId="77777777" w:rsidR="00E517C6" w:rsidRDefault="00086D60">
            <w:pPr>
              <w:pStyle w:val="TableContents"/>
            </w:pPr>
            <w:r>
              <w:t>Địa chỉ giao hàng</w:t>
            </w:r>
          </w:p>
        </w:tc>
      </w:tr>
      <w:tr w:rsidR="00E517C6" w14:paraId="2569E2E8" w14:textId="77777777">
        <w:tc>
          <w:tcPr>
            <w:tcW w:w="1975" w:type="dxa"/>
            <w:tcBorders>
              <w:left w:val="single" w:sz="4" w:space="0" w:color="000000"/>
              <w:bottom w:val="single" w:sz="4" w:space="0" w:color="000000"/>
            </w:tcBorders>
            <w:tcMar>
              <w:top w:w="144" w:type="dxa"/>
              <w:left w:w="144" w:type="dxa"/>
              <w:bottom w:w="144" w:type="dxa"/>
              <w:right w:w="144" w:type="dxa"/>
            </w:tcMar>
          </w:tcPr>
          <w:p w14:paraId="5149A43D" w14:textId="77777777" w:rsidR="00E517C6" w:rsidRDefault="00086D60">
            <w:pPr>
              <w:pStyle w:val="TableContents"/>
            </w:pPr>
            <w:r>
              <w:lastRenderedPageBreak/>
              <w:t>delivery_time</w:t>
            </w:r>
          </w:p>
        </w:tc>
        <w:tc>
          <w:tcPr>
            <w:tcW w:w="2163" w:type="dxa"/>
            <w:tcBorders>
              <w:left w:val="single" w:sz="4" w:space="0" w:color="000000"/>
              <w:bottom w:val="single" w:sz="4" w:space="0" w:color="000000"/>
            </w:tcBorders>
            <w:tcMar>
              <w:top w:w="144" w:type="dxa"/>
              <w:left w:w="144" w:type="dxa"/>
              <w:bottom w:w="144" w:type="dxa"/>
              <w:right w:w="144" w:type="dxa"/>
            </w:tcMar>
          </w:tcPr>
          <w:p w14:paraId="112E9F0A" w14:textId="77777777" w:rsidR="00E517C6" w:rsidRDefault="00086D60">
            <w:pPr>
              <w:pStyle w:val="Code"/>
            </w:pPr>
            <w:r>
              <w:t>TIMESTAMP</w:t>
            </w:r>
          </w:p>
        </w:tc>
        <w:tc>
          <w:tcPr>
            <w:tcW w:w="1527" w:type="dxa"/>
            <w:tcBorders>
              <w:left w:val="single" w:sz="4" w:space="0" w:color="000000"/>
              <w:bottom w:val="single" w:sz="4" w:space="0" w:color="000000"/>
            </w:tcBorders>
            <w:tcMar>
              <w:top w:w="144" w:type="dxa"/>
              <w:left w:w="144" w:type="dxa"/>
              <w:bottom w:w="144" w:type="dxa"/>
              <w:right w:w="144" w:type="dxa"/>
            </w:tcMar>
          </w:tcPr>
          <w:p w14:paraId="4498052B"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170B27DA"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220498E2" w14:textId="77777777" w:rsidR="00E517C6" w:rsidRDefault="00086D60">
            <w:pPr>
              <w:pStyle w:val="TableContents"/>
            </w:pPr>
            <w:r>
              <w:t>Thời gian giao hàng</w:t>
            </w:r>
          </w:p>
        </w:tc>
      </w:tr>
      <w:tr w:rsidR="00E517C6" w14:paraId="692C2F62" w14:textId="77777777">
        <w:trPr>
          <w:trHeight w:val="923"/>
        </w:trPr>
        <w:tc>
          <w:tcPr>
            <w:tcW w:w="1975" w:type="dxa"/>
            <w:tcBorders>
              <w:left w:val="single" w:sz="4" w:space="0" w:color="000000"/>
              <w:bottom w:val="single" w:sz="4" w:space="0" w:color="000000"/>
            </w:tcBorders>
            <w:tcMar>
              <w:top w:w="144" w:type="dxa"/>
              <w:left w:w="144" w:type="dxa"/>
              <w:bottom w:w="144" w:type="dxa"/>
              <w:right w:w="144" w:type="dxa"/>
            </w:tcMar>
          </w:tcPr>
          <w:p w14:paraId="6A3298B9" w14:textId="77777777" w:rsidR="00E517C6" w:rsidRDefault="00086D60">
            <w:pPr>
              <w:pStyle w:val="TableContents"/>
            </w:pPr>
            <w:r>
              <w:t>state</w:t>
            </w:r>
          </w:p>
        </w:tc>
        <w:tc>
          <w:tcPr>
            <w:tcW w:w="2163" w:type="dxa"/>
            <w:tcBorders>
              <w:left w:val="single" w:sz="4" w:space="0" w:color="000000"/>
              <w:bottom w:val="single" w:sz="4" w:space="0" w:color="000000"/>
            </w:tcBorders>
            <w:tcMar>
              <w:top w:w="144" w:type="dxa"/>
              <w:left w:w="144" w:type="dxa"/>
              <w:bottom w:w="144" w:type="dxa"/>
              <w:right w:w="144" w:type="dxa"/>
            </w:tcMar>
          </w:tcPr>
          <w:p w14:paraId="3219E51F" w14:textId="77777777" w:rsidR="00E517C6" w:rsidRDefault="00086D60">
            <w:pPr>
              <w:pStyle w:val="Code"/>
            </w:pPr>
            <w:proofErr w:type="gramStart"/>
            <w:r>
              <w:t>ENUM{</w:t>
            </w:r>
            <w:proofErr w:type="gramEnd"/>
          </w:p>
          <w:p w14:paraId="2677B007" w14:textId="77777777" w:rsidR="00E517C6" w:rsidRDefault="00086D60">
            <w:pPr>
              <w:pStyle w:val="Code"/>
            </w:pPr>
            <w:r>
              <w:t>‘pending’,</w:t>
            </w:r>
          </w:p>
          <w:p w14:paraId="58A8C73F" w14:textId="77777777" w:rsidR="00E517C6" w:rsidRDefault="00086D60">
            <w:pPr>
              <w:pStyle w:val="Code"/>
            </w:pPr>
            <w:r>
              <w:t>’delivering’,</w:t>
            </w:r>
          </w:p>
          <w:p w14:paraId="5DF09965" w14:textId="77777777" w:rsidR="00E517C6" w:rsidRDefault="00086D60">
            <w:pPr>
              <w:pStyle w:val="Code"/>
            </w:pPr>
            <w:r>
              <w:t>’cancelled’,</w:t>
            </w:r>
          </w:p>
          <w:p w14:paraId="7239ABE7" w14:textId="77777777" w:rsidR="00E517C6" w:rsidRDefault="00086D60">
            <w:pPr>
              <w:pStyle w:val="Code"/>
            </w:pPr>
            <w:r>
              <w:t>’finished’</w:t>
            </w:r>
          </w:p>
          <w:p w14:paraId="2984B28F" w14:textId="77777777" w:rsidR="00E517C6" w:rsidRDefault="00086D60">
            <w:pPr>
              <w:pStyle w:val="Code"/>
            </w:pPr>
            <w:r>
              <w:t>}</w:t>
            </w:r>
          </w:p>
        </w:tc>
        <w:tc>
          <w:tcPr>
            <w:tcW w:w="1527" w:type="dxa"/>
            <w:tcBorders>
              <w:left w:val="single" w:sz="4" w:space="0" w:color="000000"/>
              <w:bottom w:val="single" w:sz="4" w:space="0" w:color="000000"/>
            </w:tcBorders>
            <w:tcMar>
              <w:top w:w="144" w:type="dxa"/>
              <w:left w:w="144" w:type="dxa"/>
              <w:bottom w:w="144" w:type="dxa"/>
              <w:right w:w="144" w:type="dxa"/>
            </w:tcMar>
          </w:tcPr>
          <w:p w14:paraId="62C2D251"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670B5A5F"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3996CC66" w14:textId="77777777" w:rsidR="00E517C6" w:rsidRDefault="00086D60">
            <w:pPr>
              <w:pStyle w:val="TableContents"/>
            </w:pPr>
            <w:r>
              <w:t xml:space="preserve">Trạng thái đơn </w:t>
            </w:r>
            <w:proofErr w:type="gramStart"/>
            <w:r>
              <w:t>hàng( đang</w:t>
            </w:r>
            <w:proofErr w:type="gramEnd"/>
            <w:r>
              <w:t xml:space="preserve"> chờ, đang giao, đã hủy, kết thúc)</w:t>
            </w:r>
          </w:p>
        </w:tc>
      </w:tr>
    </w:tbl>
    <w:p w14:paraId="5F22A3A2" w14:textId="77777777" w:rsidR="00E517C6" w:rsidRDefault="00086D60">
      <w:pPr>
        <w:pStyle w:val="Bng"/>
        <w:jc w:val="center"/>
      </w:pPr>
      <w:r>
        <w:t>Bảng 44: Đặc tả bảng "Order"</w:t>
      </w:r>
    </w:p>
    <w:p w14:paraId="4EEC604F" w14:textId="77777777" w:rsidR="00E517C6" w:rsidRDefault="00E517C6">
      <w:pPr>
        <w:pStyle w:val="Standard"/>
        <w:rPr>
          <w:rFonts w:ascii="Times New Roman" w:hAnsi="Times New Roman" w:cs="Times New Roman"/>
          <w:lang w:val="vi-VN"/>
        </w:rPr>
      </w:pPr>
    </w:p>
    <w:p w14:paraId="5D378419" w14:textId="77777777" w:rsidR="00E517C6" w:rsidRDefault="00E517C6">
      <w:pPr>
        <w:pStyle w:val="Standard"/>
        <w:ind w:firstLine="720"/>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2250"/>
        <w:gridCol w:w="1902"/>
        <w:gridCol w:w="1663"/>
        <w:gridCol w:w="1385"/>
        <w:gridCol w:w="2600"/>
      </w:tblGrid>
      <w:tr w:rsidR="00E517C6" w14:paraId="13784161"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35D3A546"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Cartltem</w:t>
            </w:r>
          </w:p>
        </w:tc>
      </w:tr>
      <w:tr w:rsidR="00E517C6" w14:paraId="0FCD2E1D"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0770DCA4" w14:textId="77777777" w:rsidR="00E517C6" w:rsidRDefault="00086D60">
            <w:pPr>
              <w:pStyle w:val="Standard"/>
              <w:rPr>
                <w:i/>
                <w:iCs/>
              </w:rPr>
            </w:pPr>
            <w:r>
              <w:rPr>
                <w:rFonts w:ascii="Times New Roman" w:hAnsi="Times New Roman" w:cs="Times New Roman"/>
                <w:i/>
                <w:iCs/>
                <w:lang w:val="vi-VN"/>
              </w:rPr>
              <w:t>Mô tả: Lưu trữ thông tin của một vật phẩm trong giỏ hàng bao gồm: sản phẩm, số lượng và yêu cầu bổ sung.</w:t>
            </w:r>
          </w:p>
        </w:tc>
      </w:tr>
      <w:tr w:rsidR="00E517C6" w14:paraId="6344DA6B" w14:textId="77777777">
        <w:tc>
          <w:tcPr>
            <w:tcW w:w="2250" w:type="dxa"/>
            <w:tcBorders>
              <w:left w:val="single" w:sz="4" w:space="0" w:color="000000"/>
              <w:bottom w:val="single" w:sz="4" w:space="0" w:color="000000"/>
            </w:tcBorders>
            <w:tcMar>
              <w:top w:w="144" w:type="dxa"/>
              <w:left w:w="144" w:type="dxa"/>
              <w:bottom w:w="144" w:type="dxa"/>
              <w:right w:w="144" w:type="dxa"/>
            </w:tcMar>
          </w:tcPr>
          <w:p w14:paraId="4D6EBA4B" w14:textId="77777777" w:rsidR="00E517C6" w:rsidRDefault="00086D60">
            <w:pPr>
              <w:pStyle w:val="TableContents"/>
              <w:rPr>
                <w:b/>
                <w:bCs/>
              </w:rPr>
            </w:pPr>
            <w:r>
              <w:rPr>
                <w:b/>
                <w:bCs/>
              </w:rPr>
              <w:t>Tên thuộc tính</w:t>
            </w:r>
          </w:p>
        </w:tc>
        <w:tc>
          <w:tcPr>
            <w:tcW w:w="1902" w:type="dxa"/>
            <w:tcBorders>
              <w:left w:val="single" w:sz="4" w:space="0" w:color="000000"/>
              <w:bottom w:val="single" w:sz="4" w:space="0" w:color="000000"/>
            </w:tcBorders>
            <w:tcMar>
              <w:top w:w="144" w:type="dxa"/>
              <w:left w:w="144" w:type="dxa"/>
              <w:bottom w:w="144" w:type="dxa"/>
              <w:right w:w="144" w:type="dxa"/>
            </w:tcMar>
          </w:tcPr>
          <w:p w14:paraId="2BEDAC15" w14:textId="77777777" w:rsidR="00E517C6" w:rsidRDefault="00086D60">
            <w:pPr>
              <w:pStyle w:val="TableContents"/>
              <w:rPr>
                <w:b/>
                <w:bCs/>
              </w:rPr>
            </w:pPr>
            <w:r>
              <w:rPr>
                <w:b/>
                <w:bCs/>
              </w:rPr>
              <w:t>Kiểu dữ liệu và kích thước</w:t>
            </w:r>
          </w:p>
        </w:tc>
        <w:tc>
          <w:tcPr>
            <w:tcW w:w="1663" w:type="dxa"/>
            <w:tcBorders>
              <w:left w:val="single" w:sz="4" w:space="0" w:color="000000"/>
              <w:bottom w:val="single" w:sz="4" w:space="0" w:color="000000"/>
            </w:tcBorders>
            <w:tcMar>
              <w:top w:w="144" w:type="dxa"/>
              <w:left w:w="144" w:type="dxa"/>
              <w:bottom w:w="144" w:type="dxa"/>
              <w:right w:w="144" w:type="dxa"/>
            </w:tcMar>
          </w:tcPr>
          <w:p w14:paraId="57EF7D7D" w14:textId="77777777" w:rsidR="00E517C6" w:rsidRDefault="00086D60">
            <w:pPr>
              <w:pStyle w:val="TableContents"/>
              <w:rPr>
                <w:b/>
                <w:bCs/>
              </w:rPr>
            </w:pPr>
            <w:r>
              <w:rPr>
                <w:b/>
                <w:bCs/>
              </w:rPr>
              <w:t>Ràng buộc</w:t>
            </w:r>
          </w:p>
        </w:tc>
        <w:tc>
          <w:tcPr>
            <w:tcW w:w="1385" w:type="dxa"/>
            <w:tcBorders>
              <w:left w:val="single" w:sz="4" w:space="0" w:color="000000"/>
              <w:bottom w:val="single" w:sz="4" w:space="0" w:color="000000"/>
            </w:tcBorders>
            <w:tcMar>
              <w:top w:w="144" w:type="dxa"/>
              <w:left w:w="144" w:type="dxa"/>
              <w:bottom w:w="144" w:type="dxa"/>
              <w:right w:w="144" w:type="dxa"/>
            </w:tcMar>
          </w:tcPr>
          <w:p w14:paraId="19AE18C7" w14:textId="77777777" w:rsidR="00E517C6" w:rsidRDefault="00086D60">
            <w:pPr>
              <w:pStyle w:val="TableContents"/>
              <w:rPr>
                <w:b/>
                <w:bCs/>
              </w:rPr>
            </w:pPr>
            <w:r>
              <w:rPr>
                <w:b/>
                <w:bCs/>
              </w:rPr>
              <w:t>Cho phép NULL</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6F94124" w14:textId="77777777" w:rsidR="00E517C6" w:rsidRDefault="00086D60">
            <w:pPr>
              <w:pStyle w:val="TableContents"/>
              <w:rPr>
                <w:b/>
                <w:bCs/>
              </w:rPr>
            </w:pPr>
            <w:r>
              <w:rPr>
                <w:b/>
                <w:bCs/>
              </w:rPr>
              <w:t>Giải thích</w:t>
            </w:r>
          </w:p>
        </w:tc>
      </w:tr>
      <w:tr w:rsidR="00E517C6" w14:paraId="37B36F1B" w14:textId="77777777">
        <w:tc>
          <w:tcPr>
            <w:tcW w:w="2250" w:type="dxa"/>
            <w:tcBorders>
              <w:left w:val="single" w:sz="4" w:space="0" w:color="000000"/>
              <w:bottom w:val="single" w:sz="4" w:space="0" w:color="000000"/>
            </w:tcBorders>
            <w:tcMar>
              <w:top w:w="144" w:type="dxa"/>
              <w:left w:w="144" w:type="dxa"/>
              <w:bottom w:w="144" w:type="dxa"/>
              <w:right w:w="144" w:type="dxa"/>
            </w:tcMar>
          </w:tcPr>
          <w:p w14:paraId="637C1AA1" w14:textId="77777777" w:rsidR="00E517C6" w:rsidRDefault="00086D60">
            <w:pPr>
              <w:pStyle w:val="TableContents"/>
            </w:pPr>
            <w:r>
              <w:t>order_id</w:t>
            </w:r>
          </w:p>
        </w:tc>
        <w:tc>
          <w:tcPr>
            <w:tcW w:w="1902" w:type="dxa"/>
            <w:tcBorders>
              <w:left w:val="single" w:sz="4" w:space="0" w:color="000000"/>
              <w:bottom w:val="single" w:sz="4" w:space="0" w:color="000000"/>
            </w:tcBorders>
            <w:tcMar>
              <w:top w:w="144" w:type="dxa"/>
              <w:left w:w="144" w:type="dxa"/>
              <w:bottom w:w="144" w:type="dxa"/>
              <w:right w:w="144" w:type="dxa"/>
            </w:tcMar>
          </w:tcPr>
          <w:p w14:paraId="2B167193" w14:textId="77777777" w:rsidR="00E517C6" w:rsidRDefault="00086D60">
            <w:pPr>
              <w:pStyle w:val="Code"/>
            </w:pPr>
            <w:r>
              <w:t>INT</w:t>
            </w:r>
          </w:p>
        </w:tc>
        <w:tc>
          <w:tcPr>
            <w:tcW w:w="1663" w:type="dxa"/>
            <w:tcBorders>
              <w:left w:val="single" w:sz="4" w:space="0" w:color="000000"/>
              <w:bottom w:val="single" w:sz="4" w:space="0" w:color="000000"/>
            </w:tcBorders>
            <w:tcMar>
              <w:top w:w="144" w:type="dxa"/>
              <w:left w:w="144" w:type="dxa"/>
              <w:bottom w:w="144" w:type="dxa"/>
              <w:right w:w="144" w:type="dxa"/>
            </w:tcMar>
          </w:tcPr>
          <w:p w14:paraId="170FDB23" w14:textId="77777777" w:rsidR="00E517C6" w:rsidRDefault="00086D60">
            <w:pPr>
              <w:pStyle w:val="TableContents"/>
            </w:pPr>
            <w:r>
              <w:t>Cả khóa chính và khóa ngoài</w:t>
            </w:r>
          </w:p>
        </w:tc>
        <w:tc>
          <w:tcPr>
            <w:tcW w:w="1385" w:type="dxa"/>
            <w:tcBorders>
              <w:left w:val="single" w:sz="4" w:space="0" w:color="000000"/>
              <w:bottom w:val="single" w:sz="4" w:space="0" w:color="000000"/>
            </w:tcBorders>
            <w:tcMar>
              <w:top w:w="144" w:type="dxa"/>
              <w:left w:w="144" w:type="dxa"/>
              <w:bottom w:w="144" w:type="dxa"/>
              <w:right w:w="144" w:type="dxa"/>
            </w:tcMar>
          </w:tcPr>
          <w:p w14:paraId="5656932C"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258E76F" w14:textId="77777777" w:rsidR="00E517C6" w:rsidRDefault="00086D60">
            <w:pPr>
              <w:pStyle w:val="TableContents"/>
            </w:pPr>
            <w:r>
              <w:t>Id đơn hàng</w:t>
            </w:r>
          </w:p>
        </w:tc>
      </w:tr>
      <w:tr w:rsidR="00E517C6" w14:paraId="592965C2" w14:textId="77777777">
        <w:tc>
          <w:tcPr>
            <w:tcW w:w="2250" w:type="dxa"/>
            <w:tcBorders>
              <w:left w:val="single" w:sz="4" w:space="0" w:color="000000"/>
              <w:bottom w:val="single" w:sz="4" w:space="0" w:color="000000"/>
            </w:tcBorders>
            <w:tcMar>
              <w:top w:w="144" w:type="dxa"/>
              <w:left w:w="144" w:type="dxa"/>
              <w:bottom w:w="144" w:type="dxa"/>
              <w:right w:w="144" w:type="dxa"/>
            </w:tcMar>
          </w:tcPr>
          <w:p w14:paraId="79BA3A38" w14:textId="77777777" w:rsidR="00E517C6" w:rsidRDefault="00086D60">
            <w:pPr>
              <w:pStyle w:val="TableContents"/>
            </w:pPr>
            <w:r>
              <w:t>oroduct_id</w:t>
            </w:r>
          </w:p>
        </w:tc>
        <w:tc>
          <w:tcPr>
            <w:tcW w:w="1902" w:type="dxa"/>
            <w:tcBorders>
              <w:left w:val="single" w:sz="4" w:space="0" w:color="000000"/>
              <w:bottom w:val="single" w:sz="4" w:space="0" w:color="000000"/>
            </w:tcBorders>
            <w:tcMar>
              <w:top w:w="144" w:type="dxa"/>
              <w:left w:w="144" w:type="dxa"/>
              <w:bottom w:w="144" w:type="dxa"/>
              <w:right w:w="144" w:type="dxa"/>
            </w:tcMar>
          </w:tcPr>
          <w:p w14:paraId="78586742" w14:textId="77777777" w:rsidR="00E517C6" w:rsidRDefault="00086D60">
            <w:pPr>
              <w:pStyle w:val="Code"/>
            </w:pPr>
            <w:r>
              <w:t>INT</w:t>
            </w:r>
          </w:p>
        </w:tc>
        <w:tc>
          <w:tcPr>
            <w:tcW w:w="1663" w:type="dxa"/>
            <w:tcBorders>
              <w:left w:val="single" w:sz="4" w:space="0" w:color="000000"/>
              <w:bottom w:val="single" w:sz="4" w:space="0" w:color="000000"/>
            </w:tcBorders>
            <w:tcMar>
              <w:top w:w="144" w:type="dxa"/>
              <w:left w:w="144" w:type="dxa"/>
              <w:bottom w:w="144" w:type="dxa"/>
              <w:right w:w="144" w:type="dxa"/>
            </w:tcMar>
          </w:tcPr>
          <w:p w14:paraId="727E44FC" w14:textId="77777777" w:rsidR="00E517C6" w:rsidRDefault="00086D60">
            <w:pPr>
              <w:pStyle w:val="TableContents"/>
            </w:pPr>
            <w:r>
              <w:t>Cả khóa chính và khóa ngoài</w:t>
            </w:r>
          </w:p>
        </w:tc>
        <w:tc>
          <w:tcPr>
            <w:tcW w:w="1385" w:type="dxa"/>
            <w:tcBorders>
              <w:left w:val="single" w:sz="4" w:space="0" w:color="000000"/>
              <w:bottom w:val="single" w:sz="4" w:space="0" w:color="000000"/>
            </w:tcBorders>
            <w:tcMar>
              <w:top w:w="144" w:type="dxa"/>
              <w:left w:w="144" w:type="dxa"/>
              <w:bottom w:w="144" w:type="dxa"/>
              <w:right w:w="144" w:type="dxa"/>
            </w:tcMar>
          </w:tcPr>
          <w:p w14:paraId="71297B0B"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F624CCE" w14:textId="77777777" w:rsidR="00E517C6" w:rsidRDefault="00086D60">
            <w:pPr>
              <w:pStyle w:val="TableContents"/>
            </w:pPr>
            <w:r>
              <w:t>Id sản phẩm trong giỏ hàng</w:t>
            </w:r>
          </w:p>
        </w:tc>
      </w:tr>
      <w:tr w:rsidR="00E517C6" w14:paraId="6E05005B" w14:textId="77777777">
        <w:tc>
          <w:tcPr>
            <w:tcW w:w="2250" w:type="dxa"/>
            <w:tcBorders>
              <w:left w:val="single" w:sz="4" w:space="0" w:color="000000"/>
              <w:bottom w:val="single" w:sz="4" w:space="0" w:color="000000"/>
            </w:tcBorders>
            <w:tcMar>
              <w:top w:w="144" w:type="dxa"/>
              <w:left w:w="144" w:type="dxa"/>
              <w:bottom w:w="144" w:type="dxa"/>
              <w:right w:w="144" w:type="dxa"/>
            </w:tcMar>
          </w:tcPr>
          <w:p w14:paraId="2431A509" w14:textId="77777777" w:rsidR="00E517C6" w:rsidRDefault="00086D60">
            <w:pPr>
              <w:pStyle w:val="TableContents"/>
            </w:pPr>
            <w:r>
              <w:t>quantity</w:t>
            </w:r>
          </w:p>
        </w:tc>
        <w:tc>
          <w:tcPr>
            <w:tcW w:w="1902" w:type="dxa"/>
            <w:tcBorders>
              <w:left w:val="single" w:sz="4" w:space="0" w:color="000000"/>
              <w:bottom w:val="single" w:sz="4" w:space="0" w:color="000000"/>
            </w:tcBorders>
            <w:tcMar>
              <w:top w:w="144" w:type="dxa"/>
              <w:left w:w="144" w:type="dxa"/>
              <w:bottom w:w="144" w:type="dxa"/>
              <w:right w:w="144" w:type="dxa"/>
            </w:tcMar>
          </w:tcPr>
          <w:p w14:paraId="1F9510C8" w14:textId="77777777" w:rsidR="00E517C6" w:rsidRDefault="00086D60">
            <w:pPr>
              <w:pStyle w:val="Code"/>
            </w:pPr>
            <w:r>
              <w:t>INT</w:t>
            </w:r>
          </w:p>
        </w:tc>
        <w:tc>
          <w:tcPr>
            <w:tcW w:w="1663" w:type="dxa"/>
            <w:tcBorders>
              <w:left w:val="single" w:sz="4" w:space="0" w:color="000000"/>
              <w:bottom w:val="single" w:sz="4" w:space="0" w:color="000000"/>
            </w:tcBorders>
            <w:tcMar>
              <w:top w:w="144" w:type="dxa"/>
              <w:left w:w="144" w:type="dxa"/>
              <w:bottom w:w="144" w:type="dxa"/>
              <w:right w:w="144" w:type="dxa"/>
            </w:tcMar>
          </w:tcPr>
          <w:p w14:paraId="34B17936" w14:textId="77777777" w:rsidR="00E517C6" w:rsidRDefault="00086D60">
            <w:pPr>
              <w:pStyle w:val="TableContents"/>
            </w:pPr>
            <w:r>
              <w:t>Không</w:t>
            </w:r>
          </w:p>
        </w:tc>
        <w:tc>
          <w:tcPr>
            <w:tcW w:w="1385" w:type="dxa"/>
            <w:tcBorders>
              <w:left w:val="single" w:sz="4" w:space="0" w:color="000000"/>
              <w:bottom w:val="single" w:sz="4" w:space="0" w:color="000000"/>
            </w:tcBorders>
            <w:tcMar>
              <w:top w:w="144" w:type="dxa"/>
              <w:left w:w="144" w:type="dxa"/>
              <w:bottom w:w="144" w:type="dxa"/>
              <w:right w:w="144" w:type="dxa"/>
            </w:tcMar>
          </w:tcPr>
          <w:p w14:paraId="1783DB12"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3877FBD6" w14:textId="77777777" w:rsidR="00E517C6" w:rsidRDefault="00086D60">
            <w:pPr>
              <w:pStyle w:val="TableContents"/>
            </w:pPr>
            <w:r>
              <w:t>Số lượng sản phẩm trong giỏ hàng</w:t>
            </w:r>
          </w:p>
        </w:tc>
      </w:tr>
      <w:tr w:rsidR="00E517C6" w14:paraId="3182CE85" w14:textId="77777777">
        <w:tc>
          <w:tcPr>
            <w:tcW w:w="2250" w:type="dxa"/>
            <w:tcBorders>
              <w:left w:val="single" w:sz="4" w:space="0" w:color="000000"/>
              <w:bottom w:val="single" w:sz="4" w:space="0" w:color="000000"/>
            </w:tcBorders>
            <w:tcMar>
              <w:top w:w="144" w:type="dxa"/>
              <w:left w:w="144" w:type="dxa"/>
              <w:bottom w:w="144" w:type="dxa"/>
              <w:right w:w="144" w:type="dxa"/>
            </w:tcMar>
          </w:tcPr>
          <w:p w14:paraId="50EB8510" w14:textId="77777777" w:rsidR="00E517C6" w:rsidRDefault="00086D60">
            <w:pPr>
              <w:pStyle w:val="TableContents"/>
            </w:pPr>
            <w:r>
              <w:t>other_requirement</w:t>
            </w:r>
          </w:p>
        </w:tc>
        <w:tc>
          <w:tcPr>
            <w:tcW w:w="1902" w:type="dxa"/>
            <w:tcBorders>
              <w:left w:val="single" w:sz="4" w:space="0" w:color="000000"/>
              <w:bottom w:val="single" w:sz="4" w:space="0" w:color="000000"/>
            </w:tcBorders>
            <w:tcMar>
              <w:top w:w="144" w:type="dxa"/>
              <w:left w:w="144" w:type="dxa"/>
              <w:bottom w:w="144" w:type="dxa"/>
              <w:right w:w="144" w:type="dxa"/>
            </w:tcMar>
          </w:tcPr>
          <w:p w14:paraId="765CA721" w14:textId="77777777" w:rsidR="00E517C6" w:rsidRDefault="00086D60">
            <w:pPr>
              <w:pStyle w:val="Code"/>
            </w:pPr>
            <w:r>
              <w:t>VARCHAR(MAX)</w:t>
            </w:r>
          </w:p>
        </w:tc>
        <w:tc>
          <w:tcPr>
            <w:tcW w:w="1663" w:type="dxa"/>
            <w:tcBorders>
              <w:left w:val="single" w:sz="4" w:space="0" w:color="000000"/>
              <w:bottom w:val="single" w:sz="4" w:space="0" w:color="000000"/>
            </w:tcBorders>
            <w:tcMar>
              <w:top w:w="144" w:type="dxa"/>
              <w:left w:w="144" w:type="dxa"/>
              <w:bottom w:w="144" w:type="dxa"/>
              <w:right w:w="144" w:type="dxa"/>
            </w:tcMar>
          </w:tcPr>
          <w:p w14:paraId="5B84818A" w14:textId="77777777" w:rsidR="00E517C6" w:rsidRDefault="00086D60">
            <w:pPr>
              <w:pStyle w:val="TableContents"/>
            </w:pPr>
            <w:r>
              <w:t>Không</w:t>
            </w:r>
          </w:p>
        </w:tc>
        <w:tc>
          <w:tcPr>
            <w:tcW w:w="1385" w:type="dxa"/>
            <w:tcBorders>
              <w:left w:val="single" w:sz="4" w:space="0" w:color="000000"/>
              <w:bottom w:val="single" w:sz="4" w:space="0" w:color="000000"/>
            </w:tcBorders>
            <w:tcMar>
              <w:top w:w="144" w:type="dxa"/>
              <w:left w:w="144" w:type="dxa"/>
              <w:bottom w:w="144" w:type="dxa"/>
              <w:right w:w="144" w:type="dxa"/>
            </w:tcMar>
          </w:tcPr>
          <w:p w14:paraId="056A8259" w14:textId="77777777" w:rsidR="00E517C6" w:rsidRDefault="00086D60">
            <w:pPr>
              <w:pStyle w:val="TableContents"/>
            </w:pPr>
            <w:r>
              <w:t>Có</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6217436E" w14:textId="77777777" w:rsidR="00E517C6" w:rsidRDefault="00086D60">
            <w:pPr>
              <w:pStyle w:val="TableContents"/>
            </w:pPr>
            <w:r>
              <w:t>Các yêu cầu khác</w:t>
            </w:r>
          </w:p>
        </w:tc>
      </w:tr>
    </w:tbl>
    <w:p w14:paraId="02398BF4" w14:textId="77777777" w:rsidR="00E517C6" w:rsidRDefault="00086D60">
      <w:pPr>
        <w:pStyle w:val="Bng"/>
        <w:jc w:val="center"/>
      </w:pPr>
      <w:r>
        <w:t>Bảng 45: Đặc tả bảng "CartItem"</w:t>
      </w:r>
    </w:p>
    <w:p w14:paraId="74BAB5A0" w14:textId="77777777" w:rsidR="00E517C6" w:rsidRDefault="00E517C6">
      <w:pPr>
        <w:pStyle w:val="Standard"/>
        <w:rPr>
          <w:rFonts w:ascii="Times New Roman" w:hAnsi="Times New Roman" w:cs="Times New Roman"/>
          <w:lang w:val="vi-VN"/>
        </w:rPr>
      </w:pPr>
    </w:p>
    <w:p w14:paraId="39D6BEDA" w14:textId="77777777" w:rsidR="00E517C6" w:rsidRDefault="00086D60">
      <w:pPr>
        <w:pStyle w:val="Standard"/>
        <w:rPr>
          <w:rFonts w:ascii="Times New Roman" w:hAnsi="Times New Roman" w:cs="Times New Roman"/>
          <w:lang w:val="vi-VN"/>
        </w:rPr>
      </w:pPr>
      <w:r>
        <w:rPr>
          <w:rFonts w:ascii="Times New Roman" w:hAnsi="Times New Roman" w:cs="Times New Roman"/>
          <w:lang w:val="vi-VN"/>
        </w:rPr>
        <w:tab/>
      </w:r>
    </w:p>
    <w:tbl>
      <w:tblPr>
        <w:tblW w:w="9800" w:type="dxa"/>
        <w:tblLayout w:type="fixed"/>
        <w:tblCellMar>
          <w:left w:w="10" w:type="dxa"/>
          <w:right w:w="10" w:type="dxa"/>
        </w:tblCellMar>
        <w:tblLook w:val="0000" w:firstRow="0" w:lastRow="0" w:firstColumn="0" w:lastColumn="0" w:noHBand="0" w:noVBand="0"/>
      </w:tblPr>
      <w:tblGrid>
        <w:gridCol w:w="1869"/>
        <w:gridCol w:w="1726"/>
        <w:gridCol w:w="2255"/>
        <w:gridCol w:w="1350"/>
        <w:gridCol w:w="2600"/>
      </w:tblGrid>
      <w:tr w:rsidR="00E517C6" w14:paraId="71C96EDA"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7E64882F"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Like</w:t>
            </w:r>
          </w:p>
        </w:tc>
      </w:tr>
      <w:tr w:rsidR="00E517C6" w14:paraId="61DA1325"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57AEA418"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thông tin về lượt yêu thích của khách hàng đối với từng sản phẩm</w:t>
            </w:r>
          </w:p>
        </w:tc>
      </w:tr>
      <w:tr w:rsidR="00E517C6" w14:paraId="015AF62A" w14:textId="77777777">
        <w:tc>
          <w:tcPr>
            <w:tcW w:w="1869" w:type="dxa"/>
            <w:tcBorders>
              <w:left w:val="single" w:sz="4" w:space="0" w:color="000000"/>
              <w:bottom w:val="single" w:sz="4" w:space="0" w:color="000000"/>
            </w:tcBorders>
            <w:tcMar>
              <w:top w:w="144" w:type="dxa"/>
              <w:left w:w="144" w:type="dxa"/>
              <w:bottom w:w="144" w:type="dxa"/>
              <w:right w:w="144" w:type="dxa"/>
            </w:tcMar>
          </w:tcPr>
          <w:p w14:paraId="061D57E6" w14:textId="77777777" w:rsidR="00E517C6" w:rsidRDefault="00086D60">
            <w:pPr>
              <w:pStyle w:val="TableContents"/>
              <w:rPr>
                <w:b/>
                <w:bCs/>
              </w:rPr>
            </w:pPr>
            <w:r>
              <w:rPr>
                <w:b/>
                <w:bCs/>
              </w:rPr>
              <w:t>Tên thuộc tính</w:t>
            </w:r>
          </w:p>
        </w:tc>
        <w:tc>
          <w:tcPr>
            <w:tcW w:w="1726" w:type="dxa"/>
            <w:tcBorders>
              <w:left w:val="single" w:sz="4" w:space="0" w:color="000000"/>
              <w:bottom w:val="single" w:sz="4" w:space="0" w:color="000000"/>
            </w:tcBorders>
            <w:tcMar>
              <w:top w:w="144" w:type="dxa"/>
              <w:left w:w="144" w:type="dxa"/>
              <w:bottom w:w="144" w:type="dxa"/>
              <w:right w:w="144" w:type="dxa"/>
            </w:tcMar>
          </w:tcPr>
          <w:p w14:paraId="2EC1C3C9" w14:textId="77777777" w:rsidR="00E517C6" w:rsidRDefault="00086D60">
            <w:pPr>
              <w:pStyle w:val="TableContents"/>
              <w:rPr>
                <w:b/>
                <w:bCs/>
              </w:rPr>
            </w:pPr>
            <w:r>
              <w:rPr>
                <w:b/>
                <w:bCs/>
              </w:rPr>
              <w:t>Kiểu dữ liệu và kích thước</w:t>
            </w:r>
          </w:p>
        </w:tc>
        <w:tc>
          <w:tcPr>
            <w:tcW w:w="2255" w:type="dxa"/>
            <w:tcBorders>
              <w:left w:val="single" w:sz="4" w:space="0" w:color="000000"/>
              <w:bottom w:val="single" w:sz="4" w:space="0" w:color="000000"/>
            </w:tcBorders>
            <w:tcMar>
              <w:top w:w="144" w:type="dxa"/>
              <w:left w:w="144" w:type="dxa"/>
              <w:bottom w:w="144" w:type="dxa"/>
              <w:right w:w="144" w:type="dxa"/>
            </w:tcMar>
          </w:tcPr>
          <w:p w14:paraId="5A80B675" w14:textId="77777777" w:rsidR="00E517C6" w:rsidRDefault="00086D60">
            <w:pPr>
              <w:pStyle w:val="TableContents"/>
              <w:rPr>
                <w:b/>
                <w:bCs/>
              </w:rPr>
            </w:pPr>
            <w:r>
              <w:rPr>
                <w:b/>
                <w:bCs/>
              </w:rPr>
              <w:t>Ràng buộc</w:t>
            </w:r>
          </w:p>
        </w:tc>
        <w:tc>
          <w:tcPr>
            <w:tcW w:w="1350" w:type="dxa"/>
            <w:tcBorders>
              <w:left w:val="single" w:sz="4" w:space="0" w:color="000000"/>
              <w:bottom w:val="single" w:sz="4" w:space="0" w:color="000000"/>
            </w:tcBorders>
            <w:tcMar>
              <w:top w:w="144" w:type="dxa"/>
              <w:left w:w="144" w:type="dxa"/>
              <w:bottom w:w="144" w:type="dxa"/>
              <w:right w:w="144" w:type="dxa"/>
            </w:tcMar>
          </w:tcPr>
          <w:p w14:paraId="16E48870" w14:textId="77777777" w:rsidR="00E517C6" w:rsidRDefault="00086D60">
            <w:pPr>
              <w:pStyle w:val="TableContents"/>
              <w:rPr>
                <w:b/>
                <w:bCs/>
              </w:rPr>
            </w:pPr>
            <w:r>
              <w:rPr>
                <w:b/>
                <w:bCs/>
              </w:rPr>
              <w:t>Cho phép NULL</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852F3AC" w14:textId="77777777" w:rsidR="00E517C6" w:rsidRDefault="00086D60">
            <w:pPr>
              <w:pStyle w:val="TableContents"/>
              <w:rPr>
                <w:b/>
                <w:bCs/>
              </w:rPr>
            </w:pPr>
            <w:r>
              <w:rPr>
                <w:b/>
                <w:bCs/>
              </w:rPr>
              <w:t>Giải thích</w:t>
            </w:r>
          </w:p>
        </w:tc>
      </w:tr>
      <w:tr w:rsidR="00E517C6" w14:paraId="681914DD" w14:textId="77777777">
        <w:tc>
          <w:tcPr>
            <w:tcW w:w="1869" w:type="dxa"/>
            <w:tcBorders>
              <w:left w:val="single" w:sz="4" w:space="0" w:color="000000"/>
              <w:bottom w:val="single" w:sz="4" w:space="0" w:color="000000"/>
            </w:tcBorders>
            <w:tcMar>
              <w:top w:w="144" w:type="dxa"/>
              <w:left w:w="144" w:type="dxa"/>
              <w:bottom w:w="144" w:type="dxa"/>
              <w:right w:w="144" w:type="dxa"/>
            </w:tcMar>
          </w:tcPr>
          <w:p w14:paraId="19A25338" w14:textId="77777777" w:rsidR="00E517C6" w:rsidRDefault="00086D60">
            <w:pPr>
              <w:pStyle w:val="TableContents"/>
            </w:pPr>
            <w:r>
              <w:t>account_id</w:t>
            </w:r>
          </w:p>
        </w:tc>
        <w:tc>
          <w:tcPr>
            <w:tcW w:w="1726" w:type="dxa"/>
            <w:tcBorders>
              <w:left w:val="single" w:sz="4" w:space="0" w:color="000000"/>
              <w:bottom w:val="single" w:sz="4" w:space="0" w:color="000000"/>
            </w:tcBorders>
            <w:tcMar>
              <w:top w:w="144" w:type="dxa"/>
              <w:left w:w="144" w:type="dxa"/>
              <w:bottom w:w="144" w:type="dxa"/>
              <w:right w:w="144" w:type="dxa"/>
            </w:tcMar>
          </w:tcPr>
          <w:p w14:paraId="035F5A66" w14:textId="77777777" w:rsidR="00E517C6" w:rsidRDefault="00086D60">
            <w:pPr>
              <w:pStyle w:val="Code"/>
            </w:pPr>
            <w:r>
              <w:t>INT</w:t>
            </w:r>
          </w:p>
        </w:tc>
        <w:tc>
          <w:tcPr>
            <w:tcW w:w="2255" w:type="dxa"/>
            <w:tcBorders>
              <w:left w:val="single" w:sz="4" w:space="0" w:color="000000"/>
              <w:bottom w:val="single" w:sz="4" w:space="0" w:color="000000"/>
            </w:tcBorders>
            <w:tcMar>
              <w:top w:w="144" w:type="dxa"/>
              <w:left w:w="144" w:type="dxa"/>
              <w:bottom w:w="144" w:type="dxa"/>
              <w:right w:w="144" w:type="dxa"/>
            </w:tcMar>
          </w:tcPr>
          <w:p w14:paraId="7C1BABDE" w14:textId="77777777" w:rsidR="00E517C6" w:rsidRDefault="00086D60">
            <w:pPr>
              <w:pStyle w:val="TableContents"/>
            </w:pPr>
            <w:r>
              <w:t>Cả khóa chính và khóa ngoài</w:t>
            </w:r>
          </w:p>
        </w:tc>
        <w:tc>
          <w:tcPr>
            <w:tcW w:w="1350" w:type="dxa"/>
            <w:tcBorders>
              <w:left w:val="single" w:sz="4" w:space="0" w:color="000000"/>
              <w:bottom w:val="single" w:sz="4" w:space="0" w:color="000000"/>
            </w:tcBorders>
            <w:tcMar>
              <w:top w:w="144" w:type="dxa"/>
              <w:left w:w="144" w:type="dxa"/>
              <w:bottom w:w="144" w:type="dxa"/>
              <w:right w:w="144" w:type="dxa"/>
            </w:tcMar>
          </w:tcPr>
          <w:p w14:paraId="4C9D5DAB"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C1F4EA6" w14:textId="77777777" w:rsidR="00E517C6" w:rsidRDefault="00086D60">
            <w:pPr>
              <w:pStyle w:val="TableContents"/>
            </w:pPr>
            <w:r>
              <w:t>Id của tài khoản đang đăng nhập</w:t>
            </w:r>
          </w:p>
        </w:tc>
      </w:tr>
      <w:tr w:rsidR="00E517C6" w14:paraId="4AFE5F7B" w14:textId="77777777">
        <w:trPr>
          <w:trHeight w:val="287"/>
        </w:trPr>
        <w:tc>
          <w:tcPr>
            <w:tcW w:w="1869" w:type="dxa"/>
            <w:tcBorders>
              <w:left w:val="single" w:sz="4" w:space="0" w:color="000000"/>
              <w:bottom w:val="single" w:sz="4" w:space="0" w:color="000000"/>
            </w:tcBorders>
            <w:tcMar>
              <w:top w:w="144" w:type="dxa"/>
              <w:left w:w="144" w:type="dxa"/>
              <w:bottom w:w="144" w:type="dxa"/>
              <w:right w:w="144" w:type="dxa"/>
            </w:tcMar>
          </w:tcPr>
          <w:p w14:paraId="254244F8" w14:textId="77777777" w:rsidR="00E517C6" w:rsidRDefault="00086D60">
            <w:pPr>
              <w:pStyle w:val="TableContents"/>
            </w:pPr>
            <w:r>
              <w:t>product_id</w:t>
            </w:r>
          </w:p>
        </w:tc>
        <w:tc>
          <w:tcPr>
            <w:tcW w:w="1726" w:type="dxa"/>
            <w:tcBorders>
              <w:left w:val="single" w:sz="4" w:space="0" w:color="000000"/>
              <w:bottom w:val="single" w:sz="4" w:space="0" w:color="000000"/>
            </w:tcBorders>
            <w:tcMar>
              <w:top w:w="144" w:type="dxa"/>
              <w:left w:w="144" w:type="dxa"/>
              <w:bottom w:w="144" w:type="dxa"/>
              <w:right w:w="144" w:type="dxa"/>
            </w:tcMar>
          </w:tcPr>
          <w:p w14:paraId="7A5C9A08" w14:textId="77777777" w:rsidR="00E517C6" w:rsidRDefault="00086D60">
            <w:pPr>
              <w:pStyle w:val="Code"/>
            </w:pPr>
            <w:r>
              <w:t>INT</w:t>
            </w:r>
          </w:p>
        </w:tc>
        <w:tc>
          <w:tcPr>
            <w:tcW w:w="2255" w:type="dxa"/>
            <w:tcBorders>
              <w:left w:val="single" w:sz="4" w:space="0" w:color="000000"/>
              <w:bottom w:val="single" w:sz="4" w:space="0" w:color="000000"/>
            </w:tcBorders>
            <w:tcMar>
              <w:top w:w="144" w:type="dxa"/>
              <w:left w:w="144" w:type="dxa"/>
              <w:bottom w:w="144" w:type="dxa"/>
              <w:right w:w="144" w:type="dxa"/>
            </w:tcMar>
          </w:tcPr>
          <w:p w14:paraId="4D8E3119" w14:textId="77777777" w:rsidR="00E517C6" w:rsidRDefault="00086D60">
            <w:pPr>
              <w:pStyle w:val="TableContents"/>
            </w:pPr>
            <w:r>
              <w:t>Cả khóa chính và khóa ngoài</w:t>
            </w:r>
          </w:p>
        </w:tc>
        <w:tc>
          <w:tcPr>
            <w:tcW w:w="1350" w:type="dxa"/>
            <w:tcBorders>
              <w:left w:val="single" w:sz="4" w:space="0" w:color="000000"/>
              <w:bottom w:val="single" w:sz="4" w:space="0" w:color="000000"/>
            </w:tcBorders>
            <w:tcMar>
              <w:top w:w="144" w:type="dxa"/>
              <w:left w:w="144" w:type="dxa"/>
              <w:bottom w:w="144" w:type="dxa"/>
              <w:right w:w="144" w:type="dxa"/>
            </w:tcMar>
          </w:tcPr>
          <w:p w14:paraId="62FE603A"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3BE6A3C" w14:textId="77777777" w:rsidR="00E517C6" w:rsidRDefault="00086D60">
            <w:pPr>
              <w:pStyle w:val="TableContents"/>
            </w:pPr>
            <w:r>
              <w:t>Id sản phẩm được Like</w:t>
            </w:r>
          </w:p>
        </w:tc>
      </w:tr>
    </w:tbl>
    <w:p w14:paraId="1BA1C9CD" w14:textId="77777777" w:rsidR="00E517C6" w:rsidRDefault="00086D60">
      <w:pPr>
        <w:pStyle w:val="Bng"/>
        <w:jc w:val="center"/>
      </w:pPr>
      <w:r>
        <w:t>Bảng 46: Đặc tả bảng "Like"</w:t>
      </w:r>
    </w:p>
    <w:p w14:paraId="28C78854" w14:textId="77777777" w:rsidR="00E517C6" w:rsidRDefault="00E517C6">
      <w:pPr>
        <w:pStyle w:val="Standard"/>
        <w:rPr>
          <w:rFonts w:ascii="Times New Roman" w:hAnsi="Times New Roman" w:cs="Times New Roman"/>
          <w:lang w:val="vi-VN"/>
        </w:rPr>
      </w:pPr>
    </w:p>
    <w:p w14:paraId="09C5C39A" w14:textId="77777777" w:rsidR="00E517C6" w:rsidRDefault="00E517C6">
      <w:pPr>
        <w:pStyle w:val="Standard"/>
        <w:rPr>
          <w:rFonts w:ascii="Times New Roman" w:hAnsi="Times New Roman" w:cs="Times New Roman"/>
          <w:lang w:val="vi-VN"/>
        </w:rPr>
      </w:pPr>
    </w:p>
    <w:p w14:paraId="02EDB08F" w14:textId="77777777" w:rsidR="00E517C6" w:rsidRDefault="00E517C6">
      <w:pPr>
        <w:pStyle w:val="Standard"/>
        <w:rPr>
          <w:rFonts w:ascii="Times New Roman" w:hAnsi="Times New Roman" w:cs="Times New Roman"/>
          <w:lang w:val="vi-VN"/>
        </w:rPr>
      </w:pPr>
    </w:p>
    <w:p w14:paraId="739B079B" w14:textId="77777777" w:rsidR="00E517C6" w:rsidRDefault="00E517C6">
      <w:pPr>
        <w:pStyle w:val="Standard"/>
        <w:ind w:firstLine="720"/>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1843"/>
        <w:gridCol w:w="2110"/>
        <w:gridCol w:w="1354"/>
        <w:gridCol w:w="2267"/>
        <w:gridCol w:w="2226"/>
      </w:tblGrid>
      <w:tr w:rsidR="00E517C6" w14:paraId="49BD9BC8"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1D7FC537"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Product</w:t>
            </w:r>
          </w:p>
        </w:tc>
      </w:tr>
      <w:tr w:rsidR="00E517C6" w14:paraId="5C332AC8"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0A0E2878"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thông tin về sản phẩm</w:t>
            </w:r>
          </w:p>
        </w:tc>
      </w:tr>
      <w:tr w:rsidR="00E517C6" w14:paraId="64A0EFAC" w14:textId="77777777">
        <w:tc>
          <w:tcPr>
            <w:tcW w:w="1843" w:type="dxa"/>
            <w:tcBorders>
              <w:left w:val="single" w:sz="4" w:space="0" w:color="000000"/>
              <w:bottom w:val="single" w:sz="4" w:space="0" w:color="000000"/>
            </w:tcBorders>
            <w:tcMar>
              <w:top w:w="144" w:type="dxa"/>
              <w:left w:w="144" w:type="dxa"/>
              <w:bottom w:w="144" w:type="dxa"/>
              <w:right w:w="144" w:type="dxa"/>
            </w:tcMar>
          </w:tcPr>
          <w:p w14:paraId="31FD146C" w14:textId="77777777" w:rsidR="00E517C6" w:rsidRDefault="00086D60">
            <w:pPr>
              <w:pStyle w:val="TableContents"/>
              <w:rPr>
                <w:b/>
                <w:bCs/>
              </w:rPr>
            </w:pPr>
            <w:r>
              <w:rPr>
                <w:b/>
                <w:bCs/>
              </w:rPr>
              <w:t>Tên thuộc tính</w:t>
            </w:r>
          </w:p>
        </w:tc>
        <w:tc>
          <w:tcPr>
            <w:tcW w:w="2110" w:type="dxa"/>
            <w:tcBorders>
              <w:left w:val="single" w:sz="4" w:space="0" w:color="000000"/>
              <w:bottom w:val="single" w:sz="4" w:space="0" w:color="000000"/>
            </w:tcBorders>
            <w:tcMar>
              <w:top w:w="144" w:type="dxa"/>
              <w:left w:w="144" w:type="dxa"/>
              <w:bottom w:w="144" w:type="dxa"/>
              <w:right w:w="144" w:type="dxa"/>
            </w:tcMar>
          </w:tcPr>
          <w:p w14:paraId="55053DF0" w14:textId="77777777" w:rsidR="00E517C6" w:rsidRDefault="00086D60">
            <w:pPr>
              <w:pStyle w:val="TableContents"/>
              <w:rPr>
                <w:b/>
                <w:bCs/>
              </w:rPr>
            </w:pPr>
            <w:r>
              <w:rPr>
                <w:b/>
                <w:bCs/>
              </w:rPr>
              <w:t>Kiểu dữ liệu và kích thước</w:t>
            </w:r>
          </w:p>
        </w:tc>
        <w:tc>
          <w:tcPr>
            <w:tcW w:w="1354" w:type="dxa"/>
            <w:tcBorders>
              <w:left w:val="single" w:sz="4" w:space="0" w:color="000000"/>
              <w:bottom w:val="single" w:sz="4" w:space="0" w:color="000000"/>
            </w:tcBorders>
            <w:tcMar>
              <w:top w:w="144" w:type="dxa"/>
              <w:left w:w="144" w:type="dxa"/>
              <w:bottom w:w="144" w:type="dxa"/>
              <w:right w:w="144" w:type="dxa"/>
            </w:tcMar>
          </w:tcPr>
          <w:p w14:paraId="4525FDB3" w14:textId="77777777" w:rsidR="00E517C6" w:rsidRDefault="00086D60">
            <w:pPr>
              <w:pStyle w:val="TableContents"/>
              <w:rPr>
                <w:b/>
                <w:bCs/>
              </w:rPr>
            </w:pPr>
            <w:r>
              <w:rPr>
                <w:b/>
                <w:bCs/>
              </w:rPr>
              <w:t>Ràng buộc</w:t>
            </w:r>
          </w:p>
        </w:tc>
        <w:tc>
          <w:tcPr>
            <w:tcW w:w="2267" w:type="dxa"/>
            <w:tcBorders>
              <w:left w:val="single" w:sz="4" w:space="0" w:color="000000"/>
              <w:bottom w:val="single" w:sz="4" w:space="0" w:color="000000"/>
            </w:tcBorders>
            <w:tcMar>
              <w:top w:w="144" w:type="dxa"/>
              <w:left w:w="144" w:type="dxa"/>
              <w:bottom w:w="144" w:type="dxa"/>
              <w:right w:w="144" w:type="dxa"/>
            </w:tcMar>
          </w:tcPr>
          <w:p w14:paraId="5D8289E0" w14:textId="77777777" w:rsidR="00E517C6" w:rsidRDefault="00086D60">
            <w:pPr>
              <w:pStyle w:val="TableContents"/>
              <w:rPr>
                <w:b/>
                <w:bCs/>
              </w:rPr>
            </w:pPr>
            <w:r>
              <w:rPr>
                <w:b/>
                <w:bCs/>
              </w:rPr>
              <w:t>Cho phép NULL</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73F04C02" w14:textId="77777777" w:rsidR="00E517C6" w:rsidRDefault="00086D60">
            <w:pPr>
              <w:pStyle w:val="TableContents"/>
              <w:rPr>
                <w:b/>
                <w:bCs/>
              </w:rPr>
            </w:pPr>
            <w:r>
              <w:rPr>
                <w:b/>
                <w:bCs/>
              </w:rPr>
              <w:t>Giải thích</w:t>
            </w:r>
          </w:p>
        </w:tc>
      </w:tr>
      <w:tr w:rsidR="00E517C6" w14:paraId="7622F84B" w14:textId="77777777">
        <w:tc>
          <w:tcPr>
            <w:tcW w:w="1843" w:type="dxa"/>
            <w:tcBorders>
              <w:left w:val="single" w:sz="4" w:space="0" w:color="000000"/>
              <w:bottom w:val="single" w:sz="4" w:space="0" w:color="000000"/>
            </w:tcBorders>
            <w:tcMar>
              <w:top w:w="144" w:type="dxa"/>
              <w:left w:w="144" w:type="dxa"/>
              <w:bottom w:w="144" w:type="dxa"/>
              <w:right w:w="144" w:type="dxa"/>
            </w:tcMar>
          </w:tcPr>
          <w:p w14:paraId="0D177892" w14:textId="77777777" w:rsidR="00E517C6" w:rsidRDefault="00086D60">
            <w:pPr>
              <w:pStyle w:val="TableContents"/>
            </w:pPr>
            <w:r>
              <w:t>product_id</w:t>
            </w:r>
          </w:p>
        </w:tc>
        <w:tc>
          <w:tcPr>
            <w:tcW w:w="2110" w:type="dxa"/>
            <w:tcBorders>
              <w:left w:val="single" w:sz="4" w:space="0" w:color="000000"/>
              <w:bottom w:val="single" w:sz="4" w:space="0" w:color="000000"/>
            </w:tcBorders>
            <w:tcMar>
              <w:top w:w="144" w:type="dxa"/>
              <w:left w:w="144" w:type="dxa"/>
              <w:bottom w:w="144" w:type="dxa"/>
              <w:right w:w="144" w:type="dxa"/>
            </w:tcMar>
          </w:tcPr>
          <w:p w14:paraId="58793FC5" w14:textId="77777777" w:rsidR="00E517C6" w:rsidRDefault="00086D60">
            <w:pPr>
              <w:pStyle w:val="Code"/>
            </w:pPr>
            <w:r>
              <w:t>INT</w:t>
            </w:r>
          </w:p>
        </w:tc>
        <w:tc>
          <w:tcPr>
            <w:tcW w:w="1354" w:type="dxa"/>
            <w:tcBorders>
              <w:left w:val="single" w:sz="4" w:space="0" w:color="000000"/>
              <w:bottom w:val="single" w:sz="4" w:space="0" w:color="000000"/>
            </w:tcBorders>
            <w:tcMar>
              <w:top w:w="144" w:type="dxa"/>
              <w:left w:w="144" w:type="dxa"/>
              <w:bottom w:w="144" w:type="dxa"/>
              <w:right w:w="144" w:type="dxa"/>
            </w:tcMar>
          </w:tcPr>
          <w:p w14:paraId="3E905463" w14:textId="77777777" w:rsidR="00E517C6" w:rsidRDefault="00086D60">
            <w:pPr>
              <w:pStyle w:val="TableContents"/>
            </w:pPr>
            <w:r>
              <w:t>Khóa chính</w:t>
            </w:r>
          </w:p>
        </w:tc>
        <w:tc>
          <w:tcPr>
            <w:tcW w:w="2267" w:type="dxa"/>
            <w:tcBorders>
              <w:left w:val="single" w:sz="4" w:space="0" w:color="000000"/>
              <w:bottom w:val="single" w:sz="4" w:space="0" w:color="000000"/>
            </w:tcBorders>
            <w:tcMar>
              <w:top w:w="144" w:type="dxa"/>
              <w:left w:w="144" w:type="dxa"/>
              <w:bottom w:w="144" w:type="dxa"/>
              <w:right w:w="144" w:type="dxa"/>
            </w:tcMar>
          </w:tcPr>
          <w:p w14:paraId="4202426A" w14:textId="77777777" w:rsidR="00E517C6" w:rsidRDefault="00086D60">
            <w:pPr>
              <w:pStyle w:val="TableContents"/>
            </w:pPr>
            <w:r>
              <w:t>Không</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6BBABE49" w14:textId="77777777" w:rsidR="00E517C6" w:rsidRDefault="00086D60">
            <w:pPr>
              <w:pStyle w:val="TableContents"/>
            </w:pPr>
            <w:r>
              <w:t>Id của sản phẩm</w:t>
            </w:r>
          </w:p>
        </w:tc>
      </w:tr>
      <w:tr w:rsidR="00E517C6" w14:paraId="57250AEC" w14:textId="77777777">
        <w:tc>
          <w:tcPr>
            <w:tcW w:w="1843" w:type="dxa"/>
            <w:tcBorders>
              <w:left w:val="single" w:sz="4" w:space="0" w:color="000000"/>
              <w:bottom w:val="single" w:sz="4" w:space="0" w:color="000000"/>
            </w:tcBorders>
            <w:tcMar>
              <w:top w:w="144" w:type="dxa"/>
              <w:left w:w="144" w:type="dxa"/>
              <w:bottom w:w="144" w:type="dxa"/>
              <w:right w:w="144" w:type="dxa"/>
            </w:tcMar>
          </w:tcPr>
          <w:p w14:paraId="369C462A" w14:textId="77777777" w:rsidR="00E517C6" w:rsidRDefault="00086D60">
            <w:pPr>
              <w:pStyle w:val="TableContents"/>
            </w:pPr>
            <w:r>
              <w:t>category_id</w:t>
            </w:r>
          </w:p>
        </w:tc>
        <w:tc>
          <w:tcPr>
            <w:tcW w:w="2110" w:type="dxa"/>
            <w:tcBorders>
              <w:left w:val="single" w:sz="4" w:space="0" w:color="000000"/>
              <w:bottom w:val="single" w:sz="4" w:space="0" w:color="000000"/>
            </w:tcBorders>
            <w:tcMar>
              <w:top w:w="144" w:type="dxa"/>
              <w:left w:w="144" w:type="dxa"/>
              <w:bottom w:w="144" w:type="dxa"/>
              <w:right w:w="144" w:type="dxa"/>
            </w:tcMar>
          </w:tcPr>
          <w:p w14:paraId="243C88E9" w14:textId="77777777" w:rsidR="00E517C6" w:rsidRDefault="00086D60">
            <w:pPr>
              <w:pStyle w:val="Code"/>
            </w:pPr>
            <w:r>
              <w:t>INT</w:t>
            </w:r>
          </w:p>
        </w:tc>
        <w:tc>
          <w:tcPr>
            <w:tcW w:w="1354" w:type="dxa"/>
            <w:tcBorders>
              <w:left w:val="single" w:sz="4" w:space="0" w:color="000000"/>
              <w:bottom w:val="single" w:sz="4" w:space="0" w:color="000000"/>
            </w:tcBorders>
            <w:tcMar>
              <w:top w:w="144" w:type="dxa"/>
              <w:left w:w="144" w:type="dxa"/>
              <w:bottom w:w="144" w:type="dxa"/>
              <w:right w:w="144" w:type="dxa"/>
            </w:tcMar>
          </w:tcPr>
          <w:p w14:paraId="415D0958" w14:textId="77777777" w:rsidR="00E517C6" w:rsidRDefault="00086D60">
            <w:pPr>
              <w:pStyle w:val="TableContents"/>
            </w:pPr>
            <w:r>
              <w:t>Khóa ngoài</w:t>
            </w:r>
          </w:p>
        </w:tc>
        <w:tc>
          <w:tcPr>
            <w:tcW w:w="2267" w:type="dxa"/>
            <w:tcBorders>
              <w:left w:val="single" w:sz="4" w:space="0" w:color="000000"/>
              <w:bottom w:val="single" w:sz="4" w:space="0" w:color="000000"/>
            </w:tcBorders>
            <w:tcMar>
              <w:top w:w="144" w:type="dxa"/>
              <w:left w:w="144" w:type="dxa"/>
              <w:bottom w:w="144" w:type="dxa"/>
              <w:right w:w="144" w:type="dxa"/>
            </w:tcMar>
          </w:tcPr>
          <w:p w14:paraId="293C3F60" w14:textId="77777777" w:rsidR="00E517C6" w:rsidRDefault="00086D60">
            <w:pPr>
              <w:pStyle w:val="TableContents"/>
            </w:pPr>
            <w:r>
              <w:t>Không</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7580784" w14:textId="77777777" w:rsidR="00E517C6" w:rsidRDefault="00086D60">
            <w:pPr>
              <w:pStyle w:val="TableContents"/>
            </w:pPr>
            <w:r>
              <w:t>Id loại sản phẩm</w:t>
            </w:r>
          </w:p>
        </w:tc>
      </w:tr>
      <w:tr w:rsidR="00E517C6" w14:paraId="1BAD1242" w14:textId="77777777">
        <w:tc>
          <w:tcPr>
            <w:tcW w:w="1843" w:type="dxa"/>
            <w:tcBorders>
              <w:left w:val="single" w:sz="4" w:space="0" w:color="000000"/>
              <w:bottom w:val="single" w:sz="4" w:space="0" w:color="000000"/>
            </w:tcBorders>
            <w:tcMar>
              <w:top w:w="144" w:type="dxa"/>
              <w:left w:w="144" w:type="dxa"/>
              <w:bottom w:w="144" w:type="dxa"/>
              <w:right w:w="144" w:type="dxa"/>
            </w:tcMar>
          </w:tcPr>
          <w:p w14:paraId="4320F3E0" w14:textId="77777777" w:rsidR="00E517C6" w:rsidRDefault="00086D60">
            <w:pPr>
              <w:pStyle w:val="TableContents"/>
            </w:pPr>
            <w:r>
              <w:t>name</w:t>
            </w:r>
          </w:p>
        </w:tc>
        <w:tc>
          <w:tcPr>
            <w:tcW w:w="2110" w:type="dxa"/>
            <w:tcBorders>
              <w:left w:val="single" w:sz="4" w:space="0" w:color="000000"/>
              <w:bottom w:val="single" w:sz="4" w:space="0" w:color="000000"/>
            </w:tcBorders>
            <w:tcMar>
              <w:top w:w="144" w:type="dxa"/>
              <w:left w:w="144" w:type="dxa"/>
              <w:bottom w:w="144" w:type="dxa"/>
              <w:right w:w="144" w:type="dxa"/>
            </w:tcMar>
          </w:tcPr>
          <w:p w14:paraId="6238A0AE" w14:textId="77777777" w:rsidR="00E517C6" w:rsidRDefault="00086D60">
            <w:pPr>
              <w:pStyle w:val="Code"/>
            </w:pPr>
            <w:proofErr w:type="gramStart"/>
            <w:r>
              <w:t>VARCHAR(</w:t>
            </w:r>
            <w:proofErr w:type="gramEnd"/>
            <w:r>
              <w:t>255)</w:t>
            </w:r>
          </w:p>
        </w:tc>
        <w:tc>
          <w:tcPr>
            <w:tcW w:w="1354" w:type="dxa"/>
            <w:tcBorders>
              <w:left w:val="single" w:sz="4" w:space="0" w:color="000000"/>
              <w:bottom w:val="single" w:sz="4" w:space="0" w:color="000000"/>
            </w:tcBorders>
            <w:tcMar>
              <w:top w:w="144" w:type="dxa"/>
              <w:left w:w="144" w:type="dxa"/>
              <w:bottom w:w="144" w:type="dxa"/>
              <w:right w:w="144" w:type="dxa"/>
            </w:tcMar>
          </w:tcPr>
          <w:p w14:paraId="317917EA" w14:textId="77777777" w:rsidR="00E517C6" w:rsidRDefault="00086D60">
            <w:pPr>
              <w:pStyle w:val="TableContents"/>
            </w:pPr>
            <w:r>
              <w:t>Không</w:t>
            </w:r>
          </w:p>
        </w:tc>
        <w:tc>
          <w:tcPr>
            <w:tcW w:w="2267" w:type="dxa"/>
            <w:tcBorders>
              <w:left w:val="single" w:sz="4" w:space="0" w:color="000000"/>
              <w:bottom w:val="single" w:sz="4" w:space="0" w:color="000000"/>
            </w:tcBorders>
            <w:tcMar>
              <w:top w:w="144" w:type="dxa"/>
              <w:left w:w="144" w:type="dxa"/>
              <w:bottom w:w="144" w:type="dxa"/>
              <w:right w:w="144" w:type="dxa"/>
            </w:tcMar>
          </w:tcPr>
          <w:p w14:paraId="0D974AA5" w14:textId="77777777" w:rsidR="00E517C6" w:rsidRDefault="00086D60">
            <w:pPr>
              <w:pStyle w:val="TableContents"/>
            </w:pPr>
            <w:r>
              <w:t>Không</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0175F3B" w14:textId="77777777" w:rsidR="00E517C6" w:rsidRDefault="00086D60">
            <w:pPr>
              <w:pStyle w:val="TableContents"/>
            </w:pPr>
            <w:r>
              <w:t>Tên sản phẩm</w:t>
            </w:r>
          </w:p>
        </w:tc>
      </w:tr>
      <w:tr w:rsidR="00E517C6" w14:paraId="7A205A1D" w14:textId="77777777">
        <w:tc>
          <w:tcPr>
            <w:tcW w:w="1843" w:type="dxa"/>
            <w:tcBorders>
              <w:left w:val="single" w:sz="4" w:space="0" w:color="000000"/>
              <w:bottom w:val="single" w:sz="4" w:space="0" w:color="000000"/>
            </w:tcBorders>
            <w:tcMar>
              <w:top w:w="144" w:type="dxa"/>
              <w:left w:w="144" w:type="dxa"/>
              <w:bottom w:w="144" w:type="dxa"/>
              <w:right w:w="144" w:type="dxa"/>
            </w:tcMar>
          </w:tcPr>
          <w:p w14:paraId="59A22DD1" w14:textId="77777777" w:rsidR="00E517C6" w:rsidRDefault="00086D60">
            <w:pPr>
              <w:pStyle w:val="TableContents"/>
            </w:pPr>
            <w:r>
              <w:t>description</w:t>
            </w:r>
          </w:p>
        </w:tc>
        <w:tc>
          <w:tcPr>
            <w:tcW w:w="2110" w:type="dxa"/>
            <w:tcBorders>
              <w:left w:val="single" w:sz="4" w:space="0" w:color="000000"/>
              <w:bottom w:val="single" w:sz="4" w:space="0" w:color="000000"/>
            </w:tcBorders>
            <w:tcMar>
              <w:top w:w="144" w:type="dxa"/>
              <w:left w:w="144" w:type="dxa"/>
              <w:bottom w:w="144" w:type="dxa"/>
              <w:right w:w="144" w:type="dxa"/>
            </w:tcMar>
          </w:tcPr>
          <w:p w14:paraId="3DC4891C" w14:textId="77777777" w:rsidR="00E517C6" w:rsidRDefault="00086D60">
            <w:pPr>
              <w:pStyle w:val="Code"/>
            </w:pPr>
            <w:r>
              <w:t>VARCHAR(MAX)</w:t>
            </w:r>
          </w:p>
        </w:tc>
        <w:tc>
          <w:tcPr>
            <w:tcW w:w="1354" w:type="dxa"/>
            <w:tcBorders>
              <w:left w:val="single" w:sz="4" w:space="0" w:color="000000"/>
              <w:bottom w:val="single" w:sz="4" w:space="0" w:color="000000"/>
            </w:tcBorders>
            <w:tcMar>
              <w:top w:w="144" w:type="dxa"/>
              <w:left w:w="144" w:type="dxa"/>
              <w:bottom w:w="144" w:type="dxa"/>
              <w:right w:w="144" w:type="dxa"/>
            </w:tcMar>
          </w:tcPr>
          <w:p w14:paraId="37CCDD60" w14:textId="77777777" w:rsidR="00E517C6" w:rsidRDefault="00086D60">
            <w:pPr>
              <w:pStyle w:val="TableContents"/>
            </w:pPr>
            <w:r>
              <w:t>Không</w:t>
            </w:r>
          </w:p>
        </w:tc>
        <w:tc>
          <w:tcPr>
            <w:tcW w:w="2267" w:type="dxa"/>
            <w:tcBorders>
              <w:left w:val="single" w:sz="4" w:space="0" w:color="000000"/>
              <w:bottom w:val="single" w:sz="4" w:space="0" w:color="000000"/>
            </w:tcBorders>
            <w:tcMar>
              <w:top w:w="144" w:type="dxa"/>
              <w:left w:w="144" w:type="dxa"/>
              <w:bottom w:w="144" w:type="dxa"/>
              <w:right w:w="144" w:type="dxa"/>
            </w:tcMar>
          </w:tcPr>
          <w:p w14:paraId="49557C6C" w14:textId="77777777" w:rsidR="00E517C6" w:rsidRDefault="00086D60">
            <w:pPr>
              <w:pStyle w:val="TableContents"/>
            </w:pPr>
            <w:r>
              <w:t>Có</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6F931F30" w14:textId="77777777" w:rsidR="00E517C6" w:rsidRDefault="00086D60">
            <w:pPr>
              <w:pStyle w:val="TableContents"/>
            </w:pPr>
            <w:r>
              <w:t>Miêu tả về sản phẩm</w:t>
            </w:r>
          </w:p>
        </w:tc>
      </w:tr>
      <w:tr w:rsidR="00E517C6" w14:paraId="5D4D1002" w14:textId="77777777">
        <w:tc>
          <w:tcPr>
            <w:tcW w:w="1843" w:type="dxa"/>
            <w:tcBorders>
              <w:left w:val="single" w:sz="4" w:space="0" w:color="000000"/>
              <w:bottom w:val="single" w:sz="4" w:space="0" w:color="000000"/>
            </w:tcBorders>
            <w:tcMar>
              <w:top w:w="144" w:type="dxa"/>
              <w:left w:w="144" w:type="dxa"/>
              <w:bottom w:w="144" w:type="dxa"/>
              <w:right w:w="144" w:type="dxa"/>
            </w:tcMar>
          </w:tcPr>
          <w:p w14:paraId="462DF71B" w14:textId="77777777" w:rsidR="00E517C6" w:rsidRDefault="00086D60">
            <w:pPr>
              <w:pStyle w:val="TableContents"/>
            </w:pPr>
            <w:r>
              <w:t>price</w:t>
            </w:r>
          </w:p>
        </w:tc>
        <w:tc>
          <w:tcPr>
            <w:tcW w:w="2110" w:type="dxa"/>
            <w:tcBorders>
              <w:left w:val="single" w:sz="4" w:space="0" w:color="000000"/>
              <w:bottom w:val="single" w:sz="4" w:space="0" w:color="000000"/>
            </w:tcBorders>
            <w:tcMar>
              <w:top w:w="144" w:type="dxa"/>
              <w:left w:w="144" w:type="dxa"/>
              <w:bottom w:w="144" w:type="dxa"/>
              <w:right w:w="144" w:type="dxa"/>
            </w:tcMar>
          </w:tcPr>
          <w:p w14:paraId="6C6DA84A" w14:textId="77777777" w:rsidR="00E517C6" w:rsidRDefault="00086D60">
            <w:pPr>
              <w:pStyle w:val="Code"/>
            </w:pPr>
            <w:r>
              <w:t>DOUBLE</w:t>
            </w:r>
          </w:p>
        </w:tc>
        <w:tc>
          <w:tcPr>
            <w:tcW w:w="1354" w:type="dxa"/>
            <w:tcBorders>
              <w:left w:val="single" w:sz="4" w:space="0" w:color="000000"/>
              <w:bottom w:val="single" w:sz="4" w:space="0" w:color="000000"/>
            </w:tcBorders>
            <w:tcMar>
              <w:top w:w="144" w:type="dxa"/>
              <w:left w:w="144" w:type="dxa"/>
              <w:bottom w:w="144" w:type="dxa"/>
              <w:right w:w="144" w:type="dxa"/>
            </w:tcMar>
          </w:tcPr>
          <w:p w14:paraId="45DE04C9" w14:textId="77777777" w:rsidR="00E517C6" w:rsidRDefault="00086D60">
            <w:pPr>
              <w:pStyle w:val="TableContents"/>
            </w:pPr>
            <w:r>
              <w:t>Không</w:t>
            </w:r>
          </w:p>
        </w:tc>
        <w:tc>
          <w:tcPr>
            <w:tcW w:w="2267" w:type="dxa"/>
            <w:tcBorders>
              <w:left w:val="single" w:sz="4" w:space="0" w:color="000000"/>
              <w:bottom w:val="single" w:sz="4" w:space="0" w:color="000000"/>
            </w:tcBorders>
            <w:tcMar>
              <w:top w:w="144" w:type="dxa"/>
              <w:left w:w="144" w:type="dxa"/>
              <w:bottom w:w="144" w:type="dxa"/>
              <w:right w:w="144" w:type="dxa"/>
            </w:tcMar>
          </w:tcPr>
          <w:p w14:paraId="716A6E0E" w14:textId="77777777" w:rsidR="00E517C6" w:rsidRDefault="00086D60">
            <w:pPr>
              <w:pStyle w:val="TableContents"/>
            </w:pPr>
            <w:r>
              <w:t>Không</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B0D0387" w14:textId="77777777" w:rsidR="00E517C6" w:rsidRDefault="00086D60">
            <w:pPr>
              <w:pStyle w:val="TableContents"/>
            </w:pPr>
            <w:r>
              <w:t>Giá của sản phẩm</w:t>
            </w:r>
          </w:p>
        </w:tc>
      </w:tr>
    </w:tbl>
    <w:p w14:paraId="706BFEE1" w14:textId="77777777" w:rsidR="00E517C6" w:rsidRDefault="00086D60">
      <w:pPr>
        <w:pStyle w:val="Bng"/>
        <w:jc w:val="center"/>
      </w:pPr>
      <w:r>
        <w:t>Bảng 47: Đặc tả bảng "Product"</w:t>
      </w:r>
    </w:p>
    <w:p w14:paraId="7A1DFBFD" w14:textId="77777777" w:rsidR="00E517C6" w:rsidRDefault="00E517C6">
      <w:pPr>
        <w:pStyle w:val="Standard"/>
        <w:rPr>
          <w:rFonts w:ascii="Times New Roman" w:hAnsi="Times New Roman" w:cs="Times New Roman"/>
          <w:lang w:val="vi-VN"/>
        </w:rPr>
      </w:pPr>
    </w:p>
    <w:p w14:paraId="6B591BA8" w14:textId="77777777" w:rsidR="00E517C6" w:rsidRDefault="00E517C6">
      <w:pPr>
        <w:pStyle w:val="Standard"/>
        <w:ind w:firstLine="720"/>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1840"/>
        <w:gridCol w:w="2204"/>
        <w:gridCol w:w="1631"/>
        <w:gridCol w:w="1519"/>
        <w:gridCol w:w="2606"/>
      </w:tblGrid>
      <w:tr w:rsidR="00E517C6" w14:paraId="59539DDF"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5486FAE2"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Category</w:t>
            </w:r>
          </w:p>
        </w:tc>
      </w:tr>
      <w:tr w:rsidR="00E517C6" w14:paraId="5A3BCF03"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77DC51D2"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thông tin về loại sản phẩm</w:t>
            </w:r>
          </w:p>
        </w:tc>
      </w:tr>
      <w:tr w:rsidR="00E517C6" w14:paraId="54ADE61E" w14:textId="77777777">
        <w:tc>
          <w:tcPr>
            <w:tcW w:w="1840" w:type="dxa"/>
            <w:tcBorders>
              <w:left w:val="single" w:sz="4" w:space="0" w:color="000000"/>
              <w:bottom w:val="single" w:sz="4" w:space="0" w:color="000000"/>
            </w:tcBorders>
            <w:tcMar>
              <w:top w:w="144" w:type="dxa"/>
              <w:left w:w="144" w:type="dxa"/>
              <w:bottom w:w="144" w:type="dxa"/>
              <w:right w:w="144" w:type="dxa"/>
            </w:tcMar>
          </w:tcPr>
          <w:p w14:paraId="43818B51" w14:textId="77777777" w:rsidR="00E517C6" w:rsidRDefault="00086D60">
            <w:pPr>
              <w:pStyle w:val="TableContents"/>
              <w:rPr>
                <w:b/>
                <w:bCs/>
              </w:rPr>
            </w:pPr>
            <w:r>
              <w:rPr>
                <w:b/>
                <w:bCs/>
              </w:rPr>
              <w:t>Tên thuộc tính</w:t>
            </w:r>
          </w:p>
        </w:tc>
        <w:tc>
          <w:tcPr>
            <w:tcW w:w="2204" w:type="dxa"/>
            <w:tcBorders>
              <w:left w:val="single" w:sz="4" w:space="0" w:color="000000"/>
              <w:bottom w:val="single" w:sz="4" w:space="0" w:color="000000"/>
            </w:tcBorders>
            <w:tcMar>
              <w:top w:w="144" w:type="dxa"/>
              <w:left w:w="144" w:type="dxa"/>
              <w:bottom w:w="144" w:type="dxa"/>
              <w:right w:w="144" w:type="dxa"/>
            </w:tcMar>
          </w:tcPr>
          <w:p w14:paraId="5BCA8B79" w14:textId="77777777" w:rsidR="00E517C6" w:rsidRDefault="00086D60">
            <w:pPr>
              <w:pStyle w:val="TableContents"/>
              <w:rPr>
                <w:b/>
                <w:bCs/>
              </w:rPr>
            </w:pPr>
            <w:r>
              <w:rPr>
                <w:b/>
                <w:bCs/>
              </w:rPr>
              <w:t>Kiểu dữ liệu và kích thước</w:t>
            </w:r>
          </w:p>
        </w:tc>
        <w:tc>
          <w:tcPr>
            <w:tcW w:w="1631" w:type="dxa"/>
            <w:tcBorders>
              <w:left w:val="single" w:sz="4" w:space="0" w:color="000000"/>
              <w:bottom w:val="single" w:sz="4" w:space="0" w:color="000000"/>
            </w:tcBorders>
            <w:tcMar>
              <w:top w:w="144" w:type="dxa"/>
              <w:left w:w="144" w:type="dxa"/>
              <w:bottom w:w="144" w:type="dxa"/>
              <w:right w:w="144" w:type="dxa"/>
            </w:tcMar>
          </w:tcPr>
          <w:p w14:paraId="04559420" w14:textId="77777777" w:rsidR="00E517C6" w:rsidRDefault="00086D60">
            <w:pPr>
              <w:pStyle w:val="TableContents"/>
              <w:rPr>
                <w:b/>
                <w:bCs/>
              </w:rPr>
            </w:pPr>
            <w:r>
              <w:rPr>
                <w:b/>
                <w:bCs/>
              </w:rPr>
              <w:t>Ràng buộc</w:t>
            </w:r>
          </w:p>
        </w:tc>
        <w:tc>
          <w:tcPr>
            <w:tcW w:w="1519" w:type="dxa"/>
            <w:tcBorders>
              <w:left w:val="single" w:sz="4" w:space="0" w:color="000000"/>
              <w:bottom w:val="single" w:sz="4" w:space="0" w:color="000000"/>
            </w:tcBorders>
            <w:tcMar>
              <w:top w:w="144" w:type="dxa"/>
              <w:left w:w="144" w:type="dxa"/>
              <w:bottom w:w="144" w:type="dxa"/>
              <w:right w:w="144" w:type="dxa"/>
            </w:tcMar>
          </w:tcPr>
          <w:p w14:paraId="62204A11" w14:textId="77777777" w:rsidR="00E517C6" w:rsidRDefault="00086D60">
            <w:pPr>
              <w:pStyle w:val="TableContents"/>
              <w:rPr>
                <w:b/>
                <w:bCs/>
              </w:rPr>
            </w:pPr>
            <w:r>
              <w:rPr>
                <w:b/>
                <w:bCs/>
              </w:rPr>
              <w:t>Cho phép NULL</w:t>
            </w:r>
          </w:p>
        </w:tc>
        <w:tc>
          <w:tcPr>
            <w:tcW w:w="260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BC66218" w14:textId="77777777" w:rsidR="00E517C6" w:rsidRDefault="00086D60">
            <w:pPr>
              <w:pStyle w:val="TableContents"/>
              <w:rPr>
                <w:b/>
                <w:bCs/>
              </w:rPr>
            </w:pPr>
            <w:r>
              <w:rPr>
                <w:b/>
                <w:bCs/>
              </w:rPr>
              <w:t>Giải thích</w:t>
            </w:r>
          </w:p>
        </w:tc>
      </w:tr>
      <w:tr w:rsidR="00E517C6" w14:paraId="32E44A25" w14:textId="77777777">
        <w:tc>
          <w:tcPr>
            <w:tcW w:w="1840" w:type="dxa"/>
            <w:tcBorders>
              <w:left w:val="single" w:sz="4" w:space="0" w:color="000000"/>
              <w:bottom w:val="single" w:sz="4" w:space="0" w:color="000000"/>
            </w:tcBorders>
            <w:tcMar>
              <w:top w:w="144" w:type="dxa"/>
              <w:left w:w="144" w:type="dxa"/>
              <w:bottom w:w="144" w:type="dxa"/>
              <w:right w:w="144" w:type="dxa"/>
            </w:tcMar>
          </w:tcPr>
          <w:p w14:paraId="2E61FDF7" w14:textId="77777777" w:rsidR="00E517C6" w:rsidRDefault="00086D60">
            <w:pPr>
              <w:pStyle w:val="TableContents"/>
            </w:pPr>
            <w:r>
              <w:t>category_id</w:t>
            </w:r>
          </w:p>
        </w:tc>
        <w:tc>
          <w:tcPr>
            <w:tcW w:w="2204" w:type="dxa"/>
            <w:tcBorders>
              <w:left w:val="single" w:sz="4" w:space="0" w:color="000000"/>
              <w:bottom w:val="single" w:sz="4" w:space="0" w:color="000000"/>
            </w:tcBorders>
            <w:tcMar>
              <w:top w:w="144" w:type="dxa"/>
              <w:left w:w="144" w:type="dxa"/>
              <w:bottom w:w="144" w:type="dxa"/>
              <w:right w:w="144" w:type="dxa"/>
            </w:tcMar>
          </w:tcPr>
          <w:p w14:paraId="0058CA3F" w14:textId="77777777" w:rsidR="00E517C6" w:rsidRDefault="00086D60">
            <w:pPr>
              <w:pStyle w:val="Code"/>
            </w:pPr>
            <w:r>
              <w:t>INT</w:t>
            </w:r>
          </w:p>
        </w:tc>
        <w:tc>
          <w:tcPr>
            <w:tcW w:w="1631" w:type="dxa"/>
            <w:tcBorders>
              <w:left w:val="single" w:sz="4" w:space="0" w:color="000000"/>
              <w:bottom w:val="single" w:sz="4" w:space="0" w:color="000000"/>
            </w:tcBorders>
            <w:tcMar>
              <w:top w:w="144" w:type="dxa"/>
              <w:left w:w="144" w:type="dxa"/>
              <w:bottom w:w="144" w:type="dxa"/>
              <w:right w:w="144" w:type="dxa"/>
            </w:tcMar>
          </w:tcPr>
          <w:p w14:paraId="69537A5F" w14:textId="77777777" w:rsidR="00E517C6" w:rsidRDefault="00086D60">
            <w:pPr>
              <w:pStyle w:val="TableContents"/>
            </w:pPr>
            <w:r>
              <w:t>Khóa chính</w:t>
            </w:r>
          </w:p>
        </w:tc>
        <w:tc>
          <w:tcPr>
            <w:tcW w:w="1519" w:type="dxa"/>
            <w:tcBorders>
              <w:left w:val="single" w:sz="4" w:space="0" w:color="000000"/>
              <w:bottom w:val="single" w:sz="4" w:space="0" w:color="000000"/>
            </w:tcBorders>
            <w:tcMar>
              <w:top w:w="144" w:type="dxa"/>
              <w:left w:w="144" w:type="dxa"/>
              <w:bottom w:w="144" w:type="dxa"/>
              <w:right w:w="144" w:type="dxa"/>
            </w:tcMar>
          </w:tcPr>
          <w:p w14:paraId="428A8427" w14:textId="77777777" w:rsidR="00E517C6" w:rsidRDefault="00086D60">
            <w:pPr>
              <w:pStyle w:val="TableContents"/>
            </w:pPr>
            <w:r>
              <w:t>Không</w:t>
            </w:r>
          </w:p>
        </w:tc>
        <w:tc>
          <w:tcPr>
            <w:tcW w:w="260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6FC94C6" w14:textId="77777777" w:rsidR="00E517C6" w:rsidRDefault="00086D60">
            <w:pPr>
              <w:pStyle w:val="TableContents"/>
            </w:pPr>
            <w:r>
              <w:t>Id loại sản phẩm</w:t>
            </w:r>
          </w:p>
        </w:tc>
      </w:tr>
      <w:tr w:rsidR="00E517C6" w14:paraId="5D67ADA9" w14:textId="77777777">
        <w:tc>
          <w:tcPr>
            <w:tcW w:w="1840" w:type="dxa"/>
            <w:tcBorders>
              <w:left w:val="single" w:sz="4" w:space="0" w:color="000000"/>
              <w:bottom w:val="single" w:sz="4" w:space="0" w:color="000000"/>
            </w:tcBorders>
            <w:tcMar>
              <w:top w:w="144" w:type="dxa"/>
              <w:left w:w="144" w:type="dxa"/>
              <w:bottom w:w="144" w:type="dxa"/>
              <w:right w:w="144" w:type="dxa"/>
            </w:tcMar>
          </w:tcPr>
          <w:p w14:paraId="7AFD3B97" w14:textId="77777777" w:rsidR="00E517C6" w:rsidRDefault="00086D60">
            <w:pPr>
              <w:pStyle w:val="TableContents"/>
            </w:pPr>
            <w:r>
              <w:t>name</w:t>
            </w:r>
          </w:p>
        </w:tc>
        <w:tc>
          <w:tcPr>
            <w:tcW w:w="2204" w:type="dxa"/>
            <w:tcBorders>
              <w:left w:val="single" w:sz="4" w:space="0" w:color="000000"/>
              <w:bottom w:val="single" w:sz="4" w:space="0" w:color="000000"/>
            </w:tcBorders>
            <w:tcMar>
              <w:top w:w="144" w:type="dxa"/>
              <w:left w:w="144" w:type="dxa"/>
              <w:bottom w:w="144" w:type="dxa"/>
              <w:right w:w="144" w:type="dxa"/>
            </w:tcMar>
          </w:tcPr>
          <w:p w14:paraId="5FE3FB00" w14:textId="77777777" w:rsidR="00E517C6" w:rsidRDefault="00086D60">
            <w:pPr>
              <w:pStyle w:val="Code"/>
            </w:pPr>
            <w:proofErr w:type="gramStart"/>
            <w:r>
              <w:t>VARCHAR(</w:t>
            </w:r>
            <w:proofErr w:type="gramEnd"/>
            <w:r>
              <w:t>255)</w:t>
            </w:r>
          </w:p>
        </w:tc>
        <w:tc>
          <w:tcPr>
            <w:tcW w:w="1631" w:type="dxa"/>
            <w:tcBorders>
              <w:left w:val="single" w:sz="4" w:space="0" w:color="000000"/>
              <w:bottom w:val="single" w:sz="4" w:space="0" w:color="000000"/>
            </w:tcBorders>
            <w:tcMar>
              <w:top w:w="144" w:type="dxa"/>
              <w:left w:w="144" w:type="dxa"/>
              <w:bottom w:w="144" w:type="dxa"/>
              <w:right w:w="144" w:type="dxa"/>
            </w:tcMar>
          </w:tcPr>
          <w:p w14:paraId="4821259C" w14:textId="77777777" w:rsidR="00E517C6" w:rsidRDefault="00086D60">
            <w:pPr>
              <w:pStyle w:val="TableContents"/>
            </w:pPr>
            <w:r>
              <w:t>Không</w:t>
            </w:r>
          </w:p>
        </w:tc>
        <w:tc>
          <w:tcPr>
            <w:tcW w:w="1519" w:type="dxa"/>
            <w:tcBorders>
              <w:left w:val="single" w:sz="4" w:space="0" w:color="000000"/>
              <w:bottom w:val="single" w:sz="4" w:space="0" w:color="000000"/>
            </w:tcBorders>
            <w:tcMar>
              <w:top w:w="144" w:type="dxa"/>
              <w:left w:w="144" w:type="dxa"/>
              <w:bottom w:w="144" w:type="dxa"/>
              <w:right w:w="144" w:type="dxa"/>
            </w:tcMar>
          </w:tcPr>
          <w:p w14:paraId="3AACC01E" w14:textId="77777777" w:rsidR="00E517C6" w:rsidRDefault="00086D60">
            <w:pPr>
              <w:pStyle w:val="TableContents"/>
            </w:pPr>
            <w:r>
              <w:t>Không</w:t>
            </w:r>
          </w:p>
        </w:tc>
        <w:tc>
          <w:tcPr>
            <w:tcW w:w="260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0530EB3" w14:textId="77777777" w:rsidR="00E517C6" w:rsidRDefault="00086D60">
            <w:pPr>
              <w:pStyle w:val="TableContents"/>
            </w:pPr>
            <w:r>
              <w:t>Tên loại sản phẩm</w:t>
            </w:r>
          </w:p>
        </w:tc>
      </w:tr>
      <w:tr w:rsidR="00E517C6" w14:paraId="3547A49F" w14:textId="77777777">
        <w:tc>
          <w:tcPr>
            <w:tcW w:w="1840" w:type="dxa"/>
            <w:tcBorders>
              <w:left w:val="single" w:sz="4" w:space="0" w:color="000000"/>
              <w:bottom w:val="single" w:sz="4" w:space="0" w:color="000000"/>
            </w:tcBorders>
            <w:tcMar>
              <w:top w:w="144" w:type="dxa"/>
              <w:left w:w="144" w:type="dxa"/>
              <w:bottom w:w="144" w:type="dxa"/>
              <w:right w:w="144" w:type="dxa"/>
            </w:tcMar>
          </w:tcPr>
          <w:p w14:paraId="6D7E14EB" w14:textId="77777777" w:rsidR="00E517C6" w:rsidRDefault="00086D60">
            <w:pPr>
              <w:pStyle w:val="TableContents"/>
            </w:pPr>
            <w:r>
              <w:t>description</w:t>
            </w:r>
          </w:p>
        </w:tc>
        <w:tc>
          <w:tcPr>
            <w:tcW w:w="2204" w:type="dxa"/>
            <w:tcBorders>
              <w:left w:val="single" w:sz="4" w:space="0" w:color="000000"/>
              <w:bottom w:val="single" w:sz="4" w:space="0" w:color="000000"/>
            </w:tcBorders>
            <w:tcMar>
              <w:top w:w="144" w:type="dxa"/>
              <w:left w:w="144" w:type="dxa"/>
              <w:bottom w:w="144" w:type="dxa"/>
              <w:right w:w="144" w:type="dxa"/>
            </w:tcMar>
          </w:tcPr>
          <w:p w14:paraId="18F56420" w14:textId="77777777" w:rsidR="00E517C6" w:rsidRDefault="00086D60">
            <w:pPr>
              <w:pStyle w:val="Code"/>
            </w:pPr>
            <w:r>
              <w:t>VARCHAR(MAX)</w:t>
            </w:r>
          </w:p>
        </w:tc>
        <w:tc>
          <w:tcPr>
            <w:tcW w:w="1631" w:type="dxa"/>
            <w:tcBorders>
              <w:left w:val="single" w:sz="4" w:space="0" w:color="000000"/>
              <w:bottom w:val="single" w:sz="4" w:space="0" w:color="000000"/>
            </w:tcBorders>
            <w:tcMar>
              <w:top w:w="144" w:type="dxa"/>
              <w:left w:w="144" w:type="dxa"/>
              <w:bottom w:w="144" w:type="dxa"/>
              <w:right w:w="144" w:type="dxa"/>
            </w:tcMar>
          </w:tcPr>
          <w:p w14:paraId="190ED0B5" w14:textId="77777777" w:rsidR="00E517C6" w:rsidRDefault="00086D60">
            <w:pPr>
              <w:pStyle w:val="TableContents"/>
            </w:pPr>
            <w:r>
              <w:t>Không</w:t>
            </w:r>
          </w:p>
        </w:tc>
        <w:tc>
          <w:tcPr>
            <w:tcW w:w="1519" w:type="dxa"/>
            <w:tcBorders>
              <w:left w:val="single" w:sz="4" w:space="0" w:color="000000"/>
              <w:bottom w:val="single" w:sz="4" w:space="0" w:color="000000"/>
            </w:tcBorders>
            <w:tcMar>
              <w:top w:w="144" w:type="dxa"/>
              <w:left w:w="144" w:type="dxa"/>
              <w:bottom w:w="144" w:type="dxa"/>
              <w:right w:w="144" w:type="dxa"/>
            </w:tcMar>
          </w:tcPr>
          <w:p w14:paraId="68696241" w14:textId="77777777" w:rsidR="00E517C6" w:rsidRDefault="00086D60">
            <w:pPr>
              <w:pStyle w:val="TableContents"/>
            </w:pPr>
            <w:r>
              <w:t>Có</w:t>
            </w:r>
          </w:p>
        </w:tc>
        <w:tc>
          <w:tcPr>
            <w:tcW w:w="260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2DEB41CA" w14:textId="77777777" w:rsidR="00E517C6" w:rsidRDefault="00086D60">
            <w:pPr>
              <w:pStyle w:val="TableContents"/>
            </w:pPr>
            <w:r>
              <w:t>Miêu tả về loại sản phẩm</w:t>
            </w:r>
          </w:p>
        </w:tc>
      </w:tr>
    </w:tbl>
    <w:p w14:paraId="1883311F" w14:textId="77777777" w:rsidR="00E517C6" w:rsidRDefault="00086D60">
      <w:pPr>
        <w:pStyle w:val="Bng"/>
        <w:jc w:val="center"/>
      </w:pPr>
      <w:r>
        <w:t>Bảng 48: Đặc tả bảng "Category"</w:t>
      </w:r>
    </w:p>
    <w:p w14:paraId="7C001F11" w14:textId="77777777" w:rsidR="00E517C6" w:rsidRDefault="00E517C6">
      <w:pPr>
        <w:pStyle w:val="Standard"/>
        <w:rPr>
          <w:rFonts w:ascii="Times New Roman" w:hAnsi="Times New Roman" w:cs="Times New Roman"/>
          <w:lang w:val="vi-VN"/>
        </w:rPr>
      </w:pPr>
    </w:p>
    <w:p w14:paraId="2BB4C0D8" w14:textId="77777777" w:rsidR="00E517C6" w:rsidRDefault="00086D60">
      <w:pPr>
        <w:pStyle w:val="Standard"/>
        <w:rPr>
          <w:rFonts w:ascii="Times New Roman" w:hAnsi="Times New Roman" w:cs="Times New Roman"/>
          <w:lang w:val="vi-VN"/>
        </w:rPr>
      </w:pPr>
      <w:r>
        <w:rPr>
          <w:rFonts w:ascii="Times New Roman" w:hAnsi="Times New Roman" w:cs="Times New Roman"/>
          <w:lang w:val="vi-VN"/>
        </w:rPr>
        <w:tab/>
      </w:r>
    </w:p>
    <w:tbl>
      <w:tblPr>
        <w:tblW w:w="9805" w:type="dxa"/>
        <w:tblLayout w:type="fixed"/>
        <w:tblCellMar>
          <w:left w:w="10" w:type="dxa"/>
          <w:right w:w="10" w:type="dxa"/>
        </w:tblCellMar>
        <w:tblLook w:val="0000" w:firstRow="0" w:lastRow="0" w:firstColumn="0" w:lastColumn="0" w:noHBand="0" w:noVBand="0"/>
      </w:tblPr>
      <w:tblGrid>
        <w:gridCol w:w="1846"/>
        <w:gridCol w:w="2110"/>
        <w:gridCol w:w="1619"/>
        <w:gridCol w:w="1998"/>
        <w:gridCol w:w="2232"/>
      </w:tblGrid>
      <w:tr w:rsidR="00E517C6" w14:paraId="30EB9E1E" w14:textId="77777777">
        <w:trPr>
          <w:trHeight w:val="283"/>
        </w:trPr>
        <w:tc>
          <w:tcPr>
            <w:tcW w:w="9805"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5056E713"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LockState</w:t>
            </w:r>
          </w:p>
        </w:tc>
      </w:tr>
      <w:tr w:rsidR="00E517C6" w14:paraId="406ABE82" w14:textId="77777777">
        <w:trPr>
          <w:trHeight w:val="283"/>
        </w:trPr>
        <w:tc>
          <w:tcPr>
            <w:tcW w:w="9805"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5A1DB30C"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dữ liệu về trạng thái Khóa-Mở tài khoản người dùng</w:t>
            </w:r>
          </w:p>
        </w:tc>
      </w:tr>
      <w:tr w:rsidR="00E517C6" w14:paraId="522FC5E8" w14:textId="77777777">
        <w:tc>
          <w:tcPr>
            <w:tcW w:w="1846" w:type="dxa"/>
            <w:tcBorders>
              <w:left w:val="single" w:sz="4" w:space="0" w:color="000000"/>
              <w:bottom w:val="single" w:sz="4" w:space="0" w:color="000000"/>
            </w:tcBorders>
            <w:tcMar>
              <w:top w:w="144" w:type="dxa"/>
              <w:left w:w="144" w:type="dxa"/>
              <w:bottom w:w="144" w:type="dxa"/>
              <w:right w:w="144" w:type="dxa"/>
            </w:tcMar>
          </w:tcPr>
          <w:p w14:paraId="5A1B5153" w14:textId="77777777" w:rsidR="00E517C6" w:rsidRDefault="00086D60">
            <w:pPr>
              <w:pStyle w:val="TableContents"/>
              <w:rPr>
                <w:b/>
                <w:bCs/>
              </w:rPr>
            </w:pPr>
            <w:r>
              <w:rPr>
                <w:b/>
                <w:bCs/>
              </w:rPr>
              <w:lastRenderedPageBreak/>
              <w:t>Tên thuộc tính</w:t>
            </w:r>
          </w:p>
        </w:tc>
        <w:tc>
          <w:tcPr>
            <w:tcW w:w="2110" w:type="dxa"/>
            <w:tcBorders>
              <w:left w:val="single" w:sz="4" w:space="0" w:color="000000"/>
              <w:bottom w:val="single" w:sz="4" w:space="0" w:color="000000"/>
            </w:tcBorders>
            <w:tcMar>
              <w:top w:w="144" w:type="dxa"/>
              <w:left w:w="144" w:type="dxa"/>
              <w:bottom w:w="144" w:type="dxa"/>
              <w:right w:w="144" w:type="dxa"/>
            </w:tcMar>
          </w:tcPr>
          <w:p w14:paraId="650BBDA8" w14:textId="77777777" w:rsidR="00E517C6" w:rsidRDefault="00086D60">
            <w:pPr>
              <w:pStyle w:val="TableContents"/>
              <w:rPr>
                <w:b/>
                <w:bCs/>
              </w:rPr>
            </w:pPr>
            <w:r>
              <w:rPr>
                <w:b/>
                <w:bCs/>
              </w:rPr>
              <w:t>Kiểu dữ liệu và kích thước</w:t>
            </w:r>
          </w:p>
        </w:tc>
        <w:tc>
          <w:tcPr>
            <w:tcW w:w="1619" w:type="dxa"/>
            <w:tcBorders>
              <w:left w:val="single" w:sz="4" w:space="0" w:color="000000"/>
              <w:bottom w:val="single" w:sz="4" w:space="0" w:color="000000"/>
            </w:tcBorders>
            <w:tcMar>
              <w:top w:w="144" w:type="dxa"/>
              <w:left w:w="144" w:type="dxa"/>
              <w:bottom w:w="144" w:type="dxa"/>
              <w:right w:w="144" w:type="dxa"/>
            </w:tcMar>
          </w:tcPr>
          <w:p w14:paraId="0E77D470" w14:textId="77777777" w:rsidR="00E517C6" w:rsidRDefault="00086D60">
            <w:pPr>
              <w:pStyle w:val="TableContents"/>
              <w:rPr>
                <w:b/>
                <w:bCs/>
              </w:rPr>
            </w:pPr>
            <w:r>
              <w:rPr>
                <w:b/>
                <w:bCs/>
              </w:rPr>
              <w:t>Ràng buộc</w:t>
            </w:r>
          </w:p>
        </w:tc>
        <w:tc>
          <w:tcPr>
            <w:tcW w:w="1998" w:type="dxa"/>
            <w:tcBorders>
              <w:left w:val="single" w:sz="4" w:space="0" w:color="000000"/>
              <w:bottom w:val="single" w:sz="4" w:space="0" w:color="000000"/>
            </w:tcBorders>
            <w:tcMar>
              <w:top w:w="144" w:type="dxa"/>
              <w:left w:w="144" w:type="dxa"/>
              <w:bottom w:w="144" w:type="dxa"/>
              <w:right w:w="144" w:type="dxa"/>
            </w:tcMar>
          </w:tcPr>
          <w:p w14:paraId="261D9093" w14:textId="77777777" w:rsidR="00E517C6" w:rsidRDefault="00086D60">
            <w:pPr>
              <w:pStyle w:val="TableContents"/>
              <w:rPr>
                <w:b/>
                <w:bCs/>
              </w:rPr>
            </w:pPr>
            <w:r>
              <w:rPr>
                <w:b/>
                <w:bCs/>
              </w:rPr>
              <w:t>Cho phép NULL</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740209B" w14:textId="77777777" w:rsidR="00E517C6" w:rsidRDefault="00086D60">
            <w:pPr>
              <w:pStyle w:val="TableContents"/>
              <w:rPr>
                <w:b/>
                <w:bCs/>
              </w:rPr>
            </w:pPr>
            <w:r>
              <w:rPr>
                <w:b/>
                <w:bCs/>
              </w:rPr>
              <w:t>Giải thích</w:t>
            </w:r>
          </w:p>
        </w:tc>
      </w:tr>
      <w:tr w:rsidR="00E517C6" w14:paraId="46CE6490" w14:textId="77777777">
        <w:tc>
          <w:tcPr>
            <w:tcW w:w="1846" w:type="dxa"/>
            <w:tcBorders>
              <w:left w:val="single" w:sz="4" w:space="0" w:color="000000"/>
              <w:bottom w:val="single" w:sz="4" w:space="0" w:color="000000"/>
            </w:tcBorders>
            <w:tcMar>
              <w:top w:w="144" w:type="dxa"/>
              <w:left w:w="144" w:type="dxa"/>
              <w:bottom w:w="144" w:type="dxa"/>
              <w:right w:w="144" w:type="dxa"/>
            </w:tcMar>
          </w:tcPr>
          <w:p w14:paraId="0DC828D4" w14:textId="77777777" w:rsidR="00E517C6" w:rsidRDefault="00086D60">
            <w:pPr>
              <w:pStyle w:val="TableContents"/>
            </w:pPr>
            <w:r>
              <w:t>account_id</w:t>
            </w:r>
          </w:p>
        </w:tc>
        <w:tc>
          <w:tcPr>
            <w:tcW w:w="2110" w:type="dxa"/>
            <w:tcBorders>
              <w:left w:val="single" w:sz="4" w:space="0" w:color="000000"/>
              <w:bottom w:val="single" w:sz="4" w:space="0" w:color="000000"/>
            </w:tcBorders>
            <w:tcMar>
              <w:top w:w="144" w:type="dxa"/>
              <w:left w:w="144" w:type="dxa"/>
              <w:bottom w:w="144" w:type="dxa"/>
              <w:right w:w="144" w:type="dxa"/>
            </w:tcMar>
          </w:tcPr>
          <w:p w14:paraId="52D314CC" w14:textId="77777777" w:rsidR="00E517C6" w:rsidRDefault="00086D60">
            <w:pPr>
              <w:pStyle w:val="Code"/>
            </w:pPr>
            <w:r>
              <w:t>INT</w:t>
            </w:r>
          </w:p>
        </w:tc>
        <w:tc>
          <w:tcPr>
            <w:tcW w:w="1619" w:type="dxa"/>
            <w:tcBorders>
              <w:left w:val="single" w:sz="4" w:space="0" w:color="000000"/>
              <w:bottom w:val="single" w:sz="4" w:space="0" w:color="000000"/>
            </w:tcBorders>
            <w:tcMar>
              <w:top w:w="144" w:type="dxa"/>
              <w:left w:w="144" w:type="dxa"/>
              <w:bottom w:w="144" w:type="dxa"/>
              <w:right w:w="144" w:type="dxa"/>
            </w:tcMar>
          </w:tcPr>
          <w:p w14:paraId="06D1B067" w14:textId="77777777" w:rsidR="00E517C6" w:rsidRDefault="00086D60">
            <w:pPr>
              <w:pStyle w:val="TableContents"/>
            </w:pPr>
            <w:r>
              <w:t>Cả khóa chính và khóa ngoài</w:t>
            </w:r>
          </w:p>
        </w:tc>
        <w:tc>
          <w:tcPr>
            <w:tcW w:w="1998" w:type="dxa"/>
            <w:tcBorders>
              <w:left w:val="single" w:sz="4" w:space="0" w:color="000000"/>
              <w:bottom w:val="single" w:sz="4" w:space="0" w:color="000000"/>
            </w:tcBorders>
            <w:tcMar>
              <w:top w:w="144" w:type="dxa"/>
              <w:left w:w="144" w:type="dxa"/>
              <w:bottom w:w="144" w:type="dxa"/>
              <w:right w:w="144" w:type="dxa"/>
            </w:tcMar>
          </w:tcPr>
          <w:p w14:paraId="35690E2D" w14:textId="77777777" w:rsidR="00E517C6" w:rsidRDefault="00086D60">
            <w:pPr>
              <w:pStyle w:val="TableContents"/>
            </w:pPr>
            <w:r>
              <w:t>Không</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A519503" w14:textId="77777777" w:rsidR="00E517C6" w:rsidRDefault="00086D60">
            <w:pPr>
              <w:pStyle w:val="TableContents"/>
            </w:pPr>
            <w:r>
              <w:t>Id tài khoản bị khóa</w:t>
            </w:r>
          </w:p>
        </w:tc>
      </w:tr>
      <w:tr w:rsidR="00E517C6" w14:paraId="7AD1512D" w14:textId="77777777">
        <w:tc>
          <w:tcPr>
            <w:tcW w:w="1846" w:type="dxa"/>
            <w:tcBorders>
              <w:left w:val="single" w:sz="4" w:space="0" w:color="000000"/>
              <w:bottom w:val="single" w:sz="4" w:space="0" w:color="000000"/>
            </w:tcBorders>
            <w:tcMar>
              <w:top w:w="144" w:type="dxa"/>
              <w:left w:w="144" w:type="dxa"/>
              <w:bottom w:w="144" w:type="dxa"/>
              <w:right w:w="144" w:type="dxa"/>
            </w:tcMar>
          </w:tcPr>
          <w:p w14:paraId="76F4C54C" w14:textId="77777777" w:rsidR="00E517C6" w:rsidRDefault="00086D60">
            <w:pPr>
              <w:pStyle w:val="TableContents"/>
            </w:pPr>
            <w:r>
              <w:t>lock</w:t>
            </w:r>
          </w:p>
        </w:tc>
        <w:tc>
          <w:tcPr>
            <w:tcW w:w="2110" w:type="dxa"/>
            <w:tcBorders>
              <w:left w:val="single" w:sz="4" w:space="0" w:color="000000"/>
              <w:bottom w:val="single" w:sz="4" w:space="0" w:color="000000"/>
            </w:tcBorders>
            <w:tcMar>
              <w:top w:w="144" w:type="dxa"/>
              <w:left w:w="144" w:type="dxa"/>
              <w:bottom w:w="144" w:type="dxa"/>
              <w:right w:w="144" w:type="dxa"/>
            </w:tcMar>
          </w:tcPr>
          <w:p w14:paraId="2741DE69" w14:textId="77777777" w:rsidR="00E517C6" w:rsidRDefault="00086D60">
            <w:pPr>
              <w:pStyle w:val="Code"/>
            </w:pPr>
            <w:r>
              <w:t>BOOLEAN</w:t>
            </w:r>
          </w:p>
        </w:tc>
        <w:tc>
          <w:tcPr>
            <w:tcW w:w="1619" w:type="dxa"/>
            <w:tcBorders>
              <w:left w:val="single" w:sz="4" w:space="0" w:color="000000"/>
              <w:bottom w:val="single" w:sz="4" w:space="0" w:color="000000"/>
            </w:tcBorders>
            <w:tcMar>
              <w:top w:w="144" w:type="dxa"/>
              <w:left w:w="144" w:type="dxa"/>
              <w:bottom w:w="144" w:type="dxa"/>
              <w:right w:w="144" w:type="dxa"/>
            </w:tcMar>
          </w:tcPr>
          <w:p w14:paraId="24FE27E8" w14:textId="77777777" w:rsidR="00E517C6" w:rsidRDefault="00086D60">
            <w:pPr>
              <w:pStyle w:val="TableContents"/>
            </w:pPr>
            <w:r>
              <w:t>Không</w:t>
            </w:r>
          </w:p>
        </w:tc>
        <w:tc>
          <w:tcPr>
            <w:tcW w:w="1998" w:type="dxa"/>
            <w:tcBorders>
              <w:left w:val="single" w:sz="4" w:space="0" w:color="000000"/>
              <w:bottom w:val="single" w:sz="4" w:space="0" w:color="000000"/>
            </w:tcBorders>
            <w:tcMar>
              <w:top w:w="144" w:type="dxa"/>
              <w:left w:w="144" w:type="dxa"/>
              <w:bottom w:w="144" w:type="dxa"/>
              <w:right w:w="144" w:type="dxa"/>
            </w:tcMar>
          </w:tcPr>
          <w:p w14:paraId="454DA6E1" w14:textId="77777777" w:rsidR="00E517C6" w:rsidRDefault="00086D60">
            <w:pPr>
              <w:pStyle w:val="TableContents"/>
            </w:pPr>
            <w:r>
              <w:t>Không</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F07D709" w14:textId="77777777" w:rsidR="00E517C6" w:rsidRDefault="00086D60">
            <w:pPr>
              <w:pStyle w:val="TableContents"/>
            </w:pPr>
            <w:r>
              <w:t xml:space="preserve">Trạng thái khóa hoặc mở </w:t>
            </w:r>
            <w:proofErr w:type="gramStart"/>
            <w:r>
              <w:t>( TRUE</w:t>
            </w:r>
            <w:proofErr w:type="gramEnd"/>
            <w:r>
              <w:t xml:space="preserve"> là tài khoản bị khóa, FALSE là tài khoản mở).</w:t>
            </w:r>
          </w:p>
        </w:tc>
      </w:tr>
      <w:tr w:rsidR="00E517C6" w14:paraId="5B3CE68D" w14:textId="77777777">
        <w:tc>
          <w:tcPr>
            <w:tcW w:w="1846" w:type="dxa"/>
            <w:tcBorders>
              <w:left w:val="single" w:sz="4" w:space="0" w:color="000000"/>
              <w:bottom w:val="single" w:sz="4" w:space="0" w:color="000000"/>
            </w:tcBorders>
            <w:tcMar>
              <w:top w:w="144" w:type="dxa"/>
              <w:left w:w="144" w:type="dxa"/>
              <w:bottom w:w="144" w:type="dxa"/>
              <w:right w:w="144" w:type="dxa"/>
            </w:tcMar>
          </w:tcPr>
          <w:p w14:paraId="4B24348A" w14:textId="77777777" w:rsidR="00E517C6" w:rsidRDefault="00086D60">
            <w:pPr>
              <w:pStyle w:val="TableContents"/>
            </w:pPr>
            <w:r>
              <w:t>message</w:t>
            </w:r>
          </w:p>
        </w:tc>
        <w:tc>
          <w:tcPr>
            <w:tcW w:w="2110" w:type="dxa"/>
            <w:tcBorders>
              <w:left w:val="single" w:sz="4" w:space="0" w:color="000000"/>
              <w:bottom w:val="single" w:sz="4" w:space="0" w:color="000000"/>
            </w:tcBorders>
            <w:tcMar>
              <w:top w:w="144" w:type="dxa"/>
              <w:left w:w="144" w:type="dxa"/>
              <w:bottom w:w="144" w:type="dxa"/>
              <w:right w:w="144" w:type="dxa"/>
            </w:tcMar>
          </w:tcPr>
          <w:p w14:paraId="47008273" w14:textId="77777777" w:rsidR="00E517C6" w:rsidRDefault="00086D60">
            <w:pPr>
              <w:pStyle w:val="Code"/>
            </w:pPr>
            <w:r>
              <w:t>VARCHAR(MAX)</w:t>
            </w:r>
          </w:p>
        </w:tc>
        <w:tc>
          <w:tcPr>
            <w:tcW w:w="1619" w:type="dxa"/>
            <w:tcBorders>
              <w:left w:val="single" w:sz="4" w:space="0" w:color="000000"/>
              <w:bottom w:val="single" w:sz="4" w:space="0" w:color="000000"/>
            </w:tcBorders>
            <w:tcMar>
              <w:top w:w="144" w:type="dxa"/>
              <w:left w:w="144" w:type="dxa"/>
              <w:bottom w:w="144" w:type="dxa"/>
              <w:right w:w="144" w:type="dxa"/>
            </w:tcMar>
          </w:tcPr>
          <w:p w14:paraId="79995A54" w14:textId="77777777" w:rsidR="00E517C6" w:rsidRDefault="00086D60">
            <w:pPr>
              <w:pStyle w:val="TableContents"/>
            </w:pPr>
            <w:r>
              <w:t>Không</w:t>
            </w:r>
          </w:p>
        </w:tc>
        <w:tc>
          <w:tcPr>
            <w:tcW w:w="1998" w:type="dxa"/>
            <w:tcBorders>
              <w:left w:val="single" w:sz="4" w:space="0" w:color="000000"/>
              <w:bottom w:val="single" w:sz="4" w:space="0" w:color="000000"/>
            </w:tcBorders>
            <w:tcMar>
              <w:top w:w="144" w:type="dxa"/>
              <w:left w:w="144" w:type="dxa"/>
              <w:bottom w:w="144" w:type="dxa"/>
              <w:right w:w="144" w:type="dxa"/>
            </w:tcMar>
          </w:tcPr>
          <w:p w14:paraId="0B2B3F95" w14:textId="77777777" w:rsidR="00E517C6" w:rsidRDefault="00086D60">
            <w:pPr>
              <w:pStyle w:val="TableContents"/>
            </w:pPr>
            <w:r>
              <w:t>Có</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532DC5F" w14:textId="77777777" w:rsidR="00E517C6" w:rsidRDefault="00086D60">
            <w:pPr>
              <w:pStyle w:val="TableContents"/>
            </w:pPr>
            <w:r>
              <w:t>Thông báo về việc tài khoản bị khóa</w:t>
            </w:r>
          </w:p>
        </w:tc>
      </w:tr>
      <w:tr w:rsidR="00E517C6" w14:paraId="3860E9CF" w14:textId="77777777">
        <w:tc>
          <w:tcPr>
            <w:tcW w:w="1846" w:type="dxa"/>
            <w:tcBorders>
              <w:left w:val="single" w:sz="4" w:space="0" w:color="000000"/>
              <w:bottom w:val="single" w:sz="4" w:space="0" w:color="000000"/>
            </w:tcBorders>
            <w:tcMar>
              <w:top w:w="144" w:type="dxa"/>
              <w:left w:w="144" w:type="dxa"/>
              <w:bottom w:w="144" w:type="dxa"/>
              <w:right w:w="144" w:type="dxa"/>
            </w:tcMar>
          </w:tcPr>
          <w:p w14:paraId="4A659859" w14:textId="77777777" w:rsidR="00E517C6" w:rsidRDefault="00086D60">
            <w:pPr>
              <w:pStyle w:val="TableContents"/>
            </w:pPr>
            <w:r>
              <w:t>release_date</w:t>
            </w:r>
          </w:p>
        </w:tc>
        <w:tc>
          <w:tcPr>
            <w:tcW w:w="2110" w:type="dxa"/>
            <w:tcBorders>
              <w:left w:val="single" w:sz="4" w:space="0" w:color="000000"/>
              <w:bottom w:val="single" w:sz="4" w:space="0" w:color="000000"/>
            </w:tcBorders>
            <w:tcMar>
              <w:top w:w="144" w:type="dxa"/>
              <w:left w:w="144" w:type="dxa"/>
              <w:bottom w:w="144" w:type="dxa"/>
              <w:right w:w="144" w:type="dxa"/>
            </w:tcMar>
          </w:tcPr>
          <w:p w14:paraId="3692621A" w14:textId="77777777" w:rsidR="00E517C6" w:rsidRDefault="00086D60">
            <w:pPr>
              <w:pStyle w:val="Code"/>
            </w:pPr>
            <w:r>
              <w:t>TIMESTAMP</w:t>
            </w:r>
          </w:p>
        </w:tc>
        <w:tc>
          <w:tcPr>
            <w:tcW w:w="1619" w:type="dxa"/>
            <w:tcBorders>
              <w:left w:val="single" w:sz="4" w:space="0" w:color="000000"/>
              <w:bottom w:val="single" w:sz="4" w:space="0" w:color="000000"/>
            </w:tcBorders>
            <w:tcMar>
              <w:top w:w="144" w:type="dxa"/>
              <w:left w:w="144" w:type="dxa"/>
              <w:bottom w:w="144" w:type="dxa"/>
              <w:right w:w="144" w:type="dxa"/>
            </w:tcMar>
          </w:tcPr>
          <w:p w14:paraId="28CA5C22" w14:textId="77777777" w:rsidR="00E517C6" w:rsidRDefault="00086D60">
            <w:pPr>
              <w:pStyle w:val="TableContents"/>
            </w:pPr>
            <w:r>
              <w:t>Không</w:t>
            </w:r>
          </w:p>
        </w:tc>
        <w:tc>
          <w:tcPr>
            <w:tcW w:w="1998" w:type="dxa"/>
            <w:tcBorders>
              <w:left w:val="single" w:sz="4" w:space="0" w:color="000000"/>
              <w:bottom w:val="single" w:sz="4" w:space="0" w:color="000000"/>
            </w:tcBorders>
            <w:tcMar>
              <w:top w:w="144" w:type="dxa"/>
              <w:left w:w="144" w:type="dxa"/>
              <w:bottom w:w="144" w:type="dxa"/>
              <w:right w:w="144" w:type="dxa"/>
            </w:tcMar>
          </w:tcPr>
          <w:p w14:paraId="763D5246" w14:textId="77777777" w:rsidR="00E517C6" w:rsidRDefault="00086D60">
            <w:pPr>
              <w:pStyle w:val="TableContents"/>
            </w:pPr>
            <w:r>
              <w:t>Có</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298A440A" w14:textId="77777777" w:rsidR="00E517C6" w:rsidRDefault="00086D60">
            <w:pPr>
              <w:pStyle w:val="TableContents"/>
            </w:pPr>
            <w:r>
              <w:t>Thời gian mở khóa tài khoản.</w:t>
            </w:r>
          </w:p>
        </w:tc>
      </w:tr>
    </w:tbl>
    <w:p w14:paraId="78F66A2F" w14:textId="77777777" w:rsidR="00E517C6" w:rsidRDefault="00086D60">
      <w:pPr>
        <w:pStyle w:val="Bng"/>
        <w:jc w:val="center"/>
      </w:pPr>
      <w:r>
        <w:t>Bảng 49: Đặc tả bảng "LockState"</w:t>
      </w:r>
    </w:p>
    <w:p w14:paraId="205491ED" w14:textId="77777777" w:rsidR="00E517C6" w:rsidRDefault="00E517C6">
      <w:pPr>
        <w:pStyle w:val="Standard"/>
      </w:pPr>
    </w:p>
    <w:sectPr w:rsidR="00E517C6">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quangnn" w:date="2018-10-18T16:41:00Z" w:initials="q">
    <w:p w14:paraId="741763FE" w14:textId="7FF1969E" w:rsidR="009866A7" w:rsidRDefault="009866A7">
      <w:pPr>
        <w:pStyle w:val="CommentText"/>
      </w:pPr>
      <w:r>
        <w:rPr>
          <w:rStyle w:val="CommentReference"/>
        </w:rPr>
        <w:annotationRef/>
      </w:r>
      <w:r>
        <w:t>Sang trang mới!</w:t>
      </w:r>
    </w:p>
  </w:comment>
  <w:comment w:id="5" w:author="quangnn" w:date="2018-10-18T16:41:00Z" w:initials="q">
    <w:p w14:paraId="413121E9" w14:textId="542978D5" w:rsidR="009866A7" w:rsidRDefault="009866A7">
      <w:pPr>
        <w:pStyle w:val="CommentText"/>
      </w:pPr>
      <w:r>
        <w:rPr>
          <w:rStyle w:val="CommentReference"/>
        </w:rPr>
        <w:annotationRef/>
      </w:r>
      <w:r>
        <w:t>Sang trang mới!</w:t>
      </w:r>
    </w:p>
  </w:comment>
  <w:comment w:id="18" w:author="quangnn" w:date="2018-10-18T16:38:00Z" w:initials="q">
    <w:p w14:paraId="06BE12B8" w14:textId="77777777" w:rsidR="009866A7" w:rsidRDefault="009866A7">
      <w:pPr>
        <w:pStyle w:val="CommentText"/>
      </w:pPr>
      <w:r>
        <w:rPr>
          <w:rStyle w:val="CommentReference"/>
        </w:rPr>
        <w:annotationRef/>
      </w:r>
      <w:r>
        <w:t>Trong hình vẽ, em dùng thuật ngữ “Routes”.</w:t>
      </w:r>
    </w:p>
    <w:p w14:paraId="44E0DD35" w14:textId="77777777" w:rsidR="009866A7" w:rsidRDefault="009866A7">
      <w:pPr>
        <w:pStyle w:val="CommentText"/>
      </w:pPr>
      <w:r>
        <w:t>Ngoài ra, “router” trong thực tế là gì? (Không rõ.)</w:t>
      </w:r>
    </w:p>
  </w:comment>
  <w:comment w:id="19" w:author="quangnn" w:date="2018-10-18T16:40:00Z" w:initials="q">
    <w:p w14:paraId="1C587D6F" w14:textId="02712562" w:rsidR="009866A7" w:rsidRDefault="009866A7">
      <w:pPr>
        <w:pStyle w:val="CommentText"/>
      </w:pPr>
      <w:r>
        <w:rPr>
          <w:rStyle w:val="CommentReference"/>
        </w:rPr>
        <w:annotationRef/>
      </w:r>
      <w:r>
        <w:t>Trong sơ đồ triển khai và mô tả này, thì lại không thấy thành phần Model (được nêu trong kiến trúc hoạt động ở trên).</w:t>
      </w:r>
    </w:p>
  </w:comment>
  <w:comment w:id="20" w:author="quangnn" w:date="2018-10-18T16:41:00Z" w:initials="q">
    <w:p w14:paraId="5325C8E8" w14:textId="77777777" w:rsidR="009866A7" w:rsidRDefault="009866A7">
      <w:pPr>
        <w:pStyle w:val="CommentText"/>
      </w:pPr>
      <w:r>
        <w:rPr>
          <w:rStyle w:val="CommentReference"/>
        </w:rPr>
        <w:annotationRef/>
      </w:r>
      <w:r>
        <w:t>Sang trang mới!</w:t>
      </w:r>
    </w:p>
    <w:p w14:paraId="7251F9DD" w14:textId="77777777" w:rsidR="009866A7" w:rsidRDefault="009866A7">
      <w:pPr>
        <w:pStyle w:val="CommentText"/>
      </w:pPr>
    </w:p>
    <w:p w14:paraId="760B2C15" w14:textId="40860D9F" w:rsidR="009866A7" w:rsidRDefault="009866A7">
      <w:pPr>
        <w:pStyle w:val="CommentText"/>
      </w:pPr>
      <w:r>
        <w:t>Chuyển lên trình bày trước chương Kiến trúc tổng thể hệ thống.</w:t>
      </w:r>
    </w:p>
  </w:comment>
  <w:comment w:id="24" w:author="quangnn" w:date="2018-10-18T16:44:00Z" w:initials="q">
    <w:p w14:paraId="33A1983B" w14:textId="13DFA5EA" w:rsidR="009866A7" w:rsidRDefault="009866A7">
      <w:pPr>
        <w:pStyle w:val="CommentText"/>
      </w:pPr>
      <w:r>
        <w:rPr>
          <w:rStyle w:val="CommentReference"/>
        </w:rPr>
        <w:annotationRef/>
      </w:r>
      <w:r>
        <w:t>Em nên cân nhắc đổi tên tác nhân khái quát hóa “Khách” thành “Người dùng”.</w:t>
      </w:r>
    </w:p>
  </w:comment>
  <w:comment w:id="26" w:author="quangnn" w:date="2018-10-18T16:51:00Z" w:initials="q">
    <w:p w14:paraId="63ACB605" w14:textId="77777777" w:rsidR="009866A7" w:rsidRDefault="009866A7">
      <w:pPr>
        <w:pStyle w:val="CommentText"/>
      </w:pPr>
      <w:r>
        <w:rPr>
          <w:rStyle w:val="CommentReference"/>
        </w:rPr>
        <w:annotationRef/>
      </w:r>
      <w:r>
        <w:t>Đối với sơ đồ trình tự, đối với các thông điệp đồng bộ thì các em không cần vẽ thông điệp trả về. (Vì mặc nhiên là có.)</w:t>
      </w:r>
    </w:p>
    <w:p w14:paraId="03947065" w14:textId="77777777" w:rsidR="009866A7" w:rsidRDefault="009866A7">
      <w:pPr>
        <w:pStyle w:val="CommentText"/>
      </w:pPr>
    </w:p>
    <w:p w14:paraId="0AE00078" w14:textId="1F2DBC9E" w:rsidR="009866A7" w:rsidRDefault="009866A7">
      <w:pPr>
        <w:pStyle w:val="CommentText"/>
      </w:pPr>
      <w:r>
        <w:t>Các em update tương tự cho các sơ đồ trình tự khác!</w:t>
      </w:r>
    </w:p>
  </w:comment>
  <w:comment w:id="27" w:author="quangnn" w:date="2018-10-18T16:48:00Z" w:initials="q">
    <w:p w14:paraId="4EB85D49" w14:textId="7687A068" w:rsidR="009866A7" w:rsidRDefault="009866A7">
      <w:pPr>
        <w:pStyle w:val="CommentText"/>
      </w:pPr>
      <w:r>
        <w:rPr>
          <w:rStyle w:val="CommentReference"/>
        </w:rPr>
        <w:annotationRef/>
      </w:r>
      <w:r>
        <w:t>Em nên bố trí trình bày theo trật tự các chức năng liên quan nhau: (Nhóm chức năng về xác thực tài khoản), (Nhóm chức năng tìm kiếm và xem chi tiết sản phẩm), ….</w:t>
      </w:r>
    </w:p>
    <w:p w14:paraId="4BA053F0" w14:textId="514CE0BA" w:rsidR="009866A7" w:rsidRDefault="009866A7">
      <w:pPr>
        <w:pStyle w:val="CommentText"/>
      </w:pPr>
      <w:r>
        <w:t>Chứ không nên trình bày ngẫu nhiên (không trật tự logic) như thế này.</w:t>
      </w:r>
    </w:p>
  </w:comment>
  <w:comment w:id="28" w:author="quangnn" w:date="2018-10-18T16:55:00Z" w:initials="q">
    <w:p w14:paraId="5FC9CB67" w14:textId="19FF8D0F" w:rsidR="009866A7" w:rsidRDefault="009866A7">
      <w:pPr>
        <w:pStyle w:val="CommentText"/>
      </w:pPr>
      <w:r>
        <w:rPr>
          <w:rStyle w:val="CommentReference"/>
        </w:rPr>
        <w:annotationRef/>
      </w:r>
      <w:r>
        <w:t>- Trong sơ đồ lớp tham gia uc:</w:t>
      </w:r>
    </w:p>
    <w:p w14:paraId="6BBD0499" w14:textId="1164B6E9" w:rsidR="009866A7" w:rsidRDefault="009866A7">
      <w:pPr>
        <w:pStyle w:val="CommentText"/>
      </w:pPr>
      <w:r>
        <w:t xml:space="preserve">Nên vẽ mũi tên trỏ từ tác nhân đến </w:t>
      </w:r>
      <w:proofErr w:type="gramStart"/>
      <w:r>
        <w:t>“:W</w:t>
      </w:r>
      <w:proofErr w:type="gramEnd"/>
      <w:r>
        <w:t>_Quản lý…”,</w:t>
      </w:r>
    </w:p>
    <w:p w14:paraId="180D9D2B" w14:textId="77777777" w:rsidR="009866A7" w:rsidRDefault="009866A7">
      <w:pPr>
        <w:pStyle w:val="CommentText"/>
      </w:pPr>
      <w:r>
        <w:t xml:space="preserve">Và mũi tên trỏ từ </w:t>
      </w:r>
      <w:proofErr w:type="gramStart"/>
      <w:r>
        <w:t>“:W</w:t>
      </w:r>
      <w:proofErr w:type="gramEnd"/>
      <w:r>
        <w:t>_Chi tiết…” trỏ đến tác nhân.</w:t>
      </w:r>
    </w:p>
    <w:p w14:paraId="5AAF0BAB" w14:textId="77777777" w:rsidR="009866A7" w:rsidRDefault="009866A7">
      <w:pPr>
        <w:pStyle w:val="CommentText"/>
      </w:pPr>
    </w:p>
    <w:p w14:paraId="733768AF" w14:textId="77777777" w:rsidR="009866A7" w:rsidRDefault="009866A7">
      <w:pPr>
        <w:pStyle w:val="CommentText"/>
      </w:pPr>
      <w:r>
        <w:t>- Trong sơ đồ trình tự:</w:t>
      </w:r>
    </w:p>
    <w:p w14:paraId="06ED6FAB" w14:textId="2DC9AF69" w:rsidR="009866A7" w:rsidRDefault="009866A7">
      <w:pPr>
        <w:pStyle w:val="CommentText"/>
      </w:pPr>
      <w:r>
        <w:t xml:space="preserve">Thông điệp “Tạo trang hiển thị…” là kiểu thông điệp tạo mới đối tượng (Create), nên các em nên vẽ đối tượng được tạo </w:t>
      </w:r>
      <w:proofErr w:type="gramStart"/>
      <w:r>
        <w:t>(:W</w:t>
      </w:r>
      <w:proofErr w:type="gramEnd"/>
      <w:r>
        <w:t>_Chi tiết đơn hàng) ngang bằng (hạ thấp xuống ngang với) đầu mũi tên của thông điệp đó.</w:t>
      </w:r>
    </w:p>
  </w:comment>
  <w:comment w:id="29" w:author="quangnn" w:date="2018-10-18T17:00:00Z" w:initials="q">
    <w:p w14:paraId="7AD4EF6F" w14:textId="105534F8" w:rsidR="009866A7" w:rsidRDefault="009866A7">
      <w:pPr>
        <w:pStyle w:val="CommentText"/>
      </w:pPr>
      <w:r>
        <w:rPr>
          <w:rStyle w:val="CommentReference"/>
        </w:rPr>
        <w:annotationRef/>
      </w:r>
      <w:r>
        <w:t>Tương tự như comment trên đối với thông điệp kiểu tạo mới (Create).</w:t>
      </w:r>
    </w:p>
  </w:comment>
  <w:comment w:id="30" w:author="quangnn" w:date="2018-10-18T17:01:00Z" w:initials="q">
    <w:p w14:paraId="2AB12FCC" w14:textId="55CDCF6D" w:rsidR="009866A7" w:rsidRDefault="009866A7">
      <w:pPr>
        <w:pStyle w:val="CommentText"/>
      </w:pPr>
      <w:r>
        <w:rPr>
          <w:rStyle w:val="CommentReference"/>
        </w:rPr>
        <w:annotationRef/>
      </w:r>
      <w:r>
        <w:t>Tương tự comment về thông điệp tạo mới đối tượng.</w:t>
      </w:r>
    </w:p>
  </w:comment>
  <w:comment w:id="31" w:author="quangnn" w:date="2018-10-18T17:14:00Z" w:initials="q">
    <w:p w14:paraId="503239E7" w14:textId="545E508B" w:rsidR="009866A7" w:rsidRDefault="009866A7">
      <w:pPr>
        <w:pStyle w:val="CommentText"/>
      </w:pPr>
      <w:r>
        <w:rPr>
          <w:rStyle w:val="CommentReference"/>
        </w:rPr>
        <w:annotationRef/>
      </w:r>
      <w:r>
        <w:t>Tách thành các chương con độc lập (không gộp thành 1 chương như thế này):</w:t>
      </w:r>
    </w:p>
    <w:p w14:paraId="050626A6" w14:textId="77777777" w:rsidR="009866A7" w:rsidRDefault="009866A7" w:rsidP="00296870">
      <w:pPr>
        <w:pStyle w:val="CommentText"/>
        <w:numPr>
          <w:ilvl w:val="0"/>
          <w:numId w:val="4"/>
        </w:numPr>
      </w:pPr>
      <w:r>
        <w:t>Thiết kế chi tiết lớp;</w:t>
      </w:r>
    </w:p>
    <w:p w14:paraId="71E8AB93" w14:textId="77777777" w:rsidR="009866A7" w:rsidRDefault="009866A7" w:rsidP="00296870">
      <w:pPr>
        <w:pStyle w:val="CommentText"/>
        <w:numPr>
          <w:ilvl w:val="0"/>
          <w:numId w:val="4"/>
        </w:numPr>
      </w:pPr>
      <w:r>
        <w:t>Thiết kế dữ liệu;</w:t>
      </w:r>
    </w:p>
    <w:p w14:paraId="5F908B5C" w14:textId="2C3224D0" w:rsidR="009866A7" w:rsidRDefault="009866A7" w:rsidP="00296870">
      <w:pPr>
        <w:pStyle w:val="CommentText"/>
        <w:numPr>
          <w:ilvl w:val="0"/>
          <w:numId w:val="4"/>
        </w:numPr>
      </w:pPr>
      <w:r>
        <w:t>Thiết kế giao diện sử dụng.</w:t>
      </w:r>
    </w:p>
  </w:comment>
  <w:comment w:id="32" w:author="quangnn" w:date="2018-10-18T17:15:00Z" w:initials="q">
    <w:p w14:paraId="0807345C" w14:textId="6F1DD57C" w:rsidR="009866A7" w:rsidRDefault="009866A7">
      <w:pPr>
        <w:pStyle w:val="CommentText"/>
      </w:pPr>
      <w:r>
        <w:rPr>
          <w:rStyle w:val="CommentReference"/>
        </w:rPr>
        <w:annotationRef/>
      </w:r>
      <w:r>
        <w:t>Gộp với mục 4.2, thành 2 mục duy nhất: Thiết kế lớp.</w:t>
      </w:r>
    </w:p>
  </w:comment>
  <w:comment w:id="37" w:author="quangnn" w:date="2018-10-18T17:04:00Z" w:initials="q">
    <w:p w14:paraId="348BDD87" w14:textId="561512D3" w:rsidR="009866A7" w:rsidRDefault="009866A7">
      <w:pPr>
        <w:pStyle w:val="CommentText"/>
      </w:pPr>
      <w:r>
        <w:rPr>
          <w:rStyle w:val="CommentReference"/>
        </w:rPr>
        <w:annotationRef/>
      </w:r>
      <w:r>
        <w:t>Tại sao trong sơ đồ mô hình MVC này, thì quan hệ phụ thuộc giữa Controller và View là không có chiều (?)</w:t>
      </w:r>
    </w:p>
  </w:comment>
  <w:comment w:id="39" w:author="quangnn" w:date="2018-10-18T17:05:00Z" w:initials="q">
    <w:p w14:paraId="4FD2EAE1" w14:textId="77777777" w:rsidR="009866A7" w:rsidRDefault="009866A7">
      <w:pPr>
        <w:pStyle w:val="CommentText"/>
      </w:pPr>
      <w:r>
        <w:rPr>
          <w:rStyle w:val="CommentReference"/>
        </w:rPr>
        <w:annotationRef/>
      </w:r>
      <w:r>
        <w:t xml:space="preserve">Các lớp này không có quan hệ gì sao? Thông tin mô tả (ý nghĩa, cơ số, vai </w:t>
      </w:r>
      <w:proofErr w:type="gramStart"/>
      <w:r>
        <w:t>trò,…</w:t>
      </w:r>
      <w:proofErr w:type="gramEnd"/>
      <w:r>
        <w:t>) của mỗi quan hệ giữa các lớp là gì?...</w:t>
      </w:r>
    </w:p>
    <w:p w14:paraId="567F48A8" w14:textId="245B7D78" w:rsidR="009866A7" w:rsidRDefault="009866A7">
      <w:pPr>
        <w:pStyle w:val="CommentText"/>
      </w:pPr>
      <w:r>
        <w:t>Các em nên bổ sung các quan hệ giữa các lớp.</w:t>
      </w:r>
    </w:p>
  </w:comment>
  <w:comment w:id="41" w:author="quangnn" w:date="2018-10-18T17:07:00Z" w:initials="q">
    <w:p w14:paraId="6E332E8E" w14:textId="77777777" w:rsidR="009866A7" w:rsidRDefault="009866A7" w:rsidP="002C1D88">
      <w:pPr>
        <w:pStyle w:val="CommentText"/>
      </w:pPr>
      <w:r>
        <w:rPr>
          <w:rStyle w:val="CommentReference"/>
        </w:rPr>
        <w:annotationRef/>
      </w:r>
      <w:r>
        <w:t xml:space="preserve">Các lớp này không có quan hệ gì sao? Thông tin mô tả (ý nghĩa, cơ số, vai </w:t>
      </w:r>
      <w:proofErr w:type="gramStart"/>
      <w:r>
        <w:t>trò,…</w:t>
      </w:r>
      <w:proofErr w:type="gramEnd"/>
      <w:r>
        <w:t>) của mỗi quan hệ giữa các lớp là gì?...</w:t>
      </w:r>
    </w:p>
    <w:p w14:paraId="5629C4C2" w14:textId="2E2B81AF" w:rsidR="009866A7" w:rsidRDefault="009866A7">
      <w:pPr>
        <w:pStyle w:val="CommentText"/>
      </w:pPr>
      <w:r>
        <w:t>Các em nên bổ sung các quan hệ giữa các lớp.</w:t>
      </w:r>
    </w:p>
  </w:comment>
  <w:comment w:id="42" w:author="quangnn" w:date="2018-10-18T17:08:00Z" w:initials="q">
    <w:p w14:paraId="7DB06378" w14:textId="0D989474" w:rsidR="009866A7" w:rsidRDefault="009866A7">
      <w:pPr>
        <w:pStyle w:val="CommentText"/>
      </w:pPr>
      <w:r>
        <w:rPr>
          <w:rStyle w:val="CommentReference"/>
        </w:rPr>
        <w:annotationRef/>
      </w:r>
      <w:r>
        <w:t>Quan hệ giữa “Vật phẩm…” và “Giỏ hàng” phải là quan hệ hợp thành (</w:t>
      </w:r>
      <w:proofErr w:type="gramStart"/>
      <w:r>
        <w:t>composition  relation</w:t>
      </w:r>
      <w:proofErr w:type="gramEnd"/>
      <w:r>
        <w:t>).</w:t>
      </w:r>
    </w:p>
  </w:comment>
  <w:comment w:id="45" w:author="quangnn" w:date="2018-10-18T17:11:00Z" w:initials="q">
    <w:p w14:paraId="19C1EF1A" w14:textId="159E5CCA" w:rsidR="009866A7" w:rsidRDefault="009866A7">
      <w:pPr>
        <w:pStyle w:val="CommentText"/>
      </w:pPr>
      <w:r>
        <w:rPr>
          <w:rStyle w:val="CommentReference"/>
        </w:rPr>
        <w:annotationRef/>
      </w:r>
      <w:r>
        <w:t>Các em PHẢI bổ sung nội dung thiết kế (không phải ảnh chụp màn hình) các giao diện sử dụng của các chức năng!!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1763FE" w15:done="0"/>
  <w15:commentEx w15:paraId="413121E9" w15:done="0"/>
  <w15:commentEx w15:paraId="44E0DD35" w15:done="0"/>
  <w15:commentEx w15:paraId="1C587D6F" w15:done="0"/>
  <w15:commentEx w15:paraId="760B2C15" w15:done="0"/>
  <w15:commentEx w15:paraId="33A1983B" w15:done="0"/>
  <w15:commentEx w15:paraId="0AE00078" w15:done="0"/>
  <w15:commentEx w15:paraId="4BA053F0" w15:done="0"/>
  <w15:commentEx w15:paraId="06ED6FAB" w15:done="0"/>
  <w15:commentEx w15:paraId="7AD4EF6F" w15:done="0"/>
  <w15:commentEx w15:paraId="2AB12FCC" w15:done="0"/>
  <w15:commentEx w15:paraId="5F908B5C" w15:done="0"/>
  <w15:commentEx w15:paraId="0807345C" w15:done="0"/>
  <w15:commentEx w15:paraId="348BDD87" w15:done="0"/>
  <w15:commentEx w15:paraId="567F48A8" w15:done="0"/>
  <w15:commentEx w15:paraId="5629C4C2" w15:done="0"/>
  <w15:commentEx w15:paraId="7DB06378" w15:done="0"/>
  <w15:commentEx w15:paraId="19C1EF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1763FE" w16cid:durableId="1F73363B"/>
  <w16cid:commentId w16cid:paraId="413121E9" w16cid:durableId="1F73364D"/>
  <w16cid:commentId w16cid:paraId="44E0DD35" w16cid:durableId="1F733592"/>
  <w16cid:commentId w16cid:paraId="1C587D6F" w16cid:durableId="1F733616"/>
  <w16cid:commentId w16cid:paraId="760B2C15" w16cid:durableId="1F733654"/>
  <w16cid:commentId w16cid:paraId="33A1983B" w16cid:durableId="1F733703"/>
  <w16cid:commentId w16cid:paraId="0AE00078" w16cid:durableId="1F73387F"/>
  <w16cid:commentId w16cid:paraId="4BA053F0" w16cid:durableId="1F7337C5"/>
  <w16cid:commentId w16cid:paraId="06ED6FAB" w16cid:durableId="1F733988"/>
  <w16cid:commentId w16cid:paraId="7AD4EF6F" w16cid:durableId="1F733A9E"/>
  <w16cid:commentId w16cid:paraId="2AB12FCC" w16cid:durableId="1F733AD6"/>
  <w16cid:commentId w16cid:paraId="5F908B5C" w16cid:durableId="1F733DE3"/>
  <w16cid:commentId w16cid:paraId="0807345C" w16cid:durableId="1F733E14"/>
  <w16cid:commentId w16cid:paraId="348BDD87" w16cid:durableId="1F733B8B"/>
  <w16cid:commentId w16cid:paraId="567F48A8" w16cid:durableId="1F733BD7"/>
  <w16cid:commentId w16cid:paraId="5629C4C2" w16cid:durableId="1F733C5E"/>
  <w16cid:commentId w16cid:paraId="7DB06378" w16cid:durableId="1F733CA4"/>
  <w16cid:commentId w16cid:paraId="19C1EF1A" w16cid:durableId="1F733D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1C732" w14:textId="77777777" w:rsidR="00875C5B" w:rsidRDefault="00875C5B">
      <w:r>
        <w:separator/>
      </w:r>
    </w:p>
  </w:endnote>
  <w:endnote w:type="continuationSeparator" w:id="0">
    <w:p w14:paraId="42C977ED" w14:textId="77777777" w:rsidR="00875C5B" w:rsidRDefault="00875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oto Sans CJK SC Regular">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Lohit Devanagari">
    <w:altName w:val="Calibri"/>
    <w:panose1 w:val="020B0604020202020204"/>
    <w:charset w:val="00"/>
    <w:family w:val="auto"/>
    <w:pitch w:val="variable"/>
  </w:font>
  <w:font w:name="Liberation Mono">
    <w:altName w:val="Calibri"/>
    <w:panose1 w:val="020B0604020202020204"/>
    <w:charset w:val="00"/>
    <w:family w:val="modern"/>
    <w:pitch w:val="fixed"/>
  </w:font>
  <w:font w:name="OpenSymbol">
    <w:altName w:val="Segoe UI Symbol"/>
    <w:panose1 w:val="020B0604020202020204"/>
    <w:charset w:val="02"/>
    <w:family w:val="auto"/>
    <w:pitch w:val="default"/>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1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D4E76" w14:textId="77777777" w:rsidR="00875C5B" w:rsidRDefault="00875C5B">
      <w:r>
        <w:rPr>
          <w:color w:val="000000"/>
        </w:rPr>
        <w:separator/>
      </w:r>
    </w:p>
  </w:footnote>
  <w:footnote w:type="continuationSeparator" w:id="0">
    <w:p w14:paraId="5ED0924F" w14:textId="77777777" w:rsidR="00875C5B" w:rsidRDefault="00875C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01FC7"/>
    <w:multiLevelType w:val="multilevel"/>
    <w:tmpl w:val="A204E7C8"/>
    <w:styleLink w:val="WWNum1"/>
    <w:lvl w:ilvl="0">
      <w:numFmt w:val="bullet"/>
      <w:lvlText w:val="-"/>
      <w:lvlJc w:val="left"/>
      <w:pPr>
        <w:ind w:left="720" w:hanging="360"/>
      </w:pPr>
      <w:rPr>
        <w:rFonts w:ascii="Times New Roman" w:hAnsi="Times New Roman" w:cs="Times New Roman"/>
        <w:sz w:val="2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54366673"/>
    <w:multiLevelType w:val="hybridMultilevel"/>
    <w:tmpl w:val="920A1FAE"/>
    <w:lvl w:ilvl="0" w:tplc="90081BD8">
      <w:numFmt w:val="bullet"/>
      <w:lvlText w:val="-"/>
      <w:lvlJc w:val="left"/>
      <w:pPr>
        <w:ind w:left="720" w:hanging="360"/>
      </w:pPr>
      <w:rPr>
        <w:rFonts w:ascii="Liberation Serif" w:eastAsia="Noto Sans CJK SC Regular" w:hAnsi="Liberation Serif"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0F74DE"/>
    <w:multiLevelType w:val="multilevel"/>
    <w:tmpl w:val="55D670B4"/>
    <w:styleLink w:val="Outline"/>
    <w:lvl w:ilvl="0">
      <w:start w:val="1"/>
      <w:numFmt w:val="decimal"/>
      <w:pStyle w:val="Heading1"/>
      <w:lvlText w:val="%1."/>
      <w:lvlJc w:val="left"/>
    </w:lvl>
    <w:lvl w:ilvl="1">
      <w:start w:val="1"/>
      <w:numFmt w:val="decimal"/>
      <w:pStyle w:val="Heading2"/>
      <w:lvlText w:val="%1.%2."/>
      <w:lvlJc w:val="left"/>
    </w:lvl>
    <w:lvl w:ilvl="2">
      <w:start w:val="1"/>
      <w:numFmt w:val="lowerLetter"/>
      <w:pStyle w:val="Heading3"/>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2"/>
  </w:num>
  <w:num w:numId="2">
    <w:abstractNumId w:val="0"/>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uangnn">
    <w15:presenceInfo w15:providerId="None" w15:userId="quang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hideSpellingErrors/>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7C6"/>
    <w:rsid w:val="000720E8"/>
    <w:rsid w:val="00086D60"/>
    <w:rsid w:val="000E5BAD"/>
    <w:rsid w:val="00220456"/>
    <w:rsid w:val="0023057F"/>
    <w:rsid w:val="00257F72"/>
    <w:rsid w:val="00273473"/>
    <w:rsid w:val="00296870"/>
    <w:rsid w:val="002B43FB"/>
    <w:rsid w:val="002C1D88"/>
    <w:rsid w:val="002E02BF"/>
    <w:rsid w:val="002F5B99"/>
    <w:rsid w:val="00306DBB"/>
    <w:rsid w:val="0041577D"/>
    <w:rsid w:val="00442B73"/>
    <w:rsid w:val="00461BD0"/>
    <w:rsid w:val="004C6B0C"/>
    <w:rsid w:val="00501C34"/>
    <w:rsid w:val="0056679E"/>
    <w:rsid w:val="005D77D3"/>
    <w:rsid w:val="00612DE3"/>
    <w:rsid w:val="00664FC0"/>
    <w:rsid w:val="006A3C4A"/>
    <w:rsid w:val="00716EEF"/>
    <w:rsid w:val="0073347E"/>
    <w:rsid w:val="007D1F14"/>
    <w:rsid w:val="007F5FC0"/>
    <w:rsid w:val="00832D03"/>
    <w:rsid w:val="00875C5B"/>
    <w:rsid w:val="008A32CB"/>
    <w:rsid w:val="008B48CB"/>
    <w:rsid w:val="008C2680"/>
    <w:rsid w:val="00916493"/>
    <w:rsid w:val="0094607E"/>
    <w:rsid w:val="009866A7"/>
    <w:rsid w:val="009D589A"/>
    <w:rsid w:val="00A94917"/>
    <w:rsid w:val="00B12A76"/>
    <w:rsid w:val="00B31E64"/>
    <w:rsid w:val="00B325AD"/>
    <w:rsid w:val="00B90F66"/>
    <w:rsid w:val="00BD47BE"/>
    <w:rsid w:val="00C13821"/>
    <w:rsid w:val="00C27015"/>
    <w:rsid w:val="00C32C1B"/>
    <w:rsid w:val="00C70B7A"/>
    <w:rsid w:val="00C83A0B"/>
    <w:rsid w:val="00CE65B9"/>
    <w:rsid w:val="00DB7035"/>
    <w:rsid w:val="00DC630A"/>
    <w:rsid w:val="00E517C6"/>
    <w:rsid w:val="00FA0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DE02"/>
  <w15:docId w15:val="{955D7970-ABA9-4273-9821-8447652F5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numPr>
        <w:numId w:val="1"/>
      </w:numPr>
      <w:outlineLvl w:val="0"/>
    </w:pPr>
    <w:rPr>
      <w:rFonts w:eastAsia="Liberation Serif" w:cs="Liberation Serif"/>
      <w:b/>
      <w:bCs/>
    </w:rPr>
  </w:style>
  <w:style w:type="paragraph" w:styleId="Heading2">
    <w:name w:val="heading 2"/>
    <w:basedOn w:val="Heading"/>
    <w:next w:val="Textbody"/>
    <w:uiPriority w:val="9"/>
    <w:unhideWhenUsed/>
    <w:qFormat/>
    <w:pPr>
      <w:numPr>
        <w:ilvl w:val="1"/>
        <w:numId w:val="1"/>
      </w:numPr>
      <w:spacing w:before="200"/>
      <w:outlineLvl w:val="1"/>
    </w:pPr>
    <w:rPr>
      <w:rFonts w:eastAsia="Liberation Serif" w:cs="Liberation Serif"/>
      <w:b/>
      <w:bCs/>
    </w:rPr>
  </w:style>
  <w:style w:type="paragraph" w:styleId="Heading3">
    <w:name w:val="heading 3"/>
    <w:basedOn w:val="Heading"/>
    <w:next w:val="Textbody"/>
    <w:uiPriority w:val="9"/>
    <w:unhideWhenUsed/>
    <w:qFormat/>
    <w:pPr>
      <w:numPr>
        <w:ilvl w:val="2"/>
        <w:numId w:val="1"/>
      </w:numPr>
      <w:spacing w:before="140"/>
      <w:outlineLvl w:val="2"/>
    </w:pPr>
    <w:rPr>
      <w:rFonts w:eastAsia="Liberation Serif" w:cs="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i/>
      <w:sz w:val="28"/>
      <w:szCs w:val="28"/>
    </w:rPr>
  </w:style>
  <w:style w:type="paragraph" w:customStyle="1" w:styleId="Textbody">
    <w:name w:val="Text body"/>
    <w:basedOn w:val="Standard"/>
    <w:pPr>
      <w:spacing w:after="140" w:line="276" w:lineRule="auto"/>
    </w:pPr>
    <w:rPr>
      <w:sz w:val="21"/>
    </w:rPr>
  </w:style>
  <w:style w:type="paragraph" w:styleId="List">
    <w:name w:val="List"/>
    <w:basedOn w:val="Textbody"/>
    <w:rPr>
      <w:sz w:val="24"/>
    </w:rPr>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Standarduser">
    <w:name w:val="Standard (user)"/>
    <w:rPr>
      <w:color w:val="00000A"/>
    </w:rPr>
  </w:style>
  <w:style w:type="paragraph" w:customStyle="1" w:styleId="TableContents">
    <w:name w:val="Table Contents"/>
    <w:basedOn w:val="Standarduser"/>
    <w:pPr>
      <w:suppressLineNumbers/>
    </w:pPr>
  </w:style>
  <w:style w:type="paragraph" w:customStyle="1" w:styleId="Hnh">
    <w:name w:val="Hình"/>
    <w:basedOn w:val="Caption"/>
  </w:style>
  <w:style w:type="paragraph" w:customStyle="1" w:styleId="Framecontents">
    <w:name w:val="Frame contents"/>
    <w:basedOn w:val="Standard"/>
  </w:style>
  <w:style w:type="paragraph" w:customStyle="1" w:styleId="Illustration">
    <w:name w:val="Illustration"/>
    <w:basedOn w:val="Caption"/>
  </w:style>
  <w:style w:type="paragraph" w:customStyle="1" w:styleId="TableHeading">
    <w:name w:val="Table Heading"/>
    <w:basedOn w:val="TableContents"/>
    <w:pPr>
      <w:jc w:val="center"/>
    </w:pPr>
    <w:rPr>
      <w:b/>
      <w:bCs/>
    </w:rPr>
  </w:style>
  <w:style w:type="paragraph" w:customStyle="1" w:styleId="Bng">
    <w:name w:val="Bảng"/>
    <w:basedOn w:val="Caption"/>
  </w:style>
  <w:style w:type="paragraph" w:customStyle="1" w:styleId="Code">
    <w:name w:val="Code"/>
    <w:basedOn w:val="TableContents"/>
    <w:pPr>
      <w:spacing w:line="276" w:lineRule="auto"/>
    </w:pPr>
    <w:rPr>
      <w:rFonts w:ascii="Liberation Mono" w:eastAsia="Liberation Mono" w:hAnsi="Liberation Mono" w:cs="Liberation Mono"/>
      <w:sz w:val="18"/>
      <w:szCs w:val="18"/>
    </w:rPr>
  </w:style>
  <w:style w:type="paragraph" w:customStyle="1" w:styleId="Table">
    <w:name w:val="Table"/>
    <w:basedOn w:val="Caption"/>
  </w:style>
  <w:style w:type="paragraph" w:styleId="Subtitle">
    <w:name w:val="Subtitle"/>
    <w:basedOn w:val="Standard"/>
    <w:next w:val="Standard"/>
    <w:uiPriority w:val="11"/>
    <w:qFormat/>
    <w:rPr>
      <w:color w:val="5A5A5A"/>
      <w:spacing w:val="15"/>
    </w:rPr>
  </w:style>
  <w:style w:type="character" w:customStyle="1" w:styleId="ListLabel5">
    <w:name w:val="ListLabel 5"/>
    <w:rPr>
      <w:rFonts w:ascii="Times New Roman" w:eastAsia="Times New Roman" w:hAnsi="Times New Roman" w:cs="Times New Roman"/>
      <w:sz w:val="26"/>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Num1">
    <w:name w:val="WWNum1"/>
    <w:basedOn w:val="NoList"/>
    <w:pPr>
      <w:numPr>
        <w:numId w:val="2"/>
      </w:numPr>
    </w:pPr>
  </w:style>
  <w:style w:type="character" w:styleId="CommentReference">
    <w:name w:val="annotation reference"/>
    <w:basedOn w:val="DefaultParagraphFont"/>
    <w:uiPriority w:val="99"/>
    <w:semiHidden/>
    <w:unhideWhenUsed/>
    <w:rsid w:val="008C2680"/>
    <w:rPr>
      <w:sz w:val="16"/>
      <w:szCs w:val="16"/>
    </w:rPr>
  </w:style>
  <w:style w:type="paragraph" w:styleId="CommentText">
    <w:name w:val="annotation text"/>
    <w:basedOn w:val="Normal"/>
    <w:link w:val="CommentTextChar"/>
    <w:uiPriority w:val="99"/>
    <w:semiHidden/>
    <w:unhideWhenUsed/>
    <w:rsid w:val="008C2680"/>
    <w:rPr>
      <w:rFonts w:cs="Mangal"/>
      <w:sz w:val="20"/>
      <w:szCs w:val="18"/>
    </w:rPr>
  </w:style>
  <w:style w:type="character" w:customStyle="1" w:styleId="CommentTextChar">
    <w:name w:val="Comment Text Char"/>
    <w:basedOn w:val="DefaultParagraphFont"/>
    <w:link w:val="CommentText"/>
    <w:uiPriority w:val="99"/>
    <w:semiHidden/>
    <w:rsid w:val="008C2680"/>
    <w:rPr>
      <w:rFonts w:cs="Mangal"/>
      <w:sz w:val="20"/>
      <w:szCs w:val="18"/>
    </w:rPr>
  </w:style>
  <w:style w:type="paragraph" w:styleId="CommentSubject">
    <w:name w:val="annotation subject"/>
    <w:basedOn w:val="CommentText"/>
    <w:next w:val="CommentText"/>
    <w:link w:val="CommentSubjectChar"/>
    <w:uiPriority w:val="99"/>
    <w:semiHidden/>
    <w:unhideWhenUsed/>
    <w:rsid w:val="008C2680"/>
    <w:rPr>
      <w:b/>
      <w:bCs/>
    </w:rPr>
  </w:style>
  <w:style w:type="character" w:customStyle="1" w:styleId="CommentSubjectChar">
    <w:name w:val="Comment Subject Char"/>
    <w:basedOn w:val="CommentTextChar"/>
    <w:link w:val="CommentSubject"/>
    <w:uiPriority w:val="99"/>
    <w:semiHidden/>
    <w:rsid w:val="008C2680"/>
    <w:rPr>
      <w:rFonts w:cs="Mangal"/>
      <w:b/>
      <w:bCs/>
      <w:sz w:val="20"/>
      <w:szCs w:val="18"/>
    </w:rPr>
  </w:style>
  <w:style w:type="paragraph" w:styleId="BalloonText">
    <w:name w:val="Balloon Text"/>
    <w:basedOn w:val="Normal"/>
    <w:link w:val="BalloonTextChar"/>
    <w:uiPriority w:val="99"/>
    <w:semiHidden/>
    <w:unhideWhenUsed/>
    <w:rsid w:val="008C2680"/>
    <w:rPr>
      <w:rFonts w:ascii="Segoe UI" w:hAnsi="Segoe UI" w:cs="Mangal"/>
      <w:sz w:val="18"/>
      <w:szCs w:val="16"/>
    </w:rPr>
  </w:style>
  <w:style w:type="character" w:customStyle="1" w:styleId="BalloonTextChar">
    <w:name w:val="Balloon Text Char"/>
    <w:basedOn w:val="DefaultParagraphFont"/>
    <w:link w:val="BalloonText"/>
    <w:uiPriority w:val="99"/>
    <w:semiHidden/>
    <w:rsid w:val="008C2680"/>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microsoft.com/office/2011/relationships/commentsExtended" Target="commentsExtended.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comments" Target="comments.xml"/><Relationship Id="rId71" Type="http://schemas.openxmlformats.org/officeDocument/2006/relationships/image" Target="media/image62.png"/><Relationship Id="rId92" Type="http://schemas.microsoft.com/office/2011/relationships/people" Target="people.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67</Pages>
  <Words>4752</Words>
  <Characters>27088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quangnn</dc:creator>
  <cp:lastModifiedBy>Nguyen Danh Nam 20166477</cp:lastModifiedBy>
  <cp:revision>59</cp:revision>
  <dcterms:created xsi:type="dcterms:W3CDTF">2018-10-18T09:28:00Z</dcterms:created>
  <dcterms:modified xsi:type="dcterms:W3CDTF">2020-02-15T22:00:00Z</dcterms:modified>
</cp:coreProperties>
</file>